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BF1607" w14:textId="61A961DA" w:rsidR="00714E5C" w:rsidRPr="009C09D9" w:rsidDel="0063151A" w:rsidRDefault="00AB58E9">
      <w:pPr>
        <w:jc w:val="center"/>
        <w:rPr>
          <w:del w:id="3" w:author="Maria Paola Fonseca Paez" w:date="2019-11-30T21:52:00Z"/>
          <w:rFonts w:ascii="Times New Roman" w:eastAsia="Times New Roman" w:hAnsi="Times New Roman" w:cs="Times New Roman"/>
          <w:b/>
          <w:i/>
          <w:sz w:val="60"/>
          <w:szCs w:val="60"/>
        </w:rPr>
        <w:pPrChange w:id="4" w:author="Maria Paola Fonseca Paez" w:date="2019-11-30T21:52:00Z">
          <w:pPr/>
        </w:pPrChange>
      </w:pPr>
      <w:del w:id="5" w:author="Maria Paola Fonseca Paez" w:date="2019-11-30T21:52:00Z">
        <w:r w:rsidRPr="009C09D9" w:rsidDel="0063151A">
          <w:rPr>
            <w:rFonts w:ascii="Times New Roman" w:eastAsia="Times New Roman" w:hAnsi="Times New Roman" w:cs="Times New Roman"/>
            <w:b/>
            <w:i/>
            <w:color w:val="4C1130"/>
            <w:sz w:val="60"/>
            <w:szCs w:val="60"/>
            <w:shd w:val="clear" w:color="auto" w:fill="D5A6BD"/>
          </w:rPr>
          <w:delText>AVISOS PARROQUIALES</w:delText>
        </w:r>
      </w:del>
    </w:p>
    <w:p w14:paraId="73BCCC08" w14:textId="6D6EC265" w:rsidR="00714E5C" w:rsidRPr="009C09D9" w:rsidDel="0063151A" w:rsidRDefault="00AB58E9">
      <w:pPr>
        <w:numPr>
          <w:ilvl w:val="0"/>
          <w:numId w:val="7"/>
        </w:numPr>
        <w:jc w:val="center"/>
        <w:rPr>
          <w:del w:id="6" w:author="Maria Paola Fonseca Paez" w:date="2019-11-30T21:52:00Z"/>
          <w:rFonts w:ascii="Times New Roman" w:eastAsia="Times New Roman" w:hAnsi="Times New Roman" w:cs="Times New Roman"/>
        </w:rPr>
        <w:pPrChange w:id="7" w:author="Maria Paola Fonseca Paez" w:date="2019-11-30T21:52:00Z">
          <w:pPr>
            <w:numPr>
              <w:numId w:val="7"/>
            </w:numPr>
            <w:ind w:hanging="283"/>
            <w:jc w:val="both"/>
          </w:pPr>
        </w:pPrChange>
      </w:pPr>
      <w:del w:id="8" w:author="Maria Paola Fonseca Paez" w:date="2019-11-30T21:52:00Z">
        <w:r w:rsidRPr="009C09D9" w:rsidDel="0063151A">
          <w:rPr>
            <w:rFonts w:ascii="Times New Roman" w:eastAsia="Times New Roman" w:hAnsi="Times New Roman" w:cs="Times New Roman"/>
            <w:sz w:val="20"/>
            <w:szCs w:val="20"/>
            <w:u w:val="single"/>
          </w:rPr>
          <w:delText>El procedimiento de entrega consiste en:</w:delText>
        </w:r>
      </w:del>
    </w:p>
    <w:p w14:paraId="2CEC364F" w14:textId="1957C48F" w:rsidR="00714E5C" w:rsidRPr="009C09D9" w:rsidDel="0063151A" w:rsidRDefault="00AB58E9">
      <w:pPr>
        <w:numPr>
          <w:ilvl w:val="0"/>
          <w:numId w:val="8"/>
        </w:numPr>
        <w:spacing w:line="240" w:lineRule="auto"/>
        <w:ind w:left="425"/>
        <w:jc w:val="center"/>
        <w:rPr>
          <w:del w:id="9" w:author="Maria Paola Fonseca Paez" w:date="2019-11-30T21:52:00Z"/>
          <w:rFonts w:ascii="Times New Roman" w:eastAsia="Times New Roman" w:hAnsi="Times New Roman" w:cs="Times New Roman"/>
          <w:sz w:val="20"/>
          <w:szCs w:val="20"/>
        </w:rPr>
        <w:pPrChange w:id="10" w:author="Maria Paola Fonseca Paez" w:date="2019-11-30T21:52:00Z">
          <w:pPr>
            <w:numPr>
              <w:numId w:val="8"/>
            </w:numPr>
            <w:spacing w:line="240" w:lineRule="auto"/>
            <w:ind w:left="425" w:hanging="360"/>
            <w:jc w:val="both"/>
          </w:pPr>
        </w:pPrChange>
      </w:pPr>
      <w:del w:id="11" w:author="Maria Paola Fonseca Paez" w:date="2019-11-30T21:52:00Z">
        <w:r w:rsidRPr="009C09D9" w:rsidDel="0063151A">
          <w:rPr>
            <w:rFonts w:ascii="Times New Roman" w:eastAsia="Times New Roman" w:hAnsi="Times New Roman" w:cs="Times New Roman"/>
            <w:sz w:val="20"/>
            <w:szCs w:val="20"/>
          </w:rPr>
          <w:delText>Carta de entrega dirigida a la Dirección de Carrera, firmada por autor(es) y director(es), la cual debe referenciar el número y título de TG. Esta carta se debe entregar en físico en la secretaría de Dirección de Carrera.</w:delText>
        </w:r>
      </w:del>
    </w:p>
    <w:p w14:paraId="7CEC41A6" w14:textId="7453D049" w:rsidR="00714E5C" w:rsidRPr="009C09D9" w:rsidDel="0063151A" w:rsidRDefault="00AB58E9">
      <w:pPr>
        <w:numPr>
          <w:ilvl w:val="0"/>
          <w:numId w:val="8"/>
        </w:numPr>
        <w:spacing w:line="240" w:lineRule="auto"/>
        <w:ind w:left="425"/>
        <w:jc w:val="center"/>
        <w:rPr>
          <w:del w:id="12" w:author="Maria Paola Fonseca Paez" w:date="2019-11-30T21:52:00Z"/>
          <w:rFonts w:ascii="Times New Roman" w:eastAsia="Times New Roman" w:hAnsi="Times New Roman" w:cs="Times New Roman"/>
          <w:sz w:val="20"/>
          <w:szCs w:val="20"/>
        </w:rPr>
        <w:pPrChange w:id="13" w:author="Maria Paola Fonseca Paez" w:date="2019-11-30T21:52:00Z">
          <w:pPr>
            <w:numPr>
              <w:numId w:val="8"/>
            </w:numPr>
            <w:spacing w:line="240" w:lineRule="auto"/>
            <w:ind w:left="425" w:hanging="360"/>
            <w:jc w:val="both"/>
          </w:pPr>
        </w:pPrChange>
      </w:pPr>
      <w:del w:id="14" w:author="Maria Paola Fonseca Paez" w:date="2019-11-30T21:52:00Z">
        <w:r w:rsidRPr="009C09D9" w:rsidDel="0063151A">
          <w:rPr>
            <w:rFonts w:ascii="Times New Roman" w:eastAsia="Times New Roman" w:hAnsi="Times New Roman" w:cs="Times New Roman"/>
            <w:sz w:val="20"/>
            <w:szCs w:val="20"/>
          </w:rPr>
          <w:delText>Envió del Informe para sustentación de TG en formato digital al correo electrónico especificado.</w:delText>
        </w:r>
      </w:del>
    </w:p>
    <w:p w14:paraId="0E9F6C0D" w14:textId="26039EAE" w:rsidR="00714E5C" w:rsidRPr="009C09D9" w:rsidDel="0063151A" w:rsidRDefault="00AB58E9">
      <w:pPr>
        <w:numPr>
          <w:ilvl w:val="0"/>
          <w:numId w:val="8"/>
        </w:numPr>
        <w:spacing w:line="240" w:lineRule="auto"/>
        <w:ind w:left="425"/>
        <w:jc w:val="center"/>
        <w:rPr>
          <w:del w:id="15" w:author="Maria Paola Fonseca Paez" w:date="2019-11-30T21:52:00Z"/>
          <w:rFonts w:ascii="Times New Roman" w:eastAsia="Times New Roman" w:hAnsi="Times New Roman" w:cs="Times New Roman"/>
          <w:sz w:val="20"/>
          <w:szCs w:val="20"/>
        </w:rPr>
        <w:pPrChange w:id="16" w:author="Maria Paola Fonseca Paez" w:date="2019-11-30T21:52:00Z">
          <w:pPr>
            <w:numPr>
              <w:numId w:val="8"/>
            </w:numPr>
            <w:spacing w:line="240" w:lineRule="auto"/>
            <w:ind w:left="425" w:hanging="360"/>
            <w:jc w:val="both"/>
          </w:pPr>
        </w:pPrChange>
      </w:pPr>
      <w:del w:id="17" w:author="Maria Paola Fonseca Paez" w:date="2019-11-30T21:52:00Z">
        <w:r w:rsidRPr="009C09D9" w:rsidDel="0063151A">
          <w:rPr>
            <w:rFonts w:ascii="Times New Roman" w:eastAsia="Times New Roman" w:hAnsi="Times New Roman" w:cs="Times New Roman"/>
            <w:sz w:val="20"/>
            <w:szCs w:val="20"/>
          </w:rPr>
          <w:delText xml:space="preserve">Los anexos del TG se deberán configurar en formato digital, mediante link de re-direccionamiento dentro del texto del libro. </w:delText>
        </w:r>
      </w:del>
    </w:p>
    <w:p w14:paraId="1500F42F" w14:textId="41F4C87C" w:rsidR="00714E5C" w:rsidRPr="009C09D9" w:rsidDel="0063151A" w:rsidRDefault="00AB58E9">
      <w:pPr>
        <w:numPr>
          <w:ilvl w:val="0"/>
          <w:numId w:val="8"/>
        </w:numPr>
        <w:spacing w:line="240" w:lineRule="auto"/>
        <w:ind w:left="425"/>
        <w:jc w:val="center"/>
        <w:rPr>
          <w:del w:id="18" w:author="Maria Paola Fonseca Paez" w:date="2019-11-30T21:52:00Z"/>
          <w:rFonts w:ascii="Times New Roman" w:eastAsia="Times New Roman" w:hAnsi="Times New Roman" w:cs="Times New Roman"/>
          <w:sz w:val="20"/>
          <w:szCs w:val="20"/>
        </w:rPr>
        <w:pPrChange w:id="19" w:author="Maria Paola Fonseca Paez" w:date="2019-11-30T21:52:00Z">
          <w:pPr>
            <w:numPr>
              <w:numId w:val="8"/>
            </w:numPr>
            <w:spacing w:line="240" w:lineRule="auto"/>
            <w:ind w:left="425" w:hanging="360"/>
            <w:jc w:val="both"/>
          </w:pPr>
        </w:pPrChange>
      </w:pPr>
      <w:del w:id="20" w:author="Maria Paola Fonseca Paez" w:date="2019-11-30T21:52:00Z">
        <w:r w:rsidRPr="009C09D9" w:rsidDel="0063151A">
          <w:rPr>
            <w:rFonts w:ascii="Times New Roman" w:eastAsia="Times New Roman" w:hAnsi="Times New Roman" w:cs="Times New Roman"/>
            <w:sz w:val="20"/>
            <w:szCs w:val="20"/>
          </w:rPr>
          <w:delText>Diligenciamiento obligatorio del Abstract del TG en inglés (Debe ser individual por cada integrante del grupo) a través del siguiente link:</w:delText>
        </w:r>
      </w:del>
    </w:p>
    <w:p w14:paraId="60A47129" w14:textId="3AC21BD8" w:rsidR="00714E5C" w:rsidRPr="009C09D9" w:rsidDel="0063151A" w:rsidRDefault="002F574C">
      <w:pPr>
        <w:jc w:val="center"/>
        <w:rPr>
          <w:del w:id="21" w:author="Maria Paola Fonseca Paez" w:date="2019-11-30T21:52:00Z"/>
          <w:rFonts w:ascii="Times New Roman" w:eastAsia="Times New Roman" w:hAnsi="Times New Roman" w:cs="Times New Roman"/>
          <w:sz w:val="20"/>
          <w:szCs w:val="20"/>
        </w:rPr>
        <w:pPrChange w:id="22" w:author="Maria Paola Fonseca Paez" w:date="2019-11-30T21:52:00Z">
          <w:pPr>
            <w:jc w:val="both"/>
          </w:pPr>
        </w:pPrChange>
      </w:pPr>
      <w:del w:id="23" w:author="Maria Paola Fonseca Paez" w:date="2019-11-30T21:52:00Z">
        <w:r w:rsidRPr="009C09D9" w:rsidDel="0063151A">
          <w:rPr>
            <w:rFonts w:ascii="Times New Roman" w:hAnsi="Times New Roman" w:cs="Times New Roman"/>
          </w:rPr>
          <w:fldChar w:fldCharType="begin"/>
        </w:r>
        <w:r w:rsidRPr="009C09D9" w:rsidDel="0063151A">
          <w:rPr>
            <w:rFonts w:ascii="Times New Roman" w:hAnsi="Times New Roman" w:cs="Times New Roman"/>
          </w:rPr>
          <w:delInstrText xml:space="preserve"> HYPERLINK "https://docs.google.com/forms/d/e/1FAIpQLSdLMKEjSdFwnLhK4O4KjWF6HCAXEQznFSx" \h </w:delInstrText>
        </w:r>
        <w:r w:rsidRPr="009C09D9" w:rsidDel="0063151A">
          <w:rPr>
            <w:rFonts w:ascii="Times New Roman" w:hAnsi="Times New Roman" w:cs="Times New Roman"/>
          </w:rPr>
          <w:fldChar w:fldCharType="separate"/>
        </w:r>
        <w:r w:rsidR="00AB58E9" w:rsidRPr="009C09D9" w:rsidDel="0063151A">
          <w:rPr>
            <w:rFonts w:ascii="Times New Roman" w:eastAsia="Times New Roman" w:hAnsi="Times New Roman" w:cs="Times New Roman"/>
            <w:color w:val="1155CC"/>
            <w:sz w:val="20"/>
            <w:szCs w:val="20"/>
            <w:u w:val="single"/>
          </w:rPr>
          <w:delText>https://docs.google.com/forms/d/e/1FAIpQLSdLMKEjSdFwnLhK4O4KjWF6HCAXEQznFSx</w:delText>
        </w:r>
        <w:r w:rsidRPr="009C09D9" w:rsidDel="0063151A">
          <w:rPr>
            <w:rFonts w:ascii="Times New Roman" w:eastAsia="Times New Roman" w:hAnsi="Times New Roman" w:cs="Times New Roman"/>
            <w:color w:val="1155CC"/>
            <w:sz w:val="20"/>
            <w:szCs w:val="20"/>
            <w:u w:val="single"/>
          </w:rPr>
          <w:fldChar w:fldCharType="end"/>
        </w:r>
      </w:del>
    </w:p>
    <w:p w14:paraId="1F9613AE" w14:textId="6A34D4A0" w:rsidR="00714E5C" w:rsidRPr="009C09D9" w:rsidDel="0063151A" w:rsidRDefault="002F574C">
      <w:pPr>
        <w:jc w:val="center"/>
        <w:rPr>
          <w:del w:id="24" w:author="Maria Paola Fonseca Paez" w:date="2019-11-30T21:52:00Z"/>
          <w:rFonts w:ascii="Times New Roman" w:eastAsia="Times New Roman" w:hAnsi="Times New Roman" w:cs="Times New Roman"/>
          <w:sz w:val="20"/>
          <w:szCs w:val="20"/>
        </w:rPr>
        <w:pPrChange w:id="25" w:author="Maria Paola Fonseca Paez" w:date="2019-11-30T21:52:00Z">
          <w:pPr>
            <w:jc w:val="both"/>
          </w:pPr>
        </w:pPrChange>
      </w:pPr>
      <w:del w:id="26" w:author="Maria Paola Fonseca Paez" w:date="2019-11-30T21:52:00Z">
        <w:r w:rsidRPr="009C09D9" w:rsidDel="0063151A">
          <w:rPr>
            <w:rFonts w:ascii="Times New Roman" w:hAnsi="Times New Roman" w:cs="Times New Roman"/>
          </w:rPr>
          <w:fldChar w:fldCharType="begin"/>
        </w:r>
        <w:r w:rsidRPr="009C09D9" w:rsidDel="0063151A">
          <w:rPr>
            <w:rFonts w:ascii="Times New Roman" w:hAnsi="Times New Roman" w:cs="Times New Roman"/>
          </w:rPr>
          <w:delInstrText xml:space="preserve"> HYPERLINK "https://docs.google.com/forms/d/e/1FAIpQLSdLMKEjSdFwnLhK4O4KjWF6HCAXEQznFSx" \h </w:delInstrText>
        </w:r>
        <w:r w:rsidRPr="009C09D9" w:rsidDel="0063151A">
          <w:rPr>
            <w:rFonts w:ascii="Times New Roman" w:hAnsi="Times New Roman" w:cs="Times New Roman"/>
          </w:rPr>
          <w:fldChar w:fldCharType="separate"/>
        </w:r>
        <w:r w:rsidR="00AB58E9" w:rsidRPr="009C09D9" w:rsidDel="0063151A">
          <w:rPr>
            <w:rFonts w:ascii="Times New Roman" w:eastAsia="Times New Roman" w:hAnsi="Times New Roman" w:cs="Times New Roman"/>
            <w:color w:val="1155CC"/>
            <w:sz w:val="20"/>
            <w:szCs w:val="20"/>
            <w:u w:val="single"/>
          </w:rPr>
          <w:delText>OZZuw0iFVq7snWQ/viewform?usp=sf_link</w:delText>
        </w:r>
        <w:r w:rsidRPr="009C09D9" w:rsidDel="0063151A">
          <w:rPr>
            <w:rFonts w:ascii="Times New Roman" w:eastAsia="Times New Roman" w:hAnsi="Times New Roman" w:cs="Times New Roman"/>
            <w:color w:val="1155CC"/>
            <w:sz w:val="20"/>
            <w:szCs w:val="20"/>
            <w:u w:val="single"/>
          </w:rPr>
          <w:fldChar w:fldCharType="end"/>
        </w:r>
      </w:del>
    </w:p>
    <w:p w14:paraId="5B7DAF42" w14:textId="07CDE29C" w:rsidR="00714E5C" w:rsidRPr="009C09D9" w:rsidDel="0063151A" w:rsidRDefault="00714E5C">
      <w:pPr>
        <w:jc w:val="center"/>
        <w:rPr>
          <w:del w:id="27" w:author="Maria Paola Fonseca Paez" w:date="2019-11-30T21:52:00Z"/>
          <w:rFonts w:ascii="Times New Roman" w:eastAsia="Times New Roman" w:hAnsi="Times New Roman" w:cs="Times New Roman"/>
          <w:sz w:val="20"/>
          <w:szCs w:val="20"/>
          <w:u w:val="single"/>
        </w:rPr>
        <w:pPrChange w:id="28" w:author="Maria Paola Fonseca Paez" w:date="2019-11-30T21:52:00Z">
          <w:pPr>
            <w:jc w:val="both"/>
          </w:pPr>
        </w:pPrChange>
      </w:pPr>
    </w:p>
    <w:p w14:paraId="7FB967E4" w14:textId="0E3C3549" w:rsidR="00714E5C" w:rsidRPr="009C09D9" w:rsidDel="0063151A" w:rsidRDefault="00AB58E9">
      <w:pPr>
        <w:numPr>
          <w:ilvl w:val="0"/>
          <w:numId w:val="7"/>
        </w:numPr>
        <w:jc w:val="center"/>
        <w:rPr>
          <w:del w:id="29" w:author="Maria Paola Fonseca Paez" w:date="2019-11-30T21:52:00Z"/>
          <w:rFonts w:ascii="Times New Roman" w:eastAsia="Times New Roman" w:hAnsi="Times New Roman" w:cs="Times New Roman"/>
        </w:rPr>
        <w:pPrChange w:id="30" w:author="Maria Paola Fonseca Paez" w:date="2019-11-30T21:52:00Z">
          <w:pPr>
            <w:numPr>
              <w:numId w:val="7"/>
            </w:numPr>
            <w:ind w:hanging="283"/>
            <w:jc w:val="both"/>
          </w:pPr>
        </w:pPrChange>
      </w:pPr>
      <w:del w:id="31" w:author="Maria Paola Fonseca Paez" w:date="2019-11-30T21:52:00Z">
        <w:r w:rsidRPr="009C09D9" w:rsidDel="0063151A">
          <w:rPr>
            <w:rFonts w:ascii="Times New Roman" w:eastAsia="Times New Roman" w:hAnsi="Times New Roman" w:cs="Times New Roman"/>
            <w:sz w:val="20"/>
            <w:szCs w:val="20"/>
            <w:u w:val="single"/>
          </w:rPr>
          <w:delText xml:space="preserve">Envío del informe para sustentación. </w:delText>
        </w:r>
      </w:del>
    </w:p>
    <w:p w14:paraId="06D38BC5" w14:textId="348BCF81" w:rsidR="00714E5C" w:rsidRPr="009C09D9" w:rsidDel="0063151A" w:rsidRDefault="00AB58E9">
      <w:pPr>
        <w:jc w:val="center"/>
        <w:rPr>
          <w:del w:id="32" w:author="Maria Paola Fonseca Paez" w:date="2019-11-30T21:52:00Z"/>
          <w:rFonts w:ascii="Times New Roman" w:eastAsia="Times New Roman" w:hAnsi="Times New Roman" w:cs="Times New Roman"/>
          <w:sz w:val="20"/>
          <w:szCs w:val="20"/>
          <w:shd w:val="clear" w:color="auto" w:fill="C27BA0"/>
        </w:rPr>
        <w:pPrChange w:id="33" w:author="Maria Paola Fonseca Paez" w:date="2019-11-30T21:52:00Z">
          <w:pPr>
            <w:jc w:val="both"/>
          </w:pPr>
        </w:pPrChange>
      </w:pPr>
      <w:del w:id="34" w:author="Maria Paola Fonseca Paez" w:date="2019-11-30T21:52:00Z">
        <w:r w:rsidRPr="009C09D9" w:rsidDel="0063151A">
          <w:rPr>
            <w:rFonts w:ascii="Times New Roman" w:eastAsia="Times New Roman" w:hAnsi="Times New Roman" w:cs="Times New Roman"/>
            <w:sz w:val="20"/>
            <w:szCs w:val="20"/>
          </w:rPr>
          <w:delText xml:space="preserve">El documento debe enviarse en formato Pdf preferiblemente o docx. Se recomienda revisar la </w:delText>
        </w:r>
        <w:r w:rsidRPr="009C09D9" w:rsidDel="0063151A">
          <w:rPr>
            <w:rFonts w:ascii="Times New Roman" w:eastAsia="Times New Roman" w:hAnsi="Times New Roman" w:cs="Times New Roman"/>
            <w:sz w:val="20"/>
            <w:szCs w:val="20"/>
            <w:highlight w:val="cyan"/>
          </w:rPr>
          <w:delText>“Guía de informe final”</w:delText>
        </w:r>
        <w:r w:rsidRPr="009C09D9" w:rsidDel="0063151A">
          <w:rPr>
            <w:rFonts w:ascii="Times New Roman" w:eastAsia="Times New Roman" w:hAnsi="Times New Roman" w:cs="Times New Roman"/>
            <w:sz w:val="20"/>
            <w:szCs w:val="20"/>
          </w:rPr>
          <w:delText xml:space="preserve"> publicada en la página web </w:delText>
        </w:r>
        <w:r w:rsidRPr="009C09D9" w:rsidDel="0063151A">
          <w:rPr>
            <w:rFonts w:ascii="Times New Roman" w:eastAsia="Times New Roman" w:hAnsi="Times New Roman" w:cs="Times New Roman"/>
            <w:sz w:val="20"/>
            <w:szCs w:val="20"/>
            <w:shd w:val="clear" w:color="auto" w:fill="C27BA0"/>
          </w:rPr>
          <w:delText>El archivo digital no debe exceder de 3MB.</w:delText>
        </w:r>
      </w:del>
    </w:p>
    <w:p w14:paraId="7CA5B471" w14:textId="2678F13F" w:rsidR="00714E5C" w:rsidRPr="009C09D9" w:rsidDel="0063151A" w:rsidRDefault="00AB58E9">
      <w:pPr>
        <w:jc w:val="center"/>
        <w:rPr>
          <w:del w:id="35" w:author="Maria Paola Fonseca Paez" w:date="2019-11-30T21:52:00Z"/>
          <w:rFonts w:ascii="Times New Roman" w:eastAsia="Times New Roman" w:hAnsi="Times New Roman" w:cs="Times New Roman"/>
          <w:i/>
          <w:sz w:val="20"/>
          <w:szCs w:val="20"/>
        </w:rPr>
        <w:pPrChange w:id="36" w:author="Maria Paola Fonseca Paez" w:date="2019-11-30T21:52:00Z">
          <w:pPr>
            <w:jc w:val="both"/>
          </w:pPr>
        </w:pPrChange>
      </w:pPr>
      <w:del w:id="37" w:author="Maria Paola Fonseca Paez" w:date="2019-11-30T21:52:00Z">
        <w:r w:rsidRPr="009C09D9" w:rsidDel="0063151A">
          <w:rPr>
            <w:rFonts w:ascii="Times New Roman" w:eastAsia="Times New Roman" w:hAnsi="Times New Roman" w:cs="Times New Roman"/>
            <w:i/>
            <w:sz w:val="20"/>
            <w:szCs w:val="20"/>
          </w:rPr>
          <w:delText>El nombre del archivo debe tener el siguiente formato:</w:delText>
        </w:r>
      </w:del>
    </w:p>
    <w:p w14:paraId="7C0855DF" w14:textId="64022D57" w:rsidR="00714E5C" w:rsidRPr="009C09D9" w:rsidDel="0063151A" w:rsidRDefault="00AB58E9">
      <w:pPr>
        <w:jc w:val="center"/>
        <w:rPr>
          <w:del w:id="38" w:author="Maria Paola Fonseca Paez" w:date="2019-11-30T21:52:00Z"/>
          <w:rFonts w:ascii="Times New Roman" w:eastAsia="Times New Roman" w:hAnsi="Times New Roman" w:cs="Times New Roman"/>
          <w:sz w:val="20"/>
          <w:szCs w:val="20"/>
          <w:shd w:val="clear" w:color="auto" w:fill="CFE2F3"/>
        </w:rPr>
        <w:pPrChange w:id="39" w:author="Maria Paola Fonseca Paez" w:date="2019-11-30T21:52:00Z">
          <w:pPr>
            <w:jc w:val="both"/>
          </w:pPr>
        </w:pPrChange>
      </w:pPr>
      <w:del w:id="40" w:author="Maria Paola Fonseca Paez" w:date="2019-11-30T21:52:00Z">
        <w:r w:rsidRPr="009C09D9" w:rsidDel="0063151A">
          <w:rPr>
            <w:rFonts w:ascii="Times New Roman" w:eastAsia="Times New Roman" w:hAnsi="Times New Roman" w:cs="Times New Roman"/>
            <w:sz w:val="20"/>
            <w:szCs w:val="20"/>
            <w:shd w:val="clear" w:color="auto" w:fill="CFE2F3"/>
          </w:rPr>
          <w:delText xml:space="preserve">    TG_No._XXX_titulo_autores (sin tildes)</w:delText>
        </w:r>
      </w:del>
    </w:p>
    <w:p w14:paraId="66D351E8" w14:textId="20A00A8A" w:rsidR="00714E5C" w:rsidRPr="009C09D9" w:rsidDel="0063151A" w:rsidRDefault="00AB58E9">
      <w:pPr>
        <w:numPr>
          <w:ilvl w:val="0"/>
          <w:numId w:val="4"/>
        </w:numPr>
        <w:spacing w:line="240" w:lineRule="auto"/>
        <w:jc w:val="center"/>
        <w:rPr>
          <w:del w:id="41" w:author="Maria Paola Fonseca Paez" w:date="2019-11-30T21:52:00Z"/>
          <w:rFonts w:ascii="Times New Roman" w:eastAsia="Times New Roman" w:hAnsi="Times New Roman" w:cs="Times New Roman"/>
          <w:sz w:val="20"/>
          <w:szCs w:val="20"/>
        </w:rPr>
        <w:pPrChange w:id="42" w:author="Maria Paola Fonseca Paez" w:date="2019-11-30T21:52:00Z">
          <w:pPr>
            <w:numPr>
              <w:numId w:val="4"/>
            </w:numPr>
            <w:spacing w:line="240" w:lineRule="auto"/>
            <w:ind w:left="720" w:hanging="360"/>
            <w:jc w:val="both"/>
          </w:pPr>
        </w:pPrChange>
      </w:pPr>
      <w:del w:id="43" w:author="Maria Paola Fonseca Paez" w:date="2019-11-30T21:52:00Z">
        <w:r w:rsidRPr="009C09D9" w:rsidDel="0063151A">
          <w:rPr>
            <w:rFonts w:ascii="Times New Roman" w:eastAsia="Times New Roman" w:hAnsi="Times New Roman" w:cs="Times New Roman"/>
            <w:sz w:val="20"/>
            <w:szCs w:val="20"/>
          </w:rPr>
          <w:delText>TGNo: “TG”+Número de trabajo de grado asignado al momento de la aprobación de la propuesta.</w:delText>
        </w:r>
      </w:del>
    </w:p>
    <w:p w14:paraId="53FA21E6" w14:textId="293AE0BD" w:rsidR="00714E5C" w:rsidRPr="009C09D9" w:rsidDel="0063151A" w:rsidRDefault="00AB58E9">
      <w:pPr>
        <w:numPr>
          <w:ilvl w:val="0"/>
          <w:numId w:val="4"/>
        </w:numPr>
        <w:spacing w:line="240" w:lineRule="auto"/>
        <w:jc w:val="center"/>
        <w:rPr>
          <w:del w:id="44" w:author="Maria Paola Fonseca Paez" w:date="2019-11-30T21:52:00Z"/>
          <w:rFonts w:ascii="Times New Roman" w:eastAsia="Times New Roman" w:hAnsi="Times New Roman" w:cs="Times New Roman"/>
          <w:sz w:val="20"/>
          <w:szCs w:val="20"/>
        </w:rPr>
        <w:pPrChange w:id="45" w:author="Maria Paola Fonseca Paez" w:date="2019-11-30T21:52:00Z">
          <w:pPr>
            <w:numPr>
              <w:numId w:val="4"/>
            </w:numPr>
            <w:spacing w:line="240" w:lineRule="auto"/>
            <w:ind w:left="720" w:hanging="360"/>
            <w:jc w:val="both"/>
          </w:pPr>
        </w:pPrChange>
      </w:pPr>
      <w:del w:id="46" w:author="Maria Paola Fonseca Paez" w:date="2019-11-30T21:52:00Z">
        <w:r w:rsidRPr="009C09D9" w:rsidDel="0063151A">
          <w:rPr>
            <w:rFonts w:ascii="Times New Roman" w:eastAsia="Times New Roman" w:hAnsi="Times New Roman" w:cs="Times New Roman"/>
            <w:sz w:val="20"/>
            <w:szCs w:val="20"/>
          </w:rPr>
          <w:delText>Título: cinco primeras palabras del título de la propuesta</w:delText>
        </w:r>
      </w:del>
    </w:p>
    <w:p w14:paraId="3DF34E9E" w14:textId="7F242EEB" w:rsidR="00714E5C" w:rsidRPr="009C09D9" w:rsidDel="0063151A" w:rsidRDefault="00AB58E9">
      <w:pPr>
        <w:numPr>
          <w:ilvl w:val="0"/>
          <w:numId w:val="4"/>
        </w:numPr>
        <w:spacing w:line="240" w:lineRule="auto"/>
        <w:jc w:val="center"/>
        <w:rPr>
          <w:del w:id="47" w:author="Maria Paola Fonseca Paez" w:date="2019-11-30T21:52:00Z"/>
          <w:rFonts w:ascii="Times New Roman" w:eastAsia="Times New Roman" w:hAnsi="Times New Roman" w:cs="Times New Roman"/>
          <w:sz w:val="20"/>
          <w:szCs w:val="20"/>
        </w:rPr>
        <w:pPrChange w:id="48" w:author="Maria Paola Fonseca Paez" w:date="2019-11-30T21:52:00Z">
          <w:pPr>
            <w:numPr>
              <w:numId w:val="4"/>
            </w:numPr>
            <w:spacing w:line="240" w:lineRule="auto"/>
            <w:ind w:left="720" w:hanging="360"/>
            <w:jc w:val="both"/>
          </w:pPr>
        </w:pPrChange>
      </w:pPr>
      <w:del w:id="49" w:author="Maria Paola Fonseca Paez" w:date="2019-11-30T21:52:00Z">
        <w:r w:rsidRPr="009C09D9" w:rsidDel="0063151A">
          <w:rPr>
            <w:rFonts w:ascii="Times New Roman" w:eastAsia="Times New Roman" w:hAnsi="Times New Roman" w:cs="Times New Roman"/>
            <w:sz w:val="20"/>
            <w:szCs w:val="20"/>
          </w:rPr>
          <w:delText>Autores: Primer apellido de cada autor, iniciando cada apellido con mayúscula</w:delText>
        </w:r>
      </w:del>
    </w:p>
    <w:p w14:paraId="3A1BE9FA" w14:textId="431CB70F" w:rsidR="00714E5C" w:rsidRPr="009C09D9" w:rsidDel="0063151A" w:rsidRDefault="00AB58E9">
      <w:pPr>
        <w:jc w:val="center"/>
        <w:rPr>
          <w:del w:id="50" w:author="Maria Paola Fonseca Paez" w:date="2019-11-30T21:52:00Z"/>
          <w:rFonts w:ascii="Times New Roman" w:eastAsia="Times New Roman" w:hAnsi="Times New Roman" w:cs="Times New Roman"/>
          <w:sz w:val="20"/>
          <w:szCs w:val="20"/>
        </w:rPr>
        <w:pPrChange w:id="51" w:author="Maria Paola Fonseca Paez" w:date="2019-11-30T21:52:00Z">
          <w:pPr>
            <w:jc w:val="both"/>
          </w:pPr>
        </w:pPrChange>
      </w:pPr>
      <w:del w:id="52" w:author="Maria Paola Fonseca Paez" w:date="2019-11-30T21:52:00Z">
        <w:r w:rsidRPr="009C09D9" w:rsidDel="0063151A">
          <w:rPr>
            <w:rFonts w:ascii="Times New Roman" w:eastAsia="Times New Roman" w:hAnsi="Times New Roman" w:cs="Times New Roman"/>
            <w:sz w:val="20"/>
            <w:szCs w:val="20"/>
            <w:shd w:val="clear" w:color="auto" w:fill="CFE2F3"/>
          </w:rPr>
          <w:delText xml:space="preserve">    Ejemplo TG_1537_Sistema de monitorización para circuitos_CruzJimenez</w:delText>
        </w:r>
      </w:del>
    </w:p>
    <w:p w14:paraId="5BEBE8D8" w14:textId="2AE18670" w:rsidR="00714E5C" w:rsidRPr="009C09D9" w:rsidDel="0063151A" w:rsidRDefault="00AB58E9">
      <w:pPr>
        <w:jc w:val="center"/>
        <w:rPr>
          <w:del w:id="53" w:author="Maria Paola Fonseca Paez" w:date="2019-11-30T21:52:00Z"/>
          <w:rFonts w:ascii="Times New Roman" w:eastAsia="Times New Roman" w:hAnsi="Times New Roman" w:cs="Times New Roman"/>
          <w:sz w:val="20"/>
          <w:szCs w:val="20"/>
        </w:rPr>
        <w:pPrChange w:id="54" w:author="Maria Paola Fonseca Paez" w:date="2019-11-30T21:52:00Z">
          <w:pPr>
            <w:jc w:val="both"/>
          </w:pPr>
        </w:pPrChange>
      </w:pPr>
      <w:del w:id="55" w:author="Maria Paola Fonseca Paez" w:date="2019-11-30T21:52:00Z">
        <w:r w:rsidRPr="009C09D9" w:rsidDel="0063151A">
          <w:rPr>
            <w:rFonts w:ascii="Times New Roman" w:eastAsia="Times New Roman" w:hAnsi="Times New Roman" w:cs="Times New Roman"/>
            <w:sz w:val="20"/>
            <w:szCs w:val="20"/>
          </w:rPr>
          <w:delText xml:space="preserve">El envío se debe realizar al correo electrónico: </w:delText>
        </w:r>
        <w:r w:rsidR="002F574C" w:rsidRPr="009C09D9" w:rsidDel="0063151A">
          <w:rPr>
            <w:rFonts w:ascii="Times New Roman" w:hAnsi="Times New Roman" w:cs="Times New Roman"/>
          </w:rPr>
          <w:fldChar w:fldCharType="begin"/>
        </w:r>
        <w:r w:rsidR="002F574C" w:rsidRPr="009C09D9" w:rsidDel="0063151A">
          <w:rPr>
            <w:rFonts w:ascii="Times New Roman" w:hAnsi="Times New Roman" w:cs="Times New Roman"/>
          </w:rPr>
          <w:delInstrText xml:space="preserve"> HYPERLINK "mailto:ginaptejada@javeriana.edu.co" \h </w:delInstrText>
        </w:r>
        <w:r w:rsidR="002F574C" w:rsidRPr="009C09D9" w:rsidDel="0063151A">
          <w:rPr>
            <w:rFonts w:ascii="Times New Roman" w:hAnsi="Times New Roman" w:cs="Times New Roman"/>
          </w:rPr>
          <w:fldChar w:fldCharType="separate"/>
        </w:r>
        <w:r w:rsidRPr="009C09D9" w:rsidDel="0063151A">
          <w:rPr>
            <w:rFonts w:ascii="Times New Roman" w:eastAsia="Times New Roman" w:hAnsi="Times New Roman" w:cs="Times New Roman"/>
            <w:color w:val="1155CC"/>
            <w:sz w:val="20"/>
            <w:szCs w:val="20"/>
            <w:u w:val="single"/>
          </w:rPr>
          <w:delText xml:space="preserve">ginaptejada@javeriana.edu.co </w:delText>
        </w:r>
        <w:r w:rsidR="002F574C" w:rsidRPr="009C09D9" w:rsidDel="0063151A">
          <w:rPr>
            <w:rFonts w:ascii="Times New Roman" w:eastAsia="Times New Roman" w:hAnsi="Times New Roman" w:cs="Times New Roman"/>
            <w:color w:val="1155CC"/>
            <w:sz w:val="20"/>
            <w:szCs w:val="20"/>
            <w:u w:val="single"/>
          </w:rPr>
          <w:fldChar w:fldCharType="end"/>
        </w:r>
      </w:del>
    </w:p>
    <w:p w14:paraId="04509C2F" w14:textId="28EF2FEF" w:rsidR="00714E5C" w:rsidRPr="009C09D9" w:rsidDel="0063151A" w:rsidRDefault="00714E5C">
      <w:pPr>
        <w:jc w:val="center"/>
        <w:rPr>
          <w:del w:id="56" w:author="Maria Paola Fonseca Paez" w:date="2019-11-30T21:52:00Z"/>
          <w:rFonts w:ascii="Times New Roman" w:eastAsia="Times New Roman" w:hAnsi="Times New Roman" w:cs="Times New Roman"/>
          <w:sz w:val="20"/>
          <w:szCs w:val="20"/>
        </w:rPr>
        <w:pPrChange w:id="57" w:author="Maria Paola Fonseca Paez" w:date="2019-11-30T21:52:00Z">
          <w:pPr>
            <w:jc w:val="both"/>
          </w:pPr>
        </w:pPrChange>
      </w:pPr>
    </w:p>
    <w:p w14:paraId="23847844" w14:textId="7E41836E" w:rsidR="00714E5C" w:rsidRPr="009C09D9" w:rsidDel="0063151A" w:rsidRDefault="00AB58E9">
      <w:pPr>
        <w:numPr>
          <w:ilvl w:val="0"/>
          <w:numId w:val="7"/>
        </w:numPr>
        <w:jc w:val="center"/>
        <w:rPr>
          <w:del w:id="58" w:author="Maria Paola Fonseca Paez" w:date="2019-11-30T21:52:00Z"/>
          <w:rFonts w:ascii="Times New Roman" w:eastAsia="Times New Roman" w:hAnsi="Times New Roman" w:cs="Times New Roman"/>
          <w:sz w:val="20"/>
          <w:szCs w:val="20"/>
        </w:rPr>
        <w:pPrChange w:id="59" w:author="Maria Paola Fonseca Paez" w:date="2019-11-30T21:52:00Z">
          <w:pPr>
            <w:numPr>
              <w:numId w:val="7"/>
            </w:numPr>
            <w:ind w:hanging="283"/>
            <w:jc w:val="both"/>
          </w:pPr>
        </w:pPrChange>
      </w:pPr>
      <w:del w:id="60" w:author="Maria Paola Fonseca Paez" w:date="2019-11-30T21:52:00Z">
        <w:r w:rsidRPr="009C09D9" w:rsidDel="0063151A">
          <w:rPr>
            <w:rFonts w:ascii="Times New Roman" w:eastAsia="Times New Roman" w:hAnsi="Times New Roman" w:cs="Times New Roman"/>
            <w:sz w:val="20"/>
            <w:szCs w:val="20"/>
            <w:u w:val="single"/>
          </w:rPr>
          <w:delText xml:space="preserve">Envío de los anexos de TG. </w:delText>
        </w:r>
      </w:del>
    </w:p>
    <w:p w14:paraId="2C067D3B" w14:textId="7CE91F14" w:rsidR="00714E5C" w:rsidRPr="009C09D9" w:rsidDel="0063151A" w:rsidRDefault="00AB58E9">
      <w:pPr>
        <w:jc w:val="center"/>
        <w:rPr>
          <w:del w:id="61" w:author="Maria Paola Fonseca Paez" w:date="2019-11-30T21:52:00Z"/>
          <w:rFonts w:ascii="Times New Roman" w:eastAsia="Times New Roman" w:hAnsi="Times New Roman" w:cs="Times New Roman"/>
          <w:sz w:val="20"/>
          <w:szCs w:val="20"/>
        </w:rPr>
        <w:pPrChange w:id="62" w:author="Maria Paola Fonseca Paez" w:date="2019-11-30T21:52:00Z">
          <w:pPr>
            <w:jc w:val="both"/>
          </w:pPr>
        </w:pPrChange>
      </w:pPr>
      <w:del w:id="63" w:author="Maria Paola Fonseca Paez" w:date="2019-11-30T21:52:00Z">
        <w:r w:rsidRPr="009C09D9" w:rsidDel="0063151A">
          <w:rPr>
            <w:rFonts w:ascii="Times New Roman" w:eastAsia="Times New Roman" w:hAnsi="Times New Roman" w:cs="Times New Roman"/>
            <w:sz w:val="20"/>
            <w:szCs w:val="20"/>
          </w:rPr>
          <w:delText xml:space="preserve">Los anexos se pueden enviar en el mismo documento del informe para sustentación si el tamaño final de documento no excede 3MB. </w:delText>
        </w:r>
        <w:r w:rsidRPr="009C09D9" w:rsidDel="0063151A">
          <w:rPr>
            <w:rFonts w:ascii="Times New Roman" w:eastAsia="Times New Roman" w:hAnsi="Times New Roman" w:cs="Times New Roman"/>
            <w:sz w:val="20"/>
            <w:szCs w:val="20"/>
            <w:shd w:val="clear" w:color="auto" w:fill="C27BA0"/>
          </w:rPr>
          <w:delText>Si excede este tamaño</w:delText>
        </w:r>
        <w:r w:rsidRPr="009C09D9" w:rsidDel="0063151A">
          <w:rPr>
            <w:rFonts w:ascii="Times New Roman" w:eastAsia="Times New Roman" w:hAnsi="Times New Roman" w:cs="Times New Roman"/>
            <w:sz w:val="20"/>
            <w:szCs w:val="20"/>
          </w:rPr>
          <w:delText>, debe subir sus anexos a algún repositorio digital (Onedrive, drive, dropbox) configurar para que la carpeta o archivo sea público y escribir los links en el informe para sustentación.</w:delText>
        </w:r>
      </w:del>
    </w:p>
    <w:p w14:paraId="0FFF0093" w14:textId="1D73016A" w:rsidR="00714E5C" w:rsidRPr="009C09D9" w:rsidDel="0063151A" w:rsidRDefault="00AB58E9">
      <w:pPr>
        <w:numPr>
          <w:ilvl w:val="0"/>
          <w:numId w:val="9"/>
        </w:numPr>
        <w:spacing w:line="240" w:lineRule="auto"/>
        <w:jc w:val="center"/>
        <w:rPr>
          <w:del w:id="64" w:author="Maria Paola Fonseca Paez" w:date="2019-11-30T21:52:00Z"/>
          <w:rFonts w:ascii="Times New Roman" w:eastAsia="Times New Roman" w:hAnsi="Times New Roman" w:cs="Times New Roman"/>
          <w:sz w:val="20"/>
          <w:szCs w:val="20"/>
        </w:rPr>
        <w:pPrChange w:id="65" w:author="Maria Paola Fonseca Paez" w:date="2019-11-30T21:52:00Z">
          <w:pPr>
            <w:numPr>
              <w:numId w:val="9"/>
            </w:numPr>
            <w:spacing w:line="240" w:lineRule="auto"/>
            <w:ind w:left="720" w:hanging="360"/>
            <w:jc w:val="both"/>
          </w:pPr>
        </w:pPrChange>
      </w:pPr>
      <w:del w:id="66" w:author="Maria Paola Fonseca Paez" w:date="2019-11-30T21:52:00Z">
        <w:r w:rsidRPr="009C09D9" w:rsidDel="0063151A">
          <w:rPr>
            <w:rFonts w:ascii="Times New Roman" w:eastAsia="Times New Roman" w:hAnsi="Times New Roman" w:cs="Times New Roman"/>
            <w:sz w:val="20"/>
            <w:szCs w:val="20"/>
          </w:rPr>
          <w:delText xml:space="preserve">Los trabajos de grado serán presentados mediante sustentación pública ante dos jurados además de los directores. </w:delText>
        </w:r>
      </w:del>
    </w:p>
    <w:p w14:paraId="44C5CD76" w14:textId="467EACBB" w:rsidR="00714E5C" w:rsidRPr="009C09D9" w:rsidDel="0063151A" w:rsidRDefault="00AB58E9">
      <w:pPr>
        <w:numPr>
          <w:ilvl w:val="0"/>
          <w:numId w:val="9"/>
        </w:numPr>
        <w:spacing w:line="240" w:lineRule="auto"/>
        <w:jc w:val="center"/>
        <w:rPr>
          <w:del w:id="67" w:author="Maria Paola Fonseca Paez" w:date="2019-11-30T21:52:00Z"/>
          <w:rFonts w:ascii="Times New Roman" w:eastAsia="Times New Roman" w:hAnsi="Times New Roman" w:cs="Times New Roman"/>
          <w:sz w:val="20"/>
          <w:szCs w:val="20"/>
        </w:rPr>
        <w:pPrChange w:id="68" w:author="Maria Paola Fonseca Paez" w:date="2019-11-30T21:52:00Z">
          <w:pPr>
            <w:numPr>
              <w:numId w:val="9"/>
            </w:numPr>
            <w:spacing w:line="240" w:lineRule="auto"/>
            <w:ind w:left="720" w:hanging="360"/>
            <w:jc w:val="both"/>
          </w:pPr>
        </w:pPrChange>
      </w:pPr>
      <w:del w:id="69" w:author="Maria Paola Fonseca Paez" w:date="2019-11-30T21:52:00Z">
        <w:r w:rsidRPr="009C09D9" w:rsidDel="0063151A">
          <w:rPr>
            <w:rFonts w:ascii="Times New Roman" w:eastAsia="Times New Roman" w:hAnsi="Times New Roman" w:cs="Times New Roman"/>
            <w:sz w:val="20"/>
            <w:szCs w:val="20"/>
          </w:rPr>
          <w:delText xml:space="preserve">La sustentación pública se compone de una presentación oral del proyecto y de una demostración de funcionamiento del desarrollo realizado, las cuales en conjunto deben tener una duración máxima de 20 minutos, seguidas de 10 minutos de preguntas por parte de los jurados a los autores y finaliza con una deliberación de los jurados y directores. </w:delText>
        </w:r>
      </w:del>
    </w:p>
    <w:p w14:paraId="7367FB56" w14:textId="74672CC5" w:rsidR="00714E5C" w:rsidRPr="009C09D9" w:rsidDel="0063151A" w:rsidRDefault="00AB58E9">
      <w:pPr>
        <w:numPr>
          <w:ilvl w:val="0"/>
          <w:numId w:val="9"/>
        </w:numPr>
        <w:spacing w:line="240" w:lineRule="auto"/>
        <w:jc w:val="center"/>
        <w:rPr>
          <w:del w:id="70" w:author="Maria Paola Fonseca Paez" w:date="2019-11-30T21:52:00Z"/>
          <w:rFonts w:ascii="Times New Roman" w:eastAsia="Times New Roman" w:hAnsi="Times New Roman" w:cs="Times New Roman"/>
          <w:sz w:val="20"/>
          <w:szCs w:val="20"/>
        </w:rPr>
        <w:pPrChange w:id="71" w:author="Maria Paola Fonseca Paez" w:date="2019-11-30T21:52:00Z">
          <w:pPr>
            <w:numPr>
              <w:numId w:val="9"/>
            </w:numPr>
            <w:spacing w:line="240" w:lineRule="auto"/>
            <w:ind w:left="720" w:hanging="360"/>
            <w:jc w:val="both"/>
          </w:pPr>
        </w:pPrChange>
      </w:pPr>
      <w:del w:id="72" w:author="Maria Paola Fonseca Paez" w:date="2019-11-30T21:52:00Z">
        <w:r w:rsidRPr="009C09D9" w:rsidDel="0063151A">
          <w:rPr>
            <w:rFonts w:ascii="Times New Roman" w:eastAsia="Times New Roman" w:hAnsi="Times New Roman" w:cs="Times New Roman"/>
            <w:sz w:val="20"/>
            <w:szCs w:val="20"/>
            <w:shd w:val="clear" w:color="auto" w:fill="C27BA0"/>
          </w:rPr>
          <w:delText>Las sustentaciones públicas se realizarán del 06 al 12 de diciembre de 2019</w:delText>
        </w:r>
        <w:r w:rsidRPr="009C09D9" w:rsidDel="0063151A">
          <w:rPr>
            <w:rFonts w:ascii="Times New Roman" w:eastAsia="Times New Roman" w:hAnsi="Times New Roman" w:cs="Times New Roman"/>
            <w:sz w:val="20"/>
            <w:szCs w:val="20"/>
          </w:rPr>
          <w:delText xml:space="preserve">, de acuerdo a la disponibilidad de los jurados y directores. </w:delText>
        </w:r>
      </w:del>
    </w:p>
    <w:p w14:paraId="7721F96A" w14:textId="54E54F71" w:rsidR="00714E5C" w:rsidRPr="009C09D9" w:rsidDel="0063151A" w:rsidRDefault="00AB58E9">
      <w:pPr>
        <w:numPr>
          <w:ilvl w:val="0"/>
          <w:numId w:val="9"/>
        </w:numPr>
        <w:spacing w:line="240" w:lineRule="auto"/>
        <w:jc w:val="center"/>
        <w:rPr>
          <w:del w:id="73" w:author="Maria Paola Fonseca Paez" w:date="2019-11-30T21:52:00Z"/>
          <w:rFonts w:ascii="Times New Roman" w:eastAsia="Times New Roman" w:hAnsi="Times New Roman" w:cs="Times New Roman"/>
          <w:sz w:val="20"/>
          <w:szCs w:val="20"/>
        </w:rPr>
        <w:pPrChange w:id="74" w:author="Maria Paola Fonseca Paez" w:date="2019-11-30T21:52:00Z">
          <w:pPr>
            <w:numPr>
              <w:numId w:val="9"/>
            </w:numPr>
            <w:spacing w:line="240" w:lineRule="auto"/>
            <w:ind w:left="720" w:hanging="360"/>
            <w:jc w:val="both"/>
          </w:pPr>
        </w:pPrChange>
      </w:pPr>
      <w:del w:id="75" w:author="Maria Paola Fonseca Paez" w:date="2019-11-30T21:52:00Z">
        <w:r w:rsidRPr="009C09D9" w:rsidDel="0063151A">
          <w:rPr>
            <w:rFonts w:ascii="Times New Roman" w:eastAsia="Times New Roman" w:hAnsi="Times New Roman" w:cs="Times New Roman"/>
            <w:sz w:val="20"/>
            <w:szCs w:val="20"/>
          </w:rPr>
          <w:delText>A los autores del TG se les notificará con una semana de antelación la fecha de sustentación.</w:delText>
        </w:r>
      </w:del>
    </w:p>
    <w:p w14:paraId="6D6A5C5A" w14:textId="7C258614" w:rsidR="00714E5C" w:rsidRPr="009C09D9" w:rsidDel="0063151A" w:rsidRDefault="00714E5C">
      <w:pPr>
        <w:jc w:val="center"/>
        <w:rPr>
          <w:del w:id="76" w:author="Maria Paola Fonseca Paez" w:date="2019-11-30T21:52:00Z"/>
          <w:rFonts w:ascii="Times New Roman" w:eastAsia="Times New Roman" w:hAnsi="Times New Roman" w:cs="Times New Roman"/>
          <w:sz w:val="20"/>
          <w:szCs w:val="20"/>
        </w:rPr>
        <w:pPrChange w:id="77" w:author="Maria Paola Fonseca Paez" w:date="2019-11-30T21:52:00Z">
          <w:pPr>
            <w:jc w:val="both"/>
          </w:pPr>
        </w:pPrChange>
      </w:pPr>
    </w:p>
    <w:p w14:paraId="2465EAD9" w14:textId="743E682B" w:rsidR="00714E5C" w:rsidRPr="009C09D9" w:rsidDel="0063151A" w:rsidRDefault="00AB58E9">
      <w:pPr>
        <w:numPr>
          <w:ilvl w:val="0"/>
          <w:numId w:val="7"/>
        </w:numPr>
        <w:jc w:val="center"/>
        <w:rPr>
          <w:del w:id="78" w:author="Maria Paola Fonseca Paez" w:date="2019-11-30T21:52:00Z"/>
          <w:rFonts w:ascii="Times New Roman" w:eastAsia="Times New Roman" w:hAnsi="Times New Roman" w:cs="Times New Roman"/>
          <w:sz w:val="20"/>
          <w:szCs w:val="20"/>
        </w:rPr>
        <w:pPrChange w:id="79" w:author="Maria Paola Fonseca Paez" w:date="2019-11-30T21:52:00Z">
          <w:pPr>
            <w:numPr>
              <w:numId w:val="7"/>
            </w:numPr>
            <w:ind w:hanging="283"/>
            <w:jc w:val="both"/>
          </w:pPr>
        </w:pPrChange>
      </w:pPr>
      <w:del w:id="80" w:author="Maria Paola Fonseca Paez" w:date="2019-11-30T21:52:00Z">
        <w:r w:rsidRPr="009C09D9" w:rsidDel="0063151A">
          <w:rPr>
            <w:rFonts w:ascii="Times New Roman" w:eastAsia="Times New Roman" w:hAnsi="Times New Roman" w:cs="Times New Roman"/>
            <w:sz w:val="20"/>
            <w:szCs w:val="20"/>
            <w:u w:val="single"/>
          </w:rPr>
          <w:delText xml:space="preserve">Sustentación pública </w:delText>
        </w:r>
      </w:del>
    </w:p>
    <w:p w14:paraId="74EF4DF0" w14:textId="1A6DF90A" w:rsidR="00714E5C" w:rsidRPr="009C09D9" w:rsidDel="0063151A" w:rsidRDefault="00AB58E9">
      <w:pPr>
        <w:jc w:val="center"/>
        <w:rPr>
          <w:del w:id="81" w:author="Maria Paola Fonseca Paez" w:date="2019-11-30T21:52:00Z"/>
          <w:rFonts w:ascii="Times New Roman" w:eastAsia="Times New Roman" w:hAnsi="Times New Roman" w:cs="Times New Roman"/>
          <w:sz w:val="20"/>
          <w:szCs w:val="20"/>
        </w:rPr>
        <w:pPrChange w:id="82" w:author="Maria Paola Fonseca Paez" w:date="2019-11-30T21:52:00Z">
          <w:pPr>
            <w:jc w:val="both"/>
          </w:pPr>
        </w:pPrChange>
      </w:pPr>
      <w:del w:id="83" w:author="Maria Paola Fonseca Paez" w:date="2019-11-30T21:52:00Z">
        <w:r w:rsidRPr="009C09D9" w:rsidDel="0063151A">
          <w:rPr>
            <w:rFonts w:ascii="Times New Roman" w:eastAsia="Times New Roman" w:hAnsi="Times New Roman" w:cs="Times New Roman"/>
            <w:sz w:val="20"/>
            <w:szCs w:val="20"/>
            <w:u w:val="single"/>
          </w:rPr>
          <w:delText>Todos los documentos entregables tendrán las siguientes normas técnicas:</w:delText>
        </w:r>
        <w:r w:rsidRPr="009C09D9" w:rsidDel="0063151A">
          <w:rPr>
            <w:rFonts w:ascii="Times New Roman" w:eastAsia="Times New Roman" w:hAnsi="Times New Roman" w:cs="Times New Roman"/>
            <w:sz w:val="20"/>
            <w:szCs w:val="20"/>
          </w:rPr>
          <w:delText xml:space="preserve">  </w:delText>
        </w:r>
      </w:del>
    </w:p>
    <w:p w14:paraId="1B8DD87D" w14:textId="4377B352" w:rsidR="00714E5C" w:rsidRPr="009C09D9" w:rsidDel="0063151A" w:rsidRDefault="00AB58E9">
      <w:pPr>
        <w:jc w:val="center"/>
        <w:rPr>
          <w:del w:id="84" w:author="Maria Paola Fonseca Paez" w:date="2019-11-30T21:52:00Z"/>
          <w:rFonts w:ascii="Times New Roman" w:eastAsia="Times New Roman" w:hAnsi="Times New Roman" w:cs="Times New Roman"/>
          <w:sz w:val="20"/>
          <w:szCs w:val="20"/>
        </w:rPr>
        <w:pPrChange w:id="85" w:author="Maria Paola Fonseca Paez" w:date="2019-11-30T21:52:00Z">
          <w:pPr>
            <w:jc w:val="both"/>
          </w:pPr>
        </w:pPrChange>
      </w:pPr>
      <w:del w:id="86" w:author="Maria Paola Fonseca Paez" w:date="2019-11-30T21:52:00Z">
        <w:r w:rsidRPr="009C09D9" w:rsidDel="0063151A">
          <w:rPr>
            <w:rFonts w:ascii="Times New Roman" w:eastAsia="Times New Roman" w:hAnsi="Times New Roman" w:cs="Times New Roman"/>
            <w:b/>
            <w:sz w:val="20"/>
            <w:szCs w:val="20"/>
          </w:rPr>
          <w:delText>Márgenes:</w:delText>
        </w:r>
        <w:r w:rsidRPr="009C09D9" w:rsidDel="0063151A">
          <w:rPr>
            <w:rFonts w:ascii="Times New Roman" w:eastAsia="Times New Roman" w:hAnsi="Times New Roman" w:cs="Times New Roman"/>
            <w:sz w:val="20"/>
            <w:szCs w:val="20"/>
          </w:rPr>
          <w:delText xml:space="preserve"> Margen izquierdo: 3 c.m. Márgenes Superior, Derecho e Inferior 2 c.m.  </w:delText>
        </w:r>
      </w:del>
    </w:p>
    <w:p w14:paraId="2BB70742" w14:textId="091D1169" w:rsidR="00714E5C" w:rsidRPr="009C09D9" w:rsidDel="0063151A" w:rsidRDefault="00AB58E9">
      <w:pPr>
        <w:jc w:val="center"/>
        <w:rPr>
          <w:del w:id="87" w:author="Maria Paola Fonseca Paez" w:date="2019-11-30T21:52:00Z"/>
          <w:rFonts w:ascii="Times New Roman" w:eastAsia="Times New Roman" w:hAnsi="Times New Roman" w:cs="Times New Roman"/>
          <w:sz w:val="20"/>
          <w:szCs w:val="20"/>
        </w:rPr>
        <w:pPrChange w:id="88" w:author="Maria Paola Fonseca Paez" w:date="2019-11-30T21:52:00Z">
          <w:pPr>
            <w:jc w:val="both"/>
          </w:pPr>
        </w:pPrChange>
      </w:pPr>
      <w:del w:id="89" w:author="Maria Paola Fonseca Paez" w:date="2019-11-30T21:52:00Z">
        <w:r w:rsidRPr="009C09D9" w:rsidDel="0063151A">
          <w:rPr>
            <w:rFonts w:ascii="Times New Roman" w:eastAsia="Times New Roman" w:hAnsi="Times New Roman" w:cs="Times New Roman"/>
            <w:b/>
            <w:sz w:val="20"/>
            <w:szCs w:val="20"/>
          </w:rPr>
          <w:delText xml:space="preserve">Tipo y Tamaño de letra: </w:delText>
        </w:r>
        <w:r w:rsidRPr="009C09D9" w:rsidDel="0063151A">
          <w:rPr>
            <w:rFonts w:ascii="Times New Roman" w:eastAsia="Times New Roman" w:hAnsi="Times New Roman" w:cs="Times New Roman"/>
            <w:sz w:val="20"/>
            <w:szCs w:val="20"/>
          </w:rPr>
          <w:delText xml:space="preserve">Times New Román 11 pts. para texto. Times New Román 8 pts. para tablas y figuras.  </w:delText>
        </w:r>
      </w:del>
    </w:p>
    <w:p w14:paraId="279E2C45" w14:textId="40346401" w:rsidR="00714E5C" w:rsidRPr="009C09D9" w:rsidDel="0063151A" w:rsidRDefault="00AB58E9">
      <w:pPr>
        <w:jc w:val="center"/>
        <w:rPr>
          <w:del w:id="90" w:author="Maria Paola Fonseca Paez" w:date="2019-11-30T21:52:00Z"/>
          <w:rFonts w:ascii="Times New Roman" w:eastAsia="Times New Roman" w:hAnsi="Times New Roman" w:cs="Times New Roman"/>
          <w:sz w:val="20"/>
          <w:szCs w:val="20"/>
        </w:rPr>
        <w:pPrChange w:id="91" w:author="Maria Paola Fonseca Paez" w:date="2019-11-30T21:52:00Z">
          <w:pPr>
            <w:jc w:val="both"/>
          </w:pPr>
        </w:pPrChange>
      </w:pPr>
      <w:del w:id="92" w:author="Maria Paola Fonseca Paez" w:date="2019-11-30T21:52:00Z">
        <w:r w:rsidRPr="009C09D9" w:rsidDel="0063151A">
          <w:rPr>
            <w:rFonts w:ascii="Times New Roman" w:eastAsia="Times New Roman" w:hAnsi="Times New Roman" w:cs="Times New Roman"/>
            <w:b/>
            <w:sz w:val="20"/>
            <w:szCs w:val="20"/>
          </w:rPr>
          <w:delText>Numeración de Páginas:</w:delText>
        </w:r>
        <w:r w:rsidRPr="009C09D9" w:rsidDel="0063151A">
          <w:rPr>
            <w:rFonts w:ascii="Times New Roman" w:eastAsia="Times New Roman" w:hAnsi="Times New Roman" w:cs="Times New Roman"/>
            <w:sz w:val="20"/>
            <w:szCs w:val="20"/>
          </w:rPr>
          <w:delText xml:space="preserve"> Posición inferior derecha.  Interlineado: Sencillo. </w:delText>
        </w:r>
      </w:del>
    </w:p>
    <w:p w14:paraId="7A151CDE" w14:textId="163A1804" w:rsidR="00714E5C" w:rsidRPr="009C09D9" w:rsidDel="0063151A" w:rsidRDefault="00AB58E9">
      <w:pPr>
        <w:jc w:val="center"/>
        <w:rPr>
          <w:del w:id="93" w:author="Maria Paola Fonseca Paez" w:date="2019-11-30T21:52:00Z"/>
          <w:rFonts w:ascii="Times New Roman" w:eastAsia="Times New Roman" w:hAnsi="Times New Roman" w:cs="Times New Roman"/>
          <w:sz w:val="20"/>
          <w:szCs w:val="20"/>
        </w:rPr>
        <w:pPrChange w:id="94" w:author="Maria Paola Fonseca Paez" w:date="2019-11-30T21:52:00Z">
          <w:pPr>
            <w:jc w:val="both"/>
          </w:pPr>
        </w:pPrChange>
      </w:pPr>
      <w:del w:id="95" w:author="Maria Paola Fonseca Paez" w:date="2019-11-30T21:52:00Z">
        <w:r w:rsidRPr="009C09D9" w:rsidDel="0063151A">
          <w:rPr>
            <w:rFonts w:ascii="Times New Roman" w:eastAsia="Times New Roman" w:hAnsi="Times New Roman" w:cs="Times New Roman"/>
            <w:b/>
            <w:sz w:val="20"/>
            <w:szCs w:val="20"/>
          </w:rPr>
          <w:delText>Estructura del Informe Final:</w:delText>
        </w:r>
        <w:r w:rsidRPr="009C09D9" w:rsidDel="0063151A">
          <w:rPr>
            <w:rFonts w:ascii="Times New Roman" w:eastAsia="Times New Roman" w:hAnsi="Times New Roman" w:cs="Times New Roman"/>
            <w:sz w:val="20"/>
            <w:szCs w:val="20"/>
          </w:rPr>
          <w:delText xml:space="preserve"> Una vez realizados los desarrollos prácticos correspondientes al Trabajo de grado, se debe presentar un Informe técnico final, </w:delText>
        </w:r>
        <w:r w:rsidRPr="009C09D9" w:rsidDel="0063151A">
          <w:rPr>
            <w:rFonts w:ascii="Times New Roman" w:eastAsia="Times New Roman" w:hAnsi="Times New Roman" w:cs="Times New Roman"/>
            <w:sz w:val="20"/>
            <w:szCs w:val="20"/>
            <w:shd w:val="clear" w:color="auto" w:fill="C27BA0"/>
          </w:rPr>
          <w:delText>no mayor de 70 páginas</w:delText>
        </w:r>
        <w:r w:rsidRPr="009C09D9" w:rsidDel="0063151A">
          <w:rPr>
            <w:rFonts w:ascii="Times New Roman" w:eastAsia="Times New Roman" w:hAnsi="Times New Roman" w:cs="Times New Roman"/>
            <w:sz w:val="20"/>
            <w:szCs w:val="20"/>
            <w:shd w:val="clear" w:color="auto" w:fill="EAD1DC"/>
          </w:rPr>
          <w:delText xml:space="preserve"> </w:delText>
        </w:r>
        <w:r w:rsidRPr="009C09D9" w:rsidDel="0063151A">
          <w:rPr>
            <w:rFonts w:ascii="Times New Roman" w:eastAsia="Times New Roman" w:hAnsi="Times New Roman" w:cs="Times New Roman"/>
            <w:sz w:val="20"/>
            <w:szCs w:val="20"/>
          </w:rPr>
          <w:delText>(sin incluir anexos) en el cual se indique la totalidad de los resultados de la investigación o solución desarrollada al igual que la información teórica y/o práctica que exploró. El Informe final debe contener los siguientes capítulos:</w:delText>
        </w:r>
      </w:del>
    </w:p>
    <w:p w14:paraId="17016DA2" w14:textId="4DB81ABC" w:rsidR="00714E5C" w:rsidRPr="009C09D9" w:rsidDel="0063151A" w:rsidRDefault="00714E5C">
      <w:pPr>
        <w:jc w:val="center"/>
        <w:rPr>
          <w:del w:id="96" w:author="Maria Paola Fonseca Paez" w:date="2019-11-30T21:52:00Z"/>
          <w:rFonts w:ascii="Times New Roman" w:eastAsia="Times New Roman" w:hAnsi="Times New Roman" w:cs="Times New Roman"/>
        </w:rPr>
        <w:pPrChange w:id="97" w:author="Maria Paola Fonseca Paez" w:date="2019-11-30T21:52:00Z">
          <w:pPr>
            <w:jc w:val="both"/>
          </w:pPr>
        </w:pPrChange>
      </w:pPr>
    </w:p>
    <w:p w14:paraId="2CD7926E" w14:textId="64907FEC" w:rsidR="00714E5C" w:rsidRPr="009C09D9" w:rsidDel="0063151A" w:rsidRDefault="00AB58E9">
      <w:pPr>
        <w:pBdr>
          <w:top w:val="nil"/>
          <w:left w:val="nil"/>
          <w:bottom w:val="nil"/>
          <w:right w:val="nil"/>
          <w:between w:val="nil"/>
        </w:pBdr>
        <w:jc w:val="center"/>
        <w:rPr>
          <w:del w:id="98" w:author="Maria Paola Fonseca Paez" w:date="2019-11-30T21:52:00Z"/>
          <w:rFonts w:ascii="Times New Roman" w:eastAsia="Times New Roman" w:hAnsi="Times New Roman" w:cs="Times New Roman"/>
          <w:b/>
          <w:i/>
          <w:color w:val="4C1130"/>
          <w:sz w:val="60"/>
          <w:szCs w:val="60"/>
          <w:shd w:val="clear" w:color="auto" w:fill="D5A6BD"/>
        </w:rPr>
        <w:pPrChange w:id="99" w:author="Maria Paola Fonseca Paez" w:date="2019-11-30T21:52:00Z">
          <w:pPr>
            <w:pBdr>
              <w:top w:val="nil"/>
              <w:left w:val="nil"/>
              <w:bottom w:val="nil"/>
              <w:right w:val="nil"/>
              <w:between w:val="nil"/>
            </w:pBdr>
            <w:jc w:val="both"/>
          </w:pPr>
        </w:pPrChange>
      </w:pPr>
      <w:del w:id="100" w:author="Maria Paola Fonseca Paez" w:date="2019-11-30T21:52:00Z">
        <w:r w:rsidRPr="009C09D9" w:rsidDel="0063151A">
          <w:rPr>
            <w:rFonts w:ascii="Times New Roman" w:eastAsia="Times New Roman" w:hAnsi="Times New Roman" w:cs="Times New Roman"/>
            <w:b/>
            <w:i/>
            <w:color w:val="4C1130"/>
            <w:sz w:val="60"/>
            <w:szCs w:val="60"/>
            <w:shd w:val="clear" w:color="auto" w:fill="D5A6BD"/>
          </w:rPr>
          <w:delText>~~~~~~~LIBRO TG-1826~~~~~~</w:delText>
        </w:r>
      </w:del>
    </w:p>
    <w:p w14:paraId="651950BD" w14:textId="58E9DC3A" w:rsidR="00714E5C" w:rsidRPr="009C09D9" w:rsidDel="004F5B2D" w:rsidRDefault="00AB58E9">
      <w:pPr>
        <w:spacing w:before="100" w:line="240" w:lineRule="auto"/>
        <w:jc w:val="center"/>
        <w:rPr>
          <w:del w:id="101" w:author="Maria Paola Fonseca Paez" w:date="2019-11-30T21:19:00Z"/>
          <w:rFonts w:ascii="Times New Roman" w:eastAsia="Times New Roman" w:hAnsi="Times New Roman" w:cs="Times New Roman"/>
          <w:sz w:val="44"/>
          <w:szCs w:val="44"/>
        </w:rPr>
      </w:pPr>
      <w:commentRangeStart w:id="102"/>
      <w:del w:id="103" w:author="Maria Paola Fonseca Paez" w:date="2019-11-30T21:19:00Z">
        <w:r w:rsidRPr="009C09D9" w:rsidDel="004F5B2D">
          <w:rPr>
            <w:rFonts w:ascii="Times New Roman" w:eastAsia="Times New Roman" w:hAnsi="Times New Roman" w:cs="Times New Roman"/>
            <w:sz w:val="44"/>
            <w:szCs w:val="44"/>
          </w:rPr>
          <w:delText xml:space="preserve">GENERACIÓN DE BLOQUES EN UNA RED </w:delText>
        </w:r>
        <w:r w:rsidRPr="00154229" w:rsidDel="004F5B2D">
          <w:rPr>
            <w:rFonts w:ascii="Times New Roman" w:eastAsia="Times New Roman" w:hAnsi="Times New Roman" w:cs="Times New Roman"/>
            <w:i/>
            <w:sz w:val="44"/>
            <w:szCs w:val="44"/>
            <w:rPrChange w:id="104" w:author="Maria Paola Fonseca Paez" w:date="2019-11-30T17:15:00Z">
              <w:rPr>
                <w:rFonts w:ascii="Times New Roman" w:eastAsia="Times New Roman" w:hAnsi="Times New Roman" w:cs="Times New Roman"/>
                <w:sz w:val="44"/>
                <w:szCs w:val="44"/>
              </w:rPr>
            </w:rPrChange>
          </w:rPr>
          <w:delText>BLOCKCHAIN</w:delText>
        </w:r>
        <w:commentRangeEnd w:id="102"/>
        <w:r w:rsidR="000E70D6" w:rsidRPr="00154229" w:rsidDel="004F5B2D">
          <w:rPr>
            <w:rStyle w:val="Refdecomentario"/>
            <w:rFonts w:ascii="Times New Roman" w:hAnsi="Times New Roman" w:cs="Times New Roman"/>
            <w:i/>
            <w:rPrChange w:id="105" w:author="Maria Paola Fonseca Paez" w:date="2019-11-30T17:15:00Z">
              <w:rPr>
                <w:rStyle w:val="Refdecomentario"/>
                <w:rFonts w:ascii="Times New Roman" w:hAnsi="Times New Roman" w:cs="Times New Roman"/>
              </w:rPr>
            </w:rPrChange>
          </w:rPr>
          <w:commentReference w:id="102"/>
        </w:r>
      </w:del>
    </w:p>
    <w:tbl>
      <w:tblPr>
        <w:tblStyle w:val="a"/>
        <w:tblW w:w="9066" w:type="dxa"/>
        <w:jc w:val="center"/>
        <w:tblInd w:w="0" w:type="dxa"/>
        <w:tblLayout w:type="fixed"/>
        <w:tblLook w:val="0000" w:firstRow="0" w:lastRow="0" w:firstColumn="0" w:lastColumn="0" w:noHBand="0" w:noVBand="0"/>
      </w:tblPr>
      <w:tblGrid>
        <w:gridCol w:w="9066"/>
      </w:tblGrid>
      <w:tr w:rsidR="00714E5C" w:rsidRPr="009C09D9" w:rsidDel="004F5B2D" w14:paraId="1D9049DA" w14:textId="6CF18C76">
        <w:trPr>
          <w:trHeight w:val="540"/>
          <w:jc w:val="center"/>
          <w:del w:id="106" w:author="Maria Paola Fonseca Paez" w:date="2019-11-30T21:19:00Z"/>
        </w:trPr>
        <w:tc>
          <w:tcPr>
            <w:tcW w:w="9066" w:type="dxa"/>
          </w:tcPr>
          <w:p w14:paraId="173B4724" w14:textId="54CCD7E0" w:rsidR="00714E5C" w:rsidRPr="009C09D9" w:rsidDel="004F5B2D" w:rsidRDefault="0063151A">
            <w:pPr>
              <w:spacing w:before="260" w:line="240" w:lineRule="auto"/>
              <w:jc w:val="center"/>
              <w:rPr>
                <w:del w:id="107" w:author="Maria Paola Fonseca Paez" w:date="2019-11-30T21:19:00Z"/>
                <w:rFonts w:ascii="Times New Roman" w:eastAsia="Times New Roman" w:hAnsi="Times New Roman" w:cs="Times New Roman"/>
                <w:sz w:val="20"/>
                <w:szCs w:val="20"/>
              </w:rPr>
            </w:pPr>
            <w:ins w:id="108" w:author="Maria Paola Fonseca Paez" w:date="2019-11-30T21:54:00Z">
              <w:r>
                <w:rPr>
                  <w:noProof/>
                </w:rPr>
                <w:drawing>
                  <wp:inline distT="0" distB="0" distL="0" distR="0" wp14:anchorId="3A4C4F32" wp14:editId="33C62D83">
                    <wp:extent cx="2857500" cy="2857500"/>
                    <wp:effectExtent l="0" t="0" r="0" b="0"/>
                    <wp:docPr id="28" name="Picture 28" descr="Resultado de imagen para javeriana bogota escud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javeriana bogota escudo&qu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rsidRPr="009C09D9" w:rsidDel="004F5B2D">
                <w:rPr>
                  <w:rFonts w:ascii="Times New Roman" w:eastAsia="Times New Roman" w:hAnsi="Times New Roman" w:cs="Times New Roman"/>
                  <w:sz w:val="20"/>
                  <w:szCs w:val="20"/>
                </w:rPr>
                <w:t xml:space="preserve"> </w:t>
              </w:r>
            </w:ins>
            <w:del w:id="109" w:author="Maria Paola Fonseca Paez" w:date="2019-11-30T21:19:00Z">
              <w:r w:rsidR="00AB58E9" w:rsidRPr="009C09D9" w:rsidDel="004F5B2D">
                <w:rPr>
                  <w:rFonts w:ascii="Times New Roman" w:eastAsia="Times New Roman" w:hAnsi="Times New Roman" w:cs="Times New Roman"/>
                  <w:sz w:val="20"/>
                  <w:szCs w:val="20"/>
                </w:rPr>
                <w:delText>Aguirre Angel, Adriana Andrea. Fonseca Páez, Maria Paola y López Cuéllar, Silvana.</w:delText>
              </w:r>
            </w:del>
          </w:p>
          <w:p w14:paraId="5824F9CE" w14:textId="6647D635" w:rsidR="00714E5C" w:rsidRPr="009C09D9" w:rsidDel="004F5B2D" w:rsidRDefault="002F574C">
            <w:pPr>
              <w:spacing w:line="240" w:lineRule="auto"/>
              <w:ind w:left="283"/>
              <w:jc w:val="center"/>
              <w:rPr>
                <w:del w:id="110" w:author="Maria Paola Fonseca Paez" w:date="2019-11-30T21:19:00Z"/>
                <w:rFonts w:ascii="Times New Roman" w:eastAsia="Times New Roman" w:hAnsi="Times New Roman" w:cs="Times New Roman"/>
              </w:rPr>
            </w:pPr>
            <w:del w:id="111" w:author="Maria Paola Fonseca Paez" w:date="2019-11-30T21:19:00Z">
              <w:r w:rsidRPr="009C09D9" w:rsidDel="004F5B2D">
                <w:rPr>
                  <w:rFonts w:ascii="Times New Roman" w:hAnsi="Times New Roman" w:cs="Times New Roman"/>
                </w:rPr>
                <w:fldChar w:fldCharType="begin"/>
              </w:r>
              <w:r w:rsidRPr="009C09D9" w:rsidDel="004F5B2D">
                <w:rPr>
                  <w:rFonts w:ascii="Times New Roman" w:hAnsi="Times New Roman" w:cs="Times New Roman"/>
                </w:rPr>
                <w:delInstrText xml:space="preserve"> HYPERLINK "mailto:aguirreadriana@javeriana.edu.co" \h </w:delInstrText>
              </w:r>
              <w:r w:rsidRPr="009C09D9" w:rsidDel="004F5B2D">
                <w:rPr>
                  <w:rFonts w:ascii="Times New Roman" w:hAnsi="Times New Roman" w:cs="Times New Roman"/>
                </w:rPr>
                <w:fldChar w:fldCharType="separate"/>
              </w:r>
              <w:r w:rsidR="00AB58E9" w:rsidRPr="009C09D9" w:rsidDel="004F5B2D">
                <w:rPr>
                  <w:rFonts w:ascii="Times New Roman" w:eastAsia="Times New Roman" w:hAnsi="Times New Roman" w:cs="Times New Roman"/>
                  <w:sz w:val="20"/>
                  <w:szCs w:val="20"/>
                </w:rPr>
                <w:delText>aguirreadriana@javeriana.edu.co</w:delText>
              </w:r>
              <w:r w:rsidRPr="009C09D9" w:rsidDel="004F5B2D">
                <w:rPr>
                  <w:rFonts w:ascii="Times New Roman" w:eastAsia="Times New Roman" w:hAnsi="Times New Roman" w:cs="Times New Roman"/>
                  <w:sz w:val="20"/>
                  <w:szCs w:val="20"/>
                </w:rPr>
                <w:fldChar w:fldCharType="end"/>
              </w:r>
              <w:r w:rsidR="00AB58E9" w:rsidRPr="009C09D9" w:rsidDel="004F5B2D">
                <w:rPr>
                  <w:rFonts w:ascii="Times New Roman" w:eastAsia="Times New Roman" w:hAnsi="Times New Roman" w:cs="Times New Roman"/>
                  <w:sz w:val="20"/>
                  <w:szCs w:val="20"/>
                </w:rPr>
                <w:delText>, fonseca_maria@javeriana.edu.co, silvana-lopez@javeriana.edu.</w:delText>
              </w:r>
              <w:commentRangeStart w:id="112"/>
              <w:r w:rsidR="00AB58E9" w:rsidRPr="009C09D9" w:rsidDel="004F5B2D">
                <w:rPr>
                  <w:rFonts w:ascii="Times New Roman" w:eastAsia="Times New Roman" w:hAnsi="Times New Roman" w:cs="Times New Roman"/>
                  <w:sz w:val="20"/>
                  <w:szCs w:val="20"/>
                </w:rPr>
                <w:delText>co</w:delText>
              </w:r>
              <w:commentRangeEnd w:id="112"/>
              <w:r w:rsidR="000D4595" w:rsidRPr="009C09D9" w:rsidDel="004F5B2D">
                <w:rPr>
                  <w:rStyle w:val="Refdecomentario"/>
                  <w:rFonts w:ascii="Times New Roman" w:hAnsi="Times New Roman" w:cs="Times New Roman"/>
                </w:rPr>
                <w:commentReference w:id="112"/>
              </w:r>
              <w:r w:rsidR="00AB58E9" w:rsidRPr="009C09D9" w:rsidDel="004F5B2D">
                <w:rPr>
                  <w:rFonts w:ascii="Times New Roman" w:eastAsia="Times New Roman" w:hAnsi="Times New Roman" w:cs="Times New Roman"/>
                  <w:sz w:val="20"/>
                  <w:szCs w:val="20"/>
                </w:rPr>
                <w:delText>.</w:delText>
              </w:r>
            </w:del>
          </w:p>
        </w:tc>
      </w:tr>
      <w:tr w:rsidR="00714E5C" w:rsidRPr="009C09D9" w:rsidDel="004F5B2D" w14:paraId="6A3FA998" w14:textId="54F885DF">
        <w:trPr>
          <w:jc w:val="center"/>
          <w:del w:id="113" w:author="Maria Paola Fonseca Paez" w:date="2019-11-30T21:19:00Z"/>
        </w:trPr>
        <w:tc>
          <w:tcPr>
            <w:tcW w:w="9066" w:type="dxa"/>
          </w:tcPr>
          <w:p w14:paraId="436DE6E5" w14:textId="09A68993" w:rsidR="00714E5C" w:rsidRPr="009C09D9" w:rsidDel="004F5B2D" w:rsidRDefault="00714E5C">
            <w:pPr>
              <w:spacing w:line="240" w:lineRule="auto"/>
              <w:jc w:val="center"/>
              <w:rPr>
                <w:del w:id="114" w:author="Maria Paola Fonseca Paez" w:date="2019-11-30T21:19:00Z"/>
                <w:rFonts w:ascii="Times New Roman" w:eastAsia="Times New Roman" w:hAnsi="Times New Roman" w:cs="Times New Roman"/>
                <w:sz w:val="18"/>
                <w:szCs w:val="18"/>
              </w:rPr>
            </w:pPr>
          </w:p>
        </w:tc>
      </w:tr>
    </w:tbl>
    <w:p w14:paraId="275A1439" w14:textId="5D34A210" w:rsidR="00714E5C" w:rsidRPr="009C09D9" w:rsidDel="004F5B2D" w:rsidRDefault="00714E5C">
      <w:pPr>
        <w:spacing w:after="240" w:line="240" w:lineRule="auto"/>
        <w:jc w:val="center"/>
        <w:rPr>
          <w:del w:id="115" w:author="Maria Paola Fonseca Paez" w:date="2019-11-30T21:19:00Z"/>
          <w:rFonts w:ascii="Times New Roman" w:eastAsia="Times New Roman" w:hAnsi="Times New Roman" w:cs="Times New Roman"/>
          <w:b/>
        </w:rPr>
        <w:pPrChange w:id="116" w:author="Maria Paola Fonseca Paez" w:date="2019-11-30T21:52:00Z">
          <w:pPr>
            <w:spacing w:after="240" w:line="240" w:lineRule="auto"/>
            <w:jc w:val="both"/>
          </w:pPr>
        </w:pPrChange>
      </w:pPr>
    </w:p>
    <w:p w14:paraId="45C686AE" w14:textId="1D3B9338" w:rsidR="00714E5C" w:rsidRPr="009C09D9" w:rsidDel="004F5B2D" w:rsidRDefault="00AB58E9">
      <w:pPr>
        <w:spacing w:line="240" w:lineRule="auto"/>
        <w:jc w:val="center"/>
        <w:rPr>
          <w:del w:id="117" w:author="Maria Paola Fonseca Paez" w:date="2019-11-30T21:19:00Z"/>
          <w:rFonts w:ascii="Times New Roman" w:eastAsia="Times New Roman" w:hAnsi="Times New Roman" w:cs="Times New Roman"/>
        </w:rPr>
        <w:pPrChange w:id="118" w:author="Maria Paola Fonseca Paez" w:date="2019-11-30T21:52:00Z">
          <w:pPr>
            <w:spacing w:line="240" w:lineRule="auto"/>
            <w:jc w:val="both"/>
          </w:pPr>
        </w:pPrChange>
      </w:pPr>
      <w:del w:id="119" w:author="Maria Paola Fonseca Paez" w:date="2019-11-30T21:19:00Z">
        <w:r w:rsidRPr="009C09D9" w:rsidDel="004F5B2D">
          <w:rPr>
            <w:rFonts w:ascii="Times New Roman" w:eastAsia="Times New Roman" w:hAnsi="Times New Roman" w:cs="Times New Roman"/>
          </w:rPr>
          <w:delText xml:space="preserve">Bogotá D.C., 19 de octubre de 2018 </w:delText>
        </w:r>
      </w:del>
    </w:p>
    <w:p w14:paraId="6C298EFC" w14:textId="118B89E9" w:rsidR="00714E5C" w:rsidRPr="009C09D9" w:rsidDel="004F5B2D" w:rsidRDefault="00714E5C">
      <w:pPr>
        <w:spacing w:line="240" w:lineRule="auto"/>
        <w:jc w:val="center"/>
        <w:rPr>
          <w:del w:id="120" w:author="Maria Paola Fonseca Paez" w:date="2019-11-30T21:19:00Z"/>
          <w:rFonts w:ascii="Times New Roman" w:eastAsia="Times New Roman" w:hAnsi="Times New Roman" w:cs="Times New Roman"/>
        </w:rPr>
        <w:pPrChange w:id="121" w:author="Maria Paola Fonseca Paez" w:date="2019-11-30T21:52:00Z">
          <w:pPr>
            <w:spacing w:line="240" w:lineRule="auto"/>
            <w:jc w:val="both"/>
          </w:pPr>
        </w:pPrChange>
      </w:pPr>
    </w:p>
    <w:p w14:paraId="115F4838" w14:textId="31367CD2" w:rsidR="00714E5C" w:rsidRPr="009C09D9" w:rsidDel="004F5B2D" w:rsidRDefault="00714E5C">
      <w:pPr>
        <w:spacing w:line="240" w:lineRule="auto"/>
        <w:jc w:val="center"/>
        <w:rPr>
          <w:del w:id="122" w:author="Maria Paola Fonseca Paez" w:date="2019-11-30T21:19:00Z"/>
          <w:rFonts w:ascii="Times New Roman" w:eastAsia="Times New Roman" w:hAnsi="Times New Roman" w:cs="Times New Roman"/>
        </w:rPr>
        <w:pPrChange w:id="123" w:author="Maria Paola Fonseca Paez" w:date="2019-11-30T21:52:00Z">
          <w:pPr>
            <w:spacing w:line="240" w:lineRule="auto"/>
            <w:jc w:val="both"/>
          </w:pPr>
        </w:pPrChange>
      </w:pPr>
    </w:p>
    <w:p w14:paraId="0F624AC3" w14:textId="702F23B5" w:rsidR="00714E5C" w:rsidRPr="009C09D9" w:rsidDel="004F5B2D" w:rsidRDefault="00AB58E9">
      <w:pPr>
        <w:spacing w:line="240" w:lineRule="auto"/>
        <w:jc w:val="center"/>
        <w:rPr>
          <w:del w:id="124" w:author="Maria Paola Fonseca Paez" w:date="2019-11-30T21:19:00Z"/>
          <w:rFonts w:ascii="Times New Roman" w:eastAsia="Times New Roman" w:hAnsi="Times New Roman" w:cs="Times New Roman"/>
        </w:rPr>
        <w:pPrChange w:id="125" w:author="Maria Paola Fonseca Paez" w:date="2019-11-30T21:52:00Z">
          <w:pPr>
            <w:spacing w:line="240" w:lineRule="auto"/>
            <w:jc w:val="both"/>
          </w:pPr>
        </w:pPrChange>
      </w:pPr>
      <w:del w:id="126" w:author="Maria Paola Fonseca Paez" w:date="2019-11-30T21:19:00Z">
        <w:r w:rsidRPr="009C09D9" w:rsidDel="004F5B2D">
          <w:rPr>
            <w:rFonts w:ascii="Times New Roman" w:eastAsia="Times New Roman" w:hAnsi="Times New Roman" w:cs="Times New Roman"/>
          </w:rPr>
          <w:delText xml:space="preserve">Señores </w:delText>
        </w:r>
      </w:del>
    </w:p>
    <w:p w14:paraId="48DADA14" w14:textId="6C7D43A5" w:rsidR="00714E5C" w:rsidRPr="009C09D9" w:rsidDel="004F5B2D" w:rsidRDefault="00AB58E9">
      <w:pPr>
        <w:spacing w:line="240" w:lineRule="auto"/>
        <w:jc w:val="center"/>
        <w:rPr>
          <w:del w:id="127" w:author="Maria Paola Fonseca Paez" w:date="2019-11-30T21:19:00Z"/>
          <w:rFonts w:ascii="Times New Roman" w:eastAsia="Times New Roman" w:hAnsi="Times New Roman" w:cs="Times New Roman"/>
          <w:b/>
        </w:rPr>
        <w:pPrChange w:id="128" w:author="Maria Paola Fonseca Paez" w:date="2019-11-30T21:52:00Z">
          <w:pPr>
            <w:spacing w:line="240" w:lineRule="auto"/>
            <w:jc w:val="both"/>
          </w:pPr>
        </w:pPrChange>
      </w:pPr>
      <w:del w:id="129" w:author="Maria Paola Fonseca Paez" w:date="2019-11-30T21:19:00Z">
        <w:r w:rsidRPr="009C09D9" w:rsidDel="004F5B2D">
          <w:rPr>
            <w:rFonts w:ascii="Times New Roman" w:eastAsia="Times New Roman" w:hAnsi="Times New Roman" w:cs="Times New Roman"/>
            <w:b/>
            <w:sz w:val="20"/>
            <w:szCs w:val="20"/>
          </w:rPr>
          <w:delText>Dirección de Carrera</w:delText>
        </w:r>
      </w:del>
    </w:p>
    <w:p w14:paraId="0EED16CC" w14:textId="34DAC54B" w:rsidR="00714E5C" w:rsidRPr="009C09D9" w:rsidDel="004F5B2D" w:rsidRDefault="00AB58E9">
      <w:pPr>
        <w:spacing w:line="240" w:lineRule="auto"/>
        <w:jc w:val="center"/>
        <w:rPr>
          <w:del w:id="130" w:author="Maria Paola Fonseca Paez" w:date="2019-11-30T21:19:00Z"/>
          <w:rFonts w:ascii="Times New Roman" w:eastAsia="Times New Roman" w:hAnsi="Times New Roman" w:cs="Times New Roman"/>
        </w:rPr>
        <w:pPrChange w:id="131" w:author="Maria Paola Fonseca Paez" w:date="2019-11-30T21:52:00Z">
          <w:pPr>
            <w:spacing w:line="240" w:lineRule="auto"/>
            <w:jc w:val="both"/>
          </w:pPr>
        </w:pPrChange>
      </w:pPr>
      <w:del w:id="132" w:author="Maria Paola Fonseca Paez" w:date="2019-11-30T21:19:00Z">
        <w:r w:rsidRPr="009C09D9" w:rsidDel="004F5B2D">
          <w:rPr>
            <w:rFonts w:ascii="Times New Roman" w:eastAsia="Times New Roman" w:hAnsi="Times New Roman" w:cs="Times New Roman"/>
          </w:rPr>
          <w:delText xml:space="preserve">Carrera de Ingeniería Electrónica </w:delText>
        </w:r>
      </w:del>
    </w:p>
    <w:p w14:paraId="3890484E" w14:textId="034DD2BB" w:rsidR="00714E5C" w:rsidRPr="009C09D9" w:rsidDel="004F5B2D" w:rsidRDefault="00AB58E9">
      <w:pPr>
        <w:spacing w:line="240" w:lineRule="auto"/>
        <w:jc w:val="center"/>
        <w:rPr>
          <w:del w:id="133" w:author="Maria Paola Fonseca Paez" w:date="2019-11-30T21:19:00Z"/>
          <w:rFonts w:ascii="Times New Roman" w:eastAsia="Times New Roman" w:hAnsi="Times New Roman" w:cs="Times New Roman"/>
        </w:rPr>
        <w:pPrChange w:id="134" w:author="Maria Paola Fonseca Paez" w:date="2019-11-30T21:52:00Z">
          <w:pPr>
            <w:spacing w:line="240" w:lineRule="auto"/>
            <w:jc w:val="both"/>
          </w:pPr>
        </w:pPrChange>
      </w:pPr>
      <w:del w:id="135" w:author="Maria Paola Fonseca Paez" w:date="2019-11-30T21:19:00Z">
        <w:r w:rsidRPr="009C09D9" w:rsidDel="004F5B2D">
          <w:rPr>
            <w:rFonts w:ascii="Times New Roman" w:eastAsia="Times New Roman" w:hAnsi="Times New Roman" w:cs="Times New Roman"/>
          </w:rPr>
          <w:delText xml:space="preserve">Facultad de Ingeniería </w:delText>
        </w:r>
      </w:del>
    </w:p>
    <w:p w14:paraId="1232BB05" w14:textId="3D930F8E" w:rsidR="00714E5C" w:rsidRPr="009C09D9" w:rsidDel="004F5B2D" w:rsidRDefault="00AB58E9">
      <w:pPr>
        <w:spacing w:line="240" w:lineRule="auto"/>
        <w:jc w:val="center"/>
        <w:rPr>
          <w:del w:id="136" w:author="Maria Paola Fonseca Paez" w:date="2019-11-30T21:19:00Z"/>
          <w:rFonts w:ascii="Times New Roman" w:eastAsia="Times New Roman" w:hAnsi="Times New Roman" w:cs="Times New Roman"/>
        </w:rPr>
        <w:pPrChange w:id="137" w:author="Maria Paola Fonseca Paez" w:date="2019-11-30T21:52:00Z">
          <w:pPr>
            <w:spacing w:line="240" w:lineRule="auto"/>
            <w:jc w:val="both"/>
          </w:pPr>
        </w:pPrChange>
      </w:pPr>
      <w:del w:id="138" w:author="Maria Paola Fonseca Paez" w:date="2019-11-30T21:19:00Z">
        <w:r w:rsidRPr="009C09D9" w:rsidDel="004F5B2D">
          <w:rPr>
            <w:rFonts w:ascii="Times New Roman" w:eastAsia="Times New Roman" w:hAnsi="Times New Roman" w:cs="Times New Roman"/>
          </w:rPr>
          <w:delText xml:space="preserve">Pontificia Universidad Javeriana </w:delText>
        </w:r>
      </w:del>
    </w:p>
    <w:p w14:paraId="3F3D6AC2" w14:textId="2018CC1F" w:rsidR="00714E5C" w:rsidRPr="009C09D9" w:rsidDel="004F5B2D" w:rsidRDefault="00AB58E9">
      <w:pPr>
        <w:spacing w:line="240" w:lineRule="auto"/>
        <w:jc w:val="center"/>
        <w:rPr>
          <w:del w:id="139" w:author="Maria Paola Fonseca Paez" w:date="2019-11-30T21:19:00Z"/>
          <w:rFonts w:ascii="Times New Roman" w:eastAsia="Times New Roman" w:hAnsi="Times New Roman" w:cs="Times New Roman"/>
        </w:rPr>
        <w:pPrChange w:id="140" w:author="Maria Paola Fonseca Paez" w:date="2019-11-30T21:52:00Z">
          <w:pPr>
            <w:spacing w:line="240" w:lineRule="auto"/>
            <w:jc w:val="both"/>
          </w:pPr>
        </w:pPrChange>
      </w:pPr>
      <w:del w:id="141" w:author="Maria Paola Fonseca Paez" w:date="2019-11-30T21:19:00Z">
        <w:r w:rsidRPr="009C09D9" w:rsidDel="004F5B2D">
          <w:rPr>
            <w:rFonts w:ascii="Times New Roman" w:eastAsia="Times New Roman" w:hAnsi="Times New Roman" w:cs="Times New Roman"/>
          </w:rPr>
          <w:delText xml:space="preserve">Bogotá, D.C. </w:delText>
        </w:r>
      </w:del>
    </w:p>
    <w:p w14:paraId="32357A4E" w14:textId="725B7F3A" w:rsidR="00714E5C" w:rsidRPr="009C09D9" w:rsidDel="004F5B2D" w:rsidRDefault="00714E5C">
      <w:pPr>
        <w:spacing w:after="240" w:line="240" w:lineRule="auto"/>
        <w:jc w:val="center"/>
        <w:rPr>
          <w:del w:id="142" w:author="Maria Paola Fonseca Paez" w:date="2019-11-30T21:19:00Z"/>
          <w:rFonts w:ascii="Times New Roman" w:eastAsia="Times New Roman" w:hAnsi="Times New Roman" w:cs="Times New Roman"/>
        </w:rPr>
        <w:pPrChange w:id="143" w:author="Maria Paola Fonseca Paez" w:date="2019-11-30T21:52:00Z">
          <w:pPr>
            <w:spacing w:after="240" w:line="240" w:lineRule="auto"/>
            <w:jc w:val="both"/>
          </w:pPr>
        </w:pPrChange>
      </w:pPr>
    </w:p>
    <w:p w14:paraId="48A1D668" w14:textId="3D57A71D" w:rsidR="00714E5C" w:rsidRPr="009C09D9" w:rsidDel="004F5B2D" w:rsidRDefault="00AB58E9">
      <w:pPr>
        <w:spacing w:after="240" w:line="240" w:lineRule="auto"/>
        <w:jc w:val="center"/>
        <w:rPr>
          <w:del w:id="144" w:author="Maria Paola Fonseca Paez" w:date="2019-11-30T21:19:00Z"/>
          <w:rFonts w:ascii="Times New Roman" w:eastAsia="Times New Roman" w:hAnsi="Times New Roman" w:cs="Times New Roman"/>
        </w:rPr>
        <w:pPrChange w:id="145" w:author="Maria Paola Fonseca Paez" w:date="2019-11-30T21:52:00Z">
          <w:pPr>
            <w:spacing w:after="240" w:line="240" w:lineRule="auto"/>
            <w:jc w:val="both"/>
          </w:pPr>
        </w:pPrChange>
      </w:pPr>
      <w:del w:id="146" w:author="Maria Paola Fonseca Paez" w:date="2019-11-30T21:19:00Z">
        <w:r w:rsidRPr="009C09D9" w:rsidDel="004F5B2D">
          <w:rPr>
            <w:rFonts w:ascii="Times New Roman" w:eastAsia="Times New Roman" w:hAnsi="Times New Roman" w:cs="Times New Roman"/>
          </w:rPr>
          <w:delText xml:space="preserve">Estimados señores: </w:delText>
        </w:r>
      </w:del>
    </w:p>
    <w:p w14:paraId="03AB25FB" w14:textId="66B2C76B" w:rsidR="00714E5C" w:rsidRPr="009C09D9" w:rsidDel="004F5B2D" w:rsidRDefault="00714E5C">
      <w:pPr>
        <w:spacing w:line="240" w:lineRule="auto"/>
        <w:jc w:val="center"/>
        <w:rPr>
          <w:del w:id="147" w:author="Maria Paola Fonseca Paez" w:date="2019-11-30T21:19:00Z"/>
          <w:rFonts w:ascii="Times New Roman" w:eastAsia="Times New Roman" w:hAnsi="Times New Roman" w:cs="Times New Roman"/>
        </w:rPr>
        <w:pPrChange w:id="148" w:author="Maria Paola Fonseca Paez" w:date="2019-11-30T21:52:00Z">
          <w:pPr>
            <w:spacing w:line="240" w:lineRule="auto"/>
            <w:jc w:val="both"/>
          </w:pPr>
        </w:pPrChange>
      </w:pPr>
    </w:p>
    <w:p w14:paraId="57DCCBA0" w14:textId="67746541" w:rsidR="00714E5C" w:rsidRPr="009C09D9" w:rsidDel="004F5B2D" w:rsidRDefault="00AB58E9">
      <w:pPr>
        <w:spacing w:after="240" w:line="240" w:lineRule="auto"/>
        <w:jc w:val="center"/>
        <w:rPr>
          <w:del w:id="149" w:author="Maria Paola Fonseca Paez" w:date="2019-11-30T21:19:00Z"/>
          <w:rFonts w:ascii="Times New Roman" w:eastAsia="Times New Roman" w:hAnsi="Times New Roman" w:cs="Times New Roman"/>
        </w:rPr>
        <w:pPrChange w:id="150" w:author="Maria Paola Fonseca Paez" w:date="2019-11-30T21:52:00Z">
          <w:pPr>
            <w:spacing w:after="240" w:line="240" w:lineRule="auto"/>
            <w:jc w:val="both"/>
          </w:pPr>
        </w:pPrChange>
      </w:pPr>
      <w:del w:id="151" w:author="Maria Paola Fonseca Paez" w:date="2019-11-30T21:19:00Z">
        <w:r w:rsidRPr="009C09D9" w:rsidDel="004F5B2D">
          <w:rPr>
            <w:rFonts w:ascii="Times New Roman" w:eastAsia="Times New Roman" w:hAnsi="Times New Roman" w:cs="Times New Roman"/>
          </w:rPr>
          <w:delText>Reciban un cordial saludo, nos permitimos hacer entrega del Informe Final del Trabajo de grado N°</w:delText>
        </w:r>
        <w:r w:rsidRPr="009C09D9" w:rsidDel="004F5B2D">
          <w:rPr>
            <w:rFonts w:ascii="Times New Roman" w:eastAsia="Times New Roman" w:hAnsi="Times New Roman" w:cs="Times New Roman"/>
            <w:b/>
          </w:rPr>
          <w:delText>1826</w:delText>
        </w:r>
        <w:r w:rsidRPr="009C09D9" w:rsidDel="004F5B2D">
          <w:rPr>
            <w:rFonts w:ascii="Times New Roman" w:eastAsia="Times New Roman" w:hAnsi="Times New Roman" w:cs="Times New Roman"/>
          </w:rPr>
          <w:delText>, en pregrado en Ing. Electrónica titulado “</w:delText>
        </w:r>
        <w:r w:rsidRPr="009C09D9" w:rsidDel="004F5B2D">
          <w:rPr>
            <w:rFonts w:ascii="Times New Roman" w:eastAsia="Times New Roman" w:hAnsi="Times New Roman" w:cs="Times New Roman"/>
            <w:b/>
            <w:i/>
          </w:rPr>
          <w:delText>Generación de bloques en una red Blockchain</w:delText>
        </w:r>
        <w:r w:rsidRPr="009C09D9" w:rsidDel="004F5B2D">
          <w:rPr>
            <w:rFonts w:ascii="Times New Roman" w:eastAsia="Times New Roman" w:hAnsi="Times New Roman" w:cs="Times New Roman"/>
          </w:rPr>
          <w:delText xml:space="preserve">”, dirigido por los ingenieros Francisco Fernando Viveros y José Luis Uribe, para la correspondiente evaluación. </w:delText>
        </w:r>
      </w:del>
    </w:p>
    <w:p w14:paraId="4C7C90DE" w14:textId="775D5869" w:rsidR="00714E5C" w:rsidRPr="009C09D9" w:rsidDel="004F5B2D" w:rsidRDefault="00714E5C">
      <w:pPr>
        <w:spacing w:after="240" w:line="240" w:lineRule="auto"/>
        <w:jc w:val="center"/>
        <w:rPr>
          <w:del w:id="152" w:author="Maria Paola Fonseca Paez" w:date="2019-11-30T21:19:00Z"/>
          <w:rFonts w:ascii="Times New Roman" w:eastAsia="Times New Roman" w:hAnsi="Times New Roman" w:cs="Times New Roman"/>
        </w:rPr>
        <w:pPrChange w:id="153" w:author="Maria Paola Fonseca Paez" w:date="2019-11-30T21:52:00Z">
          <w:pPr>
            <w:spacing w:after="240" w:line="240" w:lineRule="auto"/>
            <w:jc w:val="both"/>
          </w:pPr>
        </w:pPrChange>
      </w:pPr>
    </w:p>
    <w:p w14:paraId="61CE6306" w14:textId="7FB22EBC" w:rsidR="00714E5C" w:rsidRPr="009C09D9" w:rsidDel="004F5B2D" w:rsidRDefault="00AB58E9">
      <w:pPr>
        <w:spacing w:line="240" w:lineRule="auto"/>
        <w:jc w:val="center"/>
        <w:rPr>
          <w:del w:id="154" w:author="Maria Paola Fonseca Paez" w:date="2019-11-30T21:19:00Z"/>
          <w:rFonts w:ascii="Times New Roman" w:eastAsia="Times New Roman" w:hAnsi="Times New Roman" w:cs="Times New Roman"/>
        </w:rPr>
        <w:pPrChange w:id="155" w:author="Maria Paola Fonseca Paez" w:date="2019-11-30T21:52:00Z">
          <w:pPr>
            <w:spacing w:line="240" w:lineRule="auto"/>
            <w:jc w:val="both"/>
          </w:pPr>
        </w:pPrChange>
      </w:pPr>
      <w:del w:id="156" w:author="Maria Paola Fonseca Paez" w:date="2019-11-30T21:19:00Z">
        <w:r w:rsidRPr="009C09D9" w:rsidDel="004F5B2D">
          <w:rPr>
            <w:rFonts w:ascii="Times New Roman" w:eastAsia="Times New Roman" w:hAnsi="Times New Roman" w:cs="Times New Roman"/>
          </w:rPr>
          <w:delText xml:space="preserve">Agradecemos su atención. </w:delText>
        </w:r>
      </w:del>
    </w:p>
    <w:p w14:paraId="45B9B6DE" w14:textId="71B7E0EC" w:rsidR="00714E5C" w:rsidRPr="009C09D9" w:rsidDel="004F5B2D" w:rsidRDefault="00714E5C">
      <w:pPr>
        <w:spacing w:line="240" w:lineRule="auto"/>
        <w:jc w:val="center"/>
        <w:rPr>
          <w:del w:id="157" w:author="Maria Paola Fonseca Paez" w:date="2019-11-30T21:19:00Z"/>
          <w:rFonts w:ascii="Times New Roman" w:eastAsia="Times New Roman" w:hAnsi="Times New Roman" w:cs="Times New Roman"/>
        </w:rPr>
        <w:pPrChange w:id="158" w:author="Maria Paola Fonseca Paez" w:date="2019-11-30T21:52:00Z">
          <w:pPr>
            <w:spacing w:line="240" w:lineRule="auto"/>
            <w:jc w:val="both"/>
          </w:pPr>
        </w:pPrChange>
      </w:pPr>
    </w:p>
    <w:p w14:paraId="00A94CC0" w14:textId="363CBD0A" w:rsidR="00714E5C" w:rsidRPr="009C09D9" w:rsidDel="004F5B2D" w:rsidRDefault="00714E5C">
      <w:pPr>
        <w:spacing w:line="240" w:lineRule="auto"/>
        <w:jc w:val="center"/>
        <w:rPr>
          <w:del w:id="159" w:author="Maria Paola Fonseca Paez" w:date="2019-11-30T21:19:00Z"/>
          <w:rFonts w:ascii="Times New Roman" w:eastAsia="Times New Roman" w:hAnsi="Times New Roman" w:cs="Times New Roman"/>
        </w:rPr>
        <w:pPrChange w:id="160" w:author="Maria Paola Fonseca Paez" w:date="2019-11-30T21:52:00Z">
          <w:pPr>
            <w:spacing w:line="240" w:lineRule="auto"/>
            <w:jc w:val="both"/>
          </w:pPr>
        </w:pPrChange>
      </w:pPr>
    </w:p>
    <w:p w14:paraId="79F21D04" w14:textId="7E85C77E" w:rsidR="00714E5C" w:rsidRPr="009C09D9" w:rsidDel="004F5B2D" w:rsidRDefault="00AB58E9">
      <w:pPr>
        <w:spacing w:line="240" w:lineRule="auto"/>
        <w:jc w:val="center"/>
        <w:rPr>
          <w:del w:id="161" w:author="Maria Paola Fonseca Paez" w:date="2019-11-30T21:19:00Z"/>
          <w:rFonts w:ascii="Times New Roman" w:eastAsia="Times New Roman" w:hAnsi="Times New Roman" w:cs="Times New Roman"/>
        </w:rPr>
        <w:pPrChange w:id="162" w:author="Maria Paola Fonseca Paez" w:date="2019-11-30T21:52:00Z">
          <w:pPr>
            <w:spacing w:line="240" w:lineRule="auto"/>
            <w:jc w:val="both"/>
          </w:pPr>
        </w:pPrChange>
      </w:pPr>
      <w:del w:id="163" w:author="Maria Paola Fonseca Paez" w:date="2019-11-30T21:19:00Z">
        <w:r w:rsidRPr="009C09D9" w:rsidDel="004F5B2D">
          <w:rPr>
            <w:rFonts w:ascii="Times New Roman" w:eastAsia="Times New Roman" w:hAnsi="Times New Roman" w:cs="Times New Roman"/>
          </w:rPr>
          <w:delText xml:space="preserve">Cordialmente, </w:delText>
        </w:r>
      </w:del>
    </w:p>
    <w:p w14:paraId="5850164B" w14:textId="4219277C" w:rsidR="00714E5C" w:rsidRPr="009C09D9" w:rsidDel="004F5B2D" w:rsidRDefault="00AB58E9">
      <w:pPr>
        <w:spacing w:line="240" w:lineRule="auto"/>
        <w:jc w:val="center"/>
        <w:rPr>
          <w:del w:id="164" w:author="Maria Paola Fonseca Paez" w:date="2019-11-30T21:19:00Z"/>
          <w:rFonts w:ascii="Times New Roman" w:eastAsia="Times New Roman" w:hAnsi="Times New Roman" w:cs="Times New Roman"/>
        </w:rPr>
        <w:pPrChange w:id="165" w:author="Maria Paola Fonseca Paez" w:date="2019-11-30T21:52:00Z">
          <w:pPr>
            <w:spacing w:line="240" w:lineRule="auto"/>
            <w:jc w:val="both"/>
          </w:pPr>
        </w:pPrChange>
      </w:pPr>
      <w:del w:id="166" w:author="Maria Paola Fonseca Paez" w:date="2019-11-30T21:19:00Z">
        <w:r w:rsidRPr="009C09D9" w:rsidDel="004F5B2D">
          <w:rPr>
            <w:rFonts w:ascii="Times New Roman" w:eastAsia="Times New Roman" w:hAnsi="Times New Roman" w:cs="Times New Roman"/>
          </w:rPr>
          <w:delText>Proponentes:</w:delText>
        </w:r>
      </w:del>
    </w:p>
    <w:p w14:paraId="13741995" w14:textId="5A0CA0A1" w:rsidR="00714E5C" w:rsidRPr="009C09D9" w:rsidDel="004F5B2D" w:rsidRDefault="00714E5C">
      <w:pPr>
        <w:spacing w:line="240" w:lineRule="auto"/>
        <w:jc w:val="center"/>
        <w:rPr>
          <w:del w:id="167" w:author="Maria Paola Fonseca Paez" w:date="2019-11-30T21:19:00Z"/>
          <w:rFonts w:ascii="Times New Roman" w:eastAsia="Times New Roman" w:hAnsi="Times New Roman" w:cs="Times New Roman"/>
        </w:rPr>
        <w:pPrChange w:id="168" w:author="Maria Paola Fonseca Paez" w:date="2019-11-30T21:52:00Z">
          <w:pPr>
            <w:spacing w:line="240" w:lineRule="auto"/>
            <w:jc w:val="both"/>
          </w:pPr>
        </w:pPrChange>
      </w:pPr>
    </w:p>
    <w:p w14:paraId="680636E7" w14:textId="1392C749" w:rsidR="00714E5C" w:rsidRPr="009C09D9" w:rsidDel="004F5B2D" w:rsidRDefault="00AB58E9">
      <w:pPr>
        <w:spacing w:line="240" w:lineRule="auto"/>
        <w:jc w:val="center"/>
        <w:rPr>
          <w:del w:id="169" w:author="Maria Paola Fonseca Paez" w:date="2019-11-30T21:19:00Z"/>
          <w:rFonts w:ascii="Times New Roman" w:eastAsia="Times New Roman" w:hAnsi="Times New Roman" w:cs="Times New Roman"/>
          <w:b/>
        </w:rPr>
        <w:pPrChange w:id="170" w:author="Maria Paola Fonseca Paez" w:date="2019-11-30T21:52:00Z">
          <w:pPr>
            <w:spacing w:line="240" w:lineRule="auto"/>
            <w:jc w:val="both"/>
          </w:pPr>
        </w:pPrChange>
      </w:pPr>
      <w:del w:id="171" w:author="Maria Paola Fonseca Paez" w:date="2019-11-30T21:19:00Z">
        <w:r w:rsidRPr="009C09D9" w:rsidDel="004F5B2D">
          <w:rPr>
            <w:rFonts w:ascii="Times New Roman" w:eastAsia="Times New Roman" w:hAnsi="Times New Roman" w:cs="Times New Roman"/>
            <w:b/>
          </w:rPr>
          <w:delText xml:space="preserve">ADRIANA ANDREA AGUIRRE </w:delText>
        </w:r>
      </w:del>
    </w:p>
    <w:p w14:paraId="51752A96" w14:textId="2B46A5BD" w:rsidR="00714E5C" w:rsidRPr="009C09D9" w:rsidDel="004F5B2D" w:rsidRDefault="00AB58E9">
      <w:pPr>
        <w:spacing w:line="240" w:lineRule="auto"/>
        <w:jc w:val="center"/>
        <w:rPr>
          <w:del w:id="172" w:author="Maria Paola Fonseca Paez" w:date="2019-11-30T21:19:00Z"/>
          <w:rFonts w:ascii="Times New Roman" w:eastAsia="Times New Roman" w:hAnsi="Times New Roman" w:cs="Times New Roman"/>
        </w:rPr>
        <w:pPrChange w:id="173" w:author="Maria Paola Fonseca Paez" w:date="2019-11-30T21:52:00Z">
          <w:pPr>
            <w:spacing w:line="240" w:lineRule="auto"/>
            <w:jc w:val="both"/>
          </w:pPr>
        </w:pPrChange>
      </w:pPr>
      <w:del w:id="174" w:author="Maria Paola Fonseca Paez" w:date="2019-11-30T21:19:00Z">
        <w:r w:rsidRPr="009C09D9" w:rsidDel="004F5B2D">
          <w:rPr>
            <w:rFonts w:ascii="Times New Roman" w:eastAsia="Times New Roman" w:hAnsi="Times New Roman" w:cs="Times New Roman"/>
          </w:rPr>
          <w:delText xml:space="preserve">Estudiante de Ingeniería Electrónica </w:delText>
        </w:r>
      </w:del>
    </w:p>
    <w:p w14:paraId="16EFA133" w14:textId="50510D51" w:rsidR="00714E5C" w:rsidRPr="009C09D9" w:rsidDel="004F5B2D" w:rsidRDefault="00714E5C">
      <w:pPr>
        <w:spacing w:line="240" w:lineRule="auto"/>
        <w:jc w:val="center"/>
        <w:rPr>
          <w:del w:id="175" w:author="Maria Paola Fonseca Paez" w:date="2019-11-30T21:19:00Z"/>
          <w:rFonts w:ascii="Times New Roman" w:eastAsia="Times New Roman" w:hAnsi="Times New Roman" w:cs="Times New Roman"/>
        </w:rPr>
        <w:pPrChange w:id="176" w:author="Maria Paola Fonseca Paez" w:date="2019-11-30T21:52:00Z">
          <w:pPr>
            <w:spacing w:line="240" w:lineRule="auto"/>
            <w:jc w:val="both"/>
          </w:pPr>
        </w:pPrChange>
      </w:pPr>
    </w:p>
    <w:p w14:paraId="0207D9CD" w14:textId="5078B09B" w:rsidR="00714E5C" w:rsidRPr="009C09D9" w:rsidDel="004F5B2D" w:rsidRDefault="00714E5C">
      <w:pPr>
        <w:spacing w:line="240" w:lineRule="auto"/>
        <w:jc w:val="center"/>
        <w:rPr>
          <w:del w:id="177" w:author="Maria Paola Fonseca Paez" w:date="2019-11-30T21:19:00Z"/>
          <w:rFonts w:ascii="Times New Roman" w:eastAsia="Times New Roman" w:hAnsi="Times New Roman" w:cs="Times New Roman"/>
        </w:rPr>
        <w:pPrChange w:id="178" w:author="Maria Paola Fonseca Paez" w:date="2019-11-30T21:52:00Z">
          <w:pPr>
            <w:spacing w:line="240" w:lineRule="auto"/>
            <w:jc w:val="both"/>
          </w:pPr>
        </w:pPrChange>
      </w:pPr>
    </w:p>
    <w:p w14:paraId="023B50C3" w14:textId="6E223195" w:rsidR="00714E5C" w:rsidRPr="009C09D9" w:rsidDel="004F5B2D" w:rsidRDefault="00AB58E9">
      <w:pPr>
        <w:spacing w:line="240" w:lineRule="auto"/>
        <w:jc w:val="center"/>
        <w:rPr>
          <w:del w:id="179" w:author="Maria Paola Fonseca Paez" w:date="2019-11-30T21:19:00Z"/>
          <w:rFonts w:ascii="Times New Roman" w:eastAsia="Times New Roman" w:hAnsi="Times New Roman" w:cs="Times New Roman"/>
          <w:b/>
        </w:rPr>
        <w:pPrChange w:id="180" w:author="Maria Paola Fonseca Paez" w:date="2019-11-30T21:52:00Z">
          <w:pPr>
            <w:spacing w:line="240" w:lineRule="auto"/>
            <w:jc w:val="both"/>
          </w:pPr>
        </w:pPrChange>
      </w:pPr>
      <w:del w:id="181" w:author="Maria Paola Fonseca Paez" w:date="2019-11-30T21:19:00Z">
        <w:r w:rsidRPr="009C09D9" w:rsidDel="004F5B2D">
          <w:rPr>
            <w:rFonts w:ascii="Times New Roman" w:eastAsia="Times New Roman" w:hAnsi="Times New Roman" w:cs="Times New Roman"/>
            <w:b/>
          </w:rPr>
          <w:delText xml:space="preserve">SILVANA LÓPEZ CUÉLLAR </w:delText>
        </w:r>
      </w:del>
    </w:p>
    <w:p w14:paraId="389600AA" w14:textId="78A0CBE6" w:rsidR="00714E5C" w:rsidRPr="009C09D9" w:rsidDel="004F5B2D" w:rsidRDefault="00AB58E9">
      <w:pPr>
        <w:spacing w:line="240" w:lineRule="auto"/>
        <w:jc w:val="center"/>
        <w:rPr>
          <w:del w:id="182" w:author="Maria Paola Fonseca Paez" w:date="2019-11-30T21:19:00Z"/>
          <w:rFonts w:ascii="Times New Roman" w:eastAsia="Times New Roman" w:hAnsi="Times New Roman" w:cs="Times New Roman"/>
        </w:rPr>
        <w:pPrChange w:id="183" w:author="Maria Paola Fonseca Paez" w:date="2019-11-30T21:52:00Z">
          <w:pPr>
            <w:spacing w:line="240" w:lineRule="auto"/>
            <w:jc w:val="both"/>
          </w:pPr>
        </w:pPrChange>
      </w:pPr>
      <w:del w:id="184" w:author="Maria Paola Fonseca Paez" w:date="2019-11-30T21:19:00Z">
        <w:r w:rsidRPr="009C09D9" w:rsidDel="004F5B2D">
          <w:rPr>
            <w:rFonts w:ascii="Times New Roman" w:eastAsia="Times New Roman" w:hAnsi="Times New Roman" w:cs="Times New Roman"/>
          </w:rPr>
          <w:delText xml:space="preserve">Estudiante de Ingeniería Electrónica </w:delText>
        </w:r>
      </w:del>
    </w:p>
    <w:p w14:paraId="6DA45098" w14:textId="4BBB3A94" w:rsidR="00714E5C" w:rsidRPr="009C09D9" w:rsidDel="004F5B2D" w:rsidRDefault="00714E5C">
      <w:pPr>
        <w:spacing w:line="240" w:lineRule="auto"/>
        <w:jc w:val="center"/>
        <w:rPr>
          <w:del w:id="185" w:author="Maria Paola Fonseca Paez" w:date="2019-11-30T21:19:00Z"/>
          <w:rFonts w:ascii="Times New Roman" w:eastAsia="Times New Roman" w:hAnsi="Times New Roman" w:cs="Times New Roman"/>
        </w:rPr>
        <w:pPrChange w:id="186" w:author="Maria Paola Fonseca Paez" w:date="2019-11-30T21:52:00Z">
          <w:pPr>
            <w:spacing w:line="240" w:lineRule="auto"/>
            <w:jc w:val="both"/>
          </w:pPr>
        </w:pPrChange>
      </w:pPr>
    </w:p>
    <w:p w14:paraId="53B4BD6C" w14:textId="68C31BB3" w:rsidR="00714E5C" w:rsidRPr="009C09D9" w:rsidDel="004F5B2D" w:rsidRDefault="00714E5C">
      <w:pPr>
        <w:spacing w:line="240" w:lineRule="auto"/>
        <w:jc w:val="center"/>
        <w:rPr>
          <w:del w:id="187" w:author="Maria Paola Fonseca Paez" w:date="2019-11-30T21:19:00Z"/>
          <w:rFonts w:ascii="Times New Roman" w:eastAsia="Times New Roman" w:hAnsi="Times New Roman" w:cs="Times New Roman"/>
        </w:rPr>
        <w:pPrChange w:id="188" w:author="Maria Paola Fonseca Paez" w:date="2019-11-30T21:52:00Z">
          <w:pPr>
            <w:spacing w:line="240" w:lineRule="auto"/>
            <w:jc w:val="both"/>
          </w:pPr>
        </w:pPrChange>
      </w:pPr>
    </w:p>
    <w:p w14:paraId="57D3A8C8" w14:textId="5243AB83" w:rsidR="00714E5C" w:rsidRPr="009C09D9" w:rsidDel="004F5B2D" w:rsidRDefault="00AB58E9">
      <w:pPr>
        <w:spacing w:line="240" w:lineRule="auto"/>
        <w:jc w:val="center"/>
        <w:rPr>
          <w:del w:id="189" w:author="Maria Paola Fonseca Paez" w:date="2019-11-30T21:19:00Z"/>
          <w:rFonts w:ascii="Times New Roman" w:eastAsia="Times New Roman" w:hAnsi="Times New Roman" w:cs="Times New Roman"/>
          <w:b/>
        </w:rPr>
        <w:pPrChange w:id="190" w:author="Maria Paola Fonseca Paez" w:date="2019-11-30T21:52:00Z">
          <w:pPr>
            <w:spacing w:line="240" w:lineRule="auto"/>
            <w:jc w:val="both"/>
          </w:pPr>
        </w:pPrChange>
      </w:pPr>
      <w:del w:id="191" w:author="Maria Paola Fonseca Paez" w:date="2019-11-30T21:19:00Z">
        <w:r w:rsidRPr="009C09D9" w:rsidDel="004F5B2D">
          <w:rPr>
            <w:rFonts w:ascii="Times New Roman" w:eastAsia="Times New Roman" w:hAnsi="Times New Roman" w:cs="Times New Roman"/>
            <w:b/>
          </w:rPr>
          <w:delText xml:space="preserve">MARÍA PAOLA FONSECA </w:delText>
        </w:r>
      </w:del>
    </w:p>
    <w:p w14:paraId="6DFEE49C" w14:textId="69612192" w:rsidR="00714E5C" w:rsidRPr="009C09D9" w:rsidDel="004F5B2D" w:rsidRDefault="00AB58E9">
      <w:pPr>
        <w:spacing w:line="240" w:lineRule="auto"/>
        <w:jc w:val="center"/>
        <w:rPr>
          <w:del w:id="192" w:author="Maria Paola Fonseca Paez" w:date="2019-11-30T21:19:00Z"/>
          <w:rFonts w:ascii="Times New Roman" w:eastAsia="Times New Roman" w:hAnsi="Times New Roman" w:cs="Times New Roman"/>
        </w:rPr>
        <w:pPrChange w:id="193" w:author="Maria Paola Fonseca Paez" w:date="2019-11-30T21:52:00Z">
          <w:pPr>
            <w:spacing w:line="240" w:lineRule="auto"/>
            <w:jc w:val="both"/>
          </w:pPr>
        </w:pPrChange>
      </w:pPr>
      <w:del w:id="194" w:author="Maria Paola Fonseca Paez" w:date="2019-11-30T21:19:00Z">
        <w:r w:rsidRPr="009C09D9" w:rsidDel="004F5B2D">
          <w:rPr>
            <w:rFonts w:ascii="Times New Roman" w:eastAsia="Times New Roman" w:hAnsi="Times New Roman" w:cs="Times New Roman"/>
          </w:rPr>
          <w:delText xml:space="preserve">Estudiante de Ingeniería Electrónica </w:delText>
        </w:r>
      </w:del>
    </w:p>
    <w:p w14:paraId="66951A59" w14:textId="4E51CEE1" w:rsidR="00714E5C" w:rsidRPr="009C09D9" w:rsidDel="004F5B2D" w:rsidRDefault="00714E5C">
      <w:pPr>
        <w:spacing w:line="240" w:lineRule="auto"/>
        <w:jc w:val="center"/>
        <w:rPr>
          <w:del w:id="195" w:author="Maria Paola Fonseca Paez" w:date="2019-11-30T21:19:00Z"/>
          <w:rFonts w:ascii="Times New Roman" w:eastAsia="Times New Roman" w:hAnsi="Times New Roman" w:cs="Times New Roman"/>
        </w:rPr>
        <w:pPrChange w:id="196" w:author="Maria Paola Fonseca Paez" w:date="2019-11-30T21:52:00Z">
          <w:pPr>
            <w:spacing w:line="240" w:lineRule="auto"/>
            <w:jc w:val="both"/>
          </w:pPr>
        </w:pPrChange>
      </w:pPr>
    </w:p>
    <w:p w14:paraId="0120B4E8" w14:textId="337A7CB5" w:rsidR="00714E5C" w:rsidRPr="009C09D9" w:rsidDel="004F5B2D" w:rsidRDefault="00714E5C">
      <w:pPr>
        <w:spacing w:line="240" w:lineRule="auto"/>
        <w:jc w:val="center"/>
        <w:rPr>
          <w:del w:id="197" w:author="Maria Paola Fonseca Paez" w:date="2019-11-30T21:19:00Z"/>
          <w:rFonts w:ascii="Times New Roman" w:eastAsia="Times New Roman" w:hAnsi="Times New Roman" w:cs="Times New Roman"/>
        </w:rPr>
        <w:pPrChange w:id="198" w:author="Maria Paola Fonseca Paez" w:date="2019-11-30T21:52:00Z">
          <w:pPr>
            <w:spacing w:line="240" w:lineRule="auto"/>
            <w:jc w:val="both"/>
          </w:pPr>
        </w:pPrChange>
      </w:pPr>
    </w:p>
    <w:p w14:paraId="5EC8E353" w14:textId="69893ABE" w:rsidR="00714E5C" w:rsidRPr="009C09D9" w:rsidDel="004F5B2D" w:rsidRDefault="00AB58E9">
      <w:pPr>
        <w:spacing w:line="240" w:lineRule="auto"/>
        <w:jc w:val="center"/>
        <w:rPr>
          <w:del w:id="199" w:author="Maria Paola Fonseca Paez" w:date="2019-11-30T21:19:00Z"/>
          <w:rFonts w:ascii="Times New Roman" w:eastAsia="Times New Roman" w:hAnsi="Times New Roman" w:cs="Times New Roman"/>
        </w:rPr>
        <w:pPrChange w:id="200" w:author="Maria Paola Fonseca Paez" w:date="2019-11-30T21:52:00Z">
          <w:pPr>
            <w:spacing w:line="240" w:lineRule="auto"/>
            <w:jc w:val="both"/>
          </w:pPr>
        </w:pPrChange>
      </w:pPr>
      <w:del w:id="201" w:author="Maria Paola Fonseca Paez" w:date="2019-11-30T21:19:00Z">
        <w:r w:rsidRPr="009C09D9" w:rsidDel="004F5B2D">
          <w:rPr>
            <w:rFonts w:ascii="Times New Roman" w:eastAsia="Times New Roman" w:hAnsi="Times New Roman" w:cs="Times New Roman"/>
          </w:rPr>
          <w:delText xml:space="preserve">CC. al director: Ing. Francisco Viveros. </w:delText>
        </w:r>
      </w:del>
    </w:p>
    <w:p w14:paraId="5BC5C616" w14:textId="509F8874" w:rsidR="00714E5C" w:rsidRPr="009C09D9" w:rsidDel="004F5B2D" w:rsidRDefault="00714E5C">
      <w:pPr>
        <w:spacing w:line="240" w:lineRule="auto"/>
        <w:ind w:left="720"/>
        <w:jc w:val="center"/>
        <w:rPr>
          <w:del w:id="202" w:author="Maria Paola Fonseca Paez" w:date="2019-11-30T21:19:00Z"/>
          <w:rFonts w:ascii="Times New Roman" w:eastAsia="Times New Roman" w:hAnsi="Times New Roman" w:cs="Times New Roman"/>
        </w:rPr>
        <w:pPrChange w:id="203" w:author="Maria Paola Fonseca Paez" w:date="2019-11-30T21:52:00Z">
          <w:pPr>
            <w:spacing w:line="240" w:lineRule="auto"/>
            <w:ind w:left="720"/>
            <w:jc w:val="both"/>
          </w:pPr>
        </w:pPrChange>
      </w:pPr>
    </w:p>
    <w:p w14:paraId="4D4D249D" w14:textId="1342A688" w:rsidR="00714E5C" w:rsidRPr="009C09D9" w:rsidDel="004F5B2D" w:rsidRDefault="00714E5C">
      <w:pPr>
        <w:spacing w:line="240" w:lineRule="auto"/>
        <w:jc w:val="center"/>
        <w:rPr>
          <w:del w:id="204" w:author="Maria Paola Fonseca Paez" w:date="2019-11-30T21:19:00Z"/>
          <w:rFonts w:ascii="Times New Roman" w:eastAsia="Times New Roman" w:hAnsi="Times New Roman" w:cs="Times New Roman"/>
        </w:rPr>
        <w:pPrChange w:id="205" w:author="Maria Paola Fonseca Paez" w:date="2019-11-30T21:52:00Z">
          <w:pPr>
            <w:spacing w:line="240" w:lineRule="auto"/>
            <w:jc w:val="both"/>
          </w:pPr>
        </w:pPrChange>
      </w:pPr>
    </w:p>
    <w:p w14:paraId="23828715" w14:textId="0CD6AC3C" w:rsidR="00714E5C" w:rsidRPr="009C09D9" w:rsidDel="004F5B2D" w:rsidRDefault="00AB58E9">
      <w:pPr>
        <w:spacing w:line="240" w:lineRule="auto"/>
        <w:jc w:val="center"/>
        <w:rPr>
          <w:del w:id="206" w:author="Maria Paola Fonseca Paez" w:date="2019-11-30T21:19:00Z"/>
          <w:rFonts w:ascii="Times New Roman" w:eastAsia="Times New Roman" w:hAnsi="Times New Roman" w:cs="Times New Roman"/>
        </w:rPr>
        <w:pPrChange w:id="207" w:author="Maria Paola Fonseca Paez" w:date="2019-11-30T21:52:00Z">
          <w:pPr>
            <w:spacing w:line="240" w:lineRule="auto"/>
            <w:jc w:val="both"/>
          </w:pPr>
        </w:pPrChange>
      </w:pPr>
      <w:del w:id="208" w:author="Maria Paola Fonseca Paez" w:date="2019-11-30T21:19:00Z">
        <w:r w:rsidRPr="009C09D9" w:rsidDel="004F5B2D">
          <w:rPr>
            <w:rFonts w:ascii="Times New Roman" w:eastAsia="Times New Roman" w:hAnsi="Times New Roman" w:cs="Times New Roman"/>
          </w:rPr>
          <w:delText>CC. al director: José Luis Uribe</w:delText>
        </w:r>
      </w:del>
    </w:p>
    <w:p w14:paraId="6185079E" w14:textId="4A207B4C" w:rsidR="00714E5C" w:rsidRPr="009C09D9" w:rsidDel="000A2038" w:rsidRDefault="00714E5C">
      <w:pPr>
        <w:spacing w:line="240" w:lineRule="auto"/>
        <w:jc w:val="center"/>
        <w:rPr>
          <w:del w:id="209" w:author="Maria Paola Fonseca Paez" w:date="2019-11-30T22:16:00Z"/>
          <w:rFonts w:ascii="Times New Roman" w:eastAsia="Times New Roman" w:hAnsi="Times New Roman" w:cs="Times New Roman"/>
        </w:rPr>
        <w:pPrChange w:id="210" w:author="Maria Paola Fonseca Paez" w:date="2019-11-30T21:52:00Z">
          <w:pPr>
            <w:spacing w:line="240" w:lineRule="auto"/>
            <w:jc w:val="both"/>
          </w:pPr>
        </w:pPrChange>
      </w:pPr>
    </w:p>
    <w:p w14:paraId="6FB10011" w14:textId="5B26DE6F" w:rsidR="00B8587B" w:rsidRDefault="0063151A" w:rsidP="00D732B4">
      <w:pPr>
        <w:pStyle w:val="Ttulo1"/>
        <w:numPr>
          <w:ilvl w:val="0"/>
          <w:numId w:val="0"/>
        </w:numPr>
        <w:ind w:left="432" w:hanging="432"/>
        <w:jc w:val="center"/>
        <w:rPr>
          <w:ins w:id="211" w:author="Maria Paola Fonseca Paez" w:date="2019-11-30T22:16:00Z"/>
          <w:rFonts w:ascii="Times New Roman" w:eastAsia="Times New Roman" w:hAnsi="Times New Roman" w:cs="Times New Roman"/>
          <w:b/>
          <w:szCs w:val="32"/>
        </w:rPr>
      </w:pPr>
      <w:bookmarkStart w:id="212" w:name="_ÍNDICE"/>
      <w:bookmarkStart w:id="213" w:name="_Toc26018727"/>
      <w:bookmarkStart w:id="214" w:name="_Toc26019867"/>
      <w:bookmarkStart w:id="215" w:name="_Toc26019898"/>
      <w:bookmarkStart w:id="216" w:name="_Toc26029267"/>
      <w:bookmarkEnd w:id="212"/>
      <w:ins w:id="217" w:author="Maria Paola Fonseca Paez" w:date="2019-11-30T21:54:00Z">
        <w:r>
          <w:rPr>
            <w:noProof/>
          </w:rPr>
          <w:drawing>
            <wp:inline distT="0" distB="0" distL="0" distR="0" wp14:anchorId="64474C88" wp14:editId="25CD9AEA">
              <wp:extent cx="2211572" cy="2211572"/>
              <wp:effectExtent l="0" t="0" r="0" b="0"/>
              <wp:docPr id="29" name="Picture 29" descr="Resultado de imagen para javeriana bogota escud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javeriana bogota escudo&quot;"/>
                      <pic:cNvPicPr>
                        <a:picLocks noChangeAspect="1" noChangeArrowheads="1"/>
                      </pic:cNvPicPr>
                    </pic:nvPicPr>
                    <pic:blipFill>
                      <a:blip r:embed="rId11">
                        <a:biLevel thresh="75000"/>
                        <a:extLst>
                          <a:ext uri="{28A0092B-C50C-407E-A947-70E740481C1C}">
                            <a14:useLocalDpi xmlns:a14="http://schemas.microsoft.com/office/drawing/2010/main" val="0"/>
                          </a:ext>
                        </a:extLst>
                      </a:blip>
                      <a:srcRect/>
                      <a:stretch>
                        <a:fillRect/>
                      </a:stretch>
                    </pic:blipFill>
                    <pic:spPr bwMode="auto">
                      <a:xfrm>
                        <a:off x="0" y="0"/>
                        <a:ext cx="2217570" cy="2217570"/>
                      </a:xfrm>
                      <a:prstGeom prst="rect">
                        <a:avLst/>
                      </a:prstGeom>
                      <a:noFill/>
                      <a:ln>
                        <a:noFill/>
                      </a:ln>
                    </pic:spPr>
                  </pic:pic>
                </a:graphicData>
              </a:graphic>
            </wp:inline>
          </w:drawing>
        </w:r>
      </w:ins>
    </w:p>
    <w:p w14:paraId="7D3041A1" w14:textId="77777777" w:rsidR="000A2038" w:rsidRPr="000A2038" w:rsidRDefault="000A2038">
      <w:pPr>
        <w:rPr>
          <w:ins w:id="218" w:author="Maria Paola Fonseca Paez" w:date="2019-11-30T21:57:00Z"/>
          <w:rPrChange w:id="219" w:author="Maria Paola Fonseca Paez" w:date="2019-11-30T22:16:00Z">
            <w:rPr>
              <w:ins w:id="220" w:author="Maria Paola Fonseca Paez" w:date="2019-11-30T21:57:00Z"/>
              <w:rFonts w:ascii="Times New Roman" w:hAnsi="Times New Roman" w:cs="Times New Roman"/>
              <w:b/>
              <w:sz w:val="40"/>
              <w:szCs w:val="40"/>
            </w:rPr>
          </w:rPrChange>
        </w:rPr>
        <w:pPrChange w:id="221" w:author="Maria Paola Fonseca Paez" w:date="2019-11-30T22:16:00Z">
          <w:pPr>
            <w:jc w:val="center"/>
          </w:pPr>
        </w:pPrChange>
      </w:pPr>
    </w:p>
    <w:p w14:paraId="3C224900" w14:textId="637EF4CB" w:rsidR="00B8587B" w:rsidRPr="00D732B4" w:rsidRDefault="00B8587B">
      <w:pPr>
        <w:pStyle w:val="Style2"/>
        <w:rPr>
          <w:ins w:id="222" w:author="Maria Paola Fonseca Paez" w:date="2019-11-30T21:56:00Z"/>
          <w:b w:val="0"/>
          <w:rPrChange w:id="223" w:author="Maria Paola Fonseca Paez" w:date="2019-11-30T22:14:00Z">
            <w:rPr>
              <w:ins w:id="224" w:author="Maria Paola Fonseca Paez" w:date="2019-11-30T21:56:00Z"/>
              <w:rFonts w:ascii="Times New Roman" w:hAnsi="Times New Roman" w:cs="Times New Roman"/>
              <w:b/>
              <w:sz w:val="40"/>
              <w:szCs w:val="40"/>
            </w:rPr>
          </w:rPrChange>
        </w:rPr>
        <w:pPrChange w:id="225" w:author="Maria Paola Fonseca Paez" w:date="2019-11-30T22:35:00Z">
          <w:pPr>
            <w:pStyle w:val="Sinespaciado"/>
          </w:pPr>
        </w:pPrChange>
      </w:pPr>
      <w:ins w:id="226" w:author="Maria Paola Fonseca Paez" w:date="2019-11-30T21:57:00Z">
        <w:r w:rsidRPr="00D732B4">
          <w:rPr>
            <w:rPrChange w:id="227" w:author="Maria Paola Fonseca Paez" w:date="2019-11-30T22:07:00Z">
              <w:rPr>
                <w:i/>
                <w:sz w:val="40"/>
              </w:rPr>
            </w:rPrChange>
          </w:rPr>
          <w:t>Generación de bloques en una red blockchain</w:t>
        </w:r>
      </w:ins>
    </w:p>
    <w:p w14:paraId="17678400" w14:textId="77777777" w:rsidR="003E159B" w:rsidRDefault="003E159B" w:rsidP="00D732B4">
      <w:pPr>
        <w:pStyle w:val="Sinespaciado"/>
        <w:jc w:val="center"/>
        <w:rPr>
          <w:ins w:id="228" w:author="Maria Paola Fonseca Paez" w:date="2019-11-30T22:33:00Z"/>
          <w:rFonts w:ascii="Times New Roman" w:eastAsia="Batang" w:hAnsi="Times New Roman" w:cs="Times New Roman"/>
          <w:i/>
          <w:sz w:val="40"/>
          <w:szCs w:val="40"/>
        </w:rPr>
      </w:pPr>
    </w:p>
    <w:p w14:paraId="51B6741E" w14:textId="7CA314F2" w:rsidR="00B8587B" w:rsidRDefault="00B8587B" w:rsidP="00D732B4">
      <w:pPr>
        <w:pStyle w:val="Sinespaciado"/>
        <w:jc w:val="center"/>
        <w:rPr>
          <w:ins w:id="229" w:author="Maria Paola Fonseca Paez" w:date="2019-11-30T22:20:00Z"/>
          <w:rFonts w:ascii="Times New Roman" w:eastAsia="Batang" w:hAnsi="Times New Roman" w:cs="Times New Roman"/>
          <w:i/>
          <w:sz w:val="40"/>
          <w:szCs w:val="40"/>
        </w:rPr>
      </w:pPr>
      <w:ins w:id="230" w:author="Maria Paola Fonseca Paez" w:date="2019-11-30T21:58:00Z">
        <w:r w:rsidRPr="00D732B4">
          <w:rPr>
            <w:rFonts w:ascii="Times New Roman" w:eastAsia="Batang" w:hAnsi="Times New Roman" w:cs="Times New Roman"/>
            <w:i/>
            <w:sz w:val="40"/>
            <w:szCs w:val="40"/>
            <w:rPrChange w:id="231" w:author="Maria Paola Fonseca Paez" w:date="2019-11-30T22:13:00Z">
              <w:rPr>
                <w:rFonts w:ascii="Times New Roman" w:hAnsi="Times New Roman" w:cs="Times New Roman"/>
                <w:i/>
                <w:sz w:val="40"/>
                <w:szCs w:val="40"/>
              </w:rPr>
            </w:rPrChange>
          </w:rPr>
          <w:t>TG 1826</w:t>
        </w:r>
      </w:ins>
    </w:p>
    <w:p w14:paraId="08429036" w14:textId="77777777" w:rsidR="003E159B" w:rsidRPr="00D732B4" w:rsidRDefault="003E159B">
      <w:pPr>
        <w:pStyle w:val="Sinespaciado"/>
        <w:jc w:val="center"/>
        <w:rPr>
          <w:ins w:id="232" w:author="Maria Paola Fonseca Paez" w:date="2019-11-30T21:56:00Z"/>
          <w:rFonts w:ascii="Times New Roman" w:eastAsia="Batang" w:hAnsi="Times New Roman" w:cs="Times New Roman"/>
          <w:i/>
          <w:sz w:val="40"/>
          <w:szCs w:val="40"/>
          <w:rPrChange w:id="233" w:author="Maria Paola Fonseca Paez" w:date="2019-11-30T22:14:00Z">
            <w:rPr>
              <w:ins w:id="234" w:author="Maria Paola Fonseca Paez" w:date="2019-11-30T21:56:00Z"/>
              <w:rFonts w:ascii="Times New Roman" w:hAnsi="Times New Roman" w:cs="Times New Roman"/>
              <w:b/>
              <w:sz w:val="40"/>
              <w:szCs w:val="40"/>
            </w:rPr>
          </w:rPrChange>
        </w:rPr>
        <w:pPrChange w:id="235" w:author="Maria Paola Fonseca Paez" w:date="2019-11-30T22:14:00Z">
          <w:pPr>
            <w:pStyle w:val="Sinespaciado"/>
          </w:pPr>
        </w:pPrChange>
      </w:pPr>
    </w:p>
    <w:p w14:paraId="6845712A" w14:textId="5EC930F9" w:rsidR="000A2038" w:rsidRPr="004A3CBA" w:rsidRDefault="000A2038" w:rsidP="000A2038">
      <w:pPr>
        <w:pStyle w:val="Sinespaciado"/>
        <w:jc w:val="center"/>
        <w:rPr>
          <w:ins w:id="236" w:author="Maria Paola Fonseca Paez" w:date="2019-11-30T22:20:00Z"/>
          <w:rFonts w:ascii="Kunstler Script" w:hAnsi="Kunstler Script" w:cs="Times New Roman"/>
          <w:i/>
          <w:sz w:val="56"/>
          <w:szCs w:val="40"/>
        </w:rPr>
      </w:pPr>
      <w:ins w:id="237" w:author="Maria Paola Fonseca Paez" w:date="2019-11-30T22:20:00Z">
        <w:r>
          <w:rPr>
            <w:rFonts w:ascii="Kunstler Script" w:hAnsi="Kunstler Script" w:cs="Times New Roman"/>
            <w:i/>
            <w:sz w:val="56"/>
            <w:szCs w:val="40"/>
          </w:rPr>
          <w:t>~~~~~~~~</w:t>
        </w:r>
      </w:ins>
      <w:ins w:id="238" w:author="Maria Paola Fonseca Paez" w:date="2019-11-30T22:21:00Z">
        <w:r>
          <w:rPr>
            <w:rFonts w:ascii="Kunstler Script" w:hAnsi="Kunstler Script" w:cs="Times New Roman"/>
            <w:i/>
            <w:sz w:val="56"/>
            <w:szCs w:val="40"/>
          </w:rPr>
          <w:t>~~</w:t>
        </w:r>
      </w:ins>
      <w:ins w:id="239" w:author="Maria Paola Fonseca Paez" w:date="2019-11-30T22:20:00Z">
        <w:r>
          <w:rPr>
            <w:rFonts w:ascii="Kunstler Script" w:hAnsi="Kunstler Script" w:cs="Times New Roman"/>
            <w:i/>
            <w:sz w:val="56"/>
            <w:szCs w:val="40"/>
          </w:rPr>
          <w:t>~~~~~</w:t>
        </w:r>
      </w:ins>
    </w:p>
    <w:p w14:paraId="2EC7357D" w14:textId="20EA89C8" w:rsidR="00B8587B" w:rsidRPr="000A2038" w:rsidRDefault="00B8587B" w:rsidP="00B8587B">
      <w:pPr>
        <w:pStyle w:val="Sinespaciado"/>
        <w:jc w:val="center"/>
        <w:rPr>
          <w:ins w:id="240" w:author="Maria Paola Fonseca Paez" w:date="2019-11-30T21:58:00Z"/>
          <w:rFonts w:ascii="Times New Roman" w:hAnsi="Times New Roman" w:cs="Times New Roman"/>
          <w:i/>
          <w:sz w:val="28"/>
          <w:szCs w:val="40"/>
          <w:rPrChange w:id="241" w:author="Maria Paola Fonseca Paez" w:date="2019-11-30T22:16:00Z">
            <w:rPr>
              <w:ins w:id="242" w:author="Maria Paola Fonseca Paez" w:date="2019-11-30T21:58:00Z"/>
              <w:rFonts w:ascii="Times New Roman" w:hAnsi="Times New Roman" w:cs="Times New Roman"/>
              <w:b/>
              <w:sz w:val="40"/>
              <w:szCs w:val="40"/>
            </w:rPr>
          </w:rPrChange>
        </w:rPr>
      </w:pPr>
      <w:ins w:id="243" w:author="Maria Paola Fonseca Paez" w:date="2019-11-30T21:58:00Z">
        <w:r w:rsidRPr="000A2038">
          <w:rPr>
            <w:rFonts w:ascii="Times New Roman" w:hAnsi="Times New Roman" w:cs="Times New Roman"/>
            <w:i/>
            <w:sz w:val="28"/>
            <w:szCs w:val="40"/>
            <w:rPrChange w:id="244" w:author="Maria Paola Fonseca Paez" w:date="2019-11-30T22:16:00Z">
              <w:rPr>
                <w:rFonts w:ascii="Times New Roman" w:hAnsi="Times New Roman" w:cs="Times New Roman"/>
                <w:b/>
                <w:sz w:val="40"/>
                <w:szCs w:val="40"/>
              </w:rPr>
            </w:rPrChange>
          </w:rPr>
          <w:t>Autoras:</w:t>
        </w:r>
      </w:ins>
    </w:p>
    <w:p w14:paraId="408E0C50" w14:textId="247B317B" w:rsidR="00B8587B" w:rsidRPr="000A2038" w:rsidRDefault="00B8587B" w:rsidP="00B8587B">
      <w:pPr>
        <w:pStyle w:val="Sinespaciado"/>
        <w:jc w:val="center"/>
        <w:rPr>
          <w:ins w:id="245" w:author="Maria Paola Fonseca Paez" w:date="2019-11-30T21:59:00Z"/>
          <w:rFonts w:ascii="Times New Roman" w:hAnsi="Times New Roman" w:cs="Times New Roman"/>
          <w:i/>
          <w:sz w:val="28"/>
          <w:szCs w:val="40"/>
          <w:rPrChange w:id="246" w:author="Maria Paola Fonseca Paez" w:date="2019-11-30T22:16:00Z">
            <w:rPr>
              <w:ins w:id="247" w:author="Maria Paola Fonseca Paez" w:date="2019-11-30T21:59:00Z"/>
              <w:rFonts w:ascii="Times New Roman" w:hAnsi="Times New Roman" w:cs="Times New Roman"/>
              <w:b/>
              <w:sz w:val="40"/>
              <w:szCs w:val="40"/>
            </w:rPr>
          </w:rPrChange>
        </w:rPr>
      </w:pPr>
    </w:p>
    <w:p w14:paraId="2525FC0D" w14:textId="169B4179" w:rsidR="00B8587B" w:rsidRPr="00D732B4" w:rsidRDefault="00B8587B" w:rsidP="00B8587B">
      <w:pPr>
        <w:pStyle w:val="Sinespaciado"/>
        <w:jc w:val="center"/>
        <w:rPr>
          <w:ins w:id="248" w:author="Maria Paola Fonseca Paez" w:date="2019-11-30T21:59:00Z"/>
          <w:rFonts w:ascii="Kunstler Script" w:hAnsi="Kunstler Script" w:cs="Times New Roman"/>
          <w:sz w:val="56"/>
          <w:szCs w:val="40"/>
          <w:rPrChange w:id="249" w:author="Maria Paola Fonseca Paez" w:date="2019-11-30T22:12:00Z">
            <w:rPr>
              <w:ins w:id="250" w:author="Maria Paola Fonseca Paez" w:date="2019-11-30T21:59:00Z"/>
              <w:rFonts w:ascii="Times New Roman" w:hAnsi="Times New Roman" w:cs="Times New Roman"/>
              <w:b/>
              <w:sz w:val="40"/>
              <w:szCs w:val="40"/>
            </w:rPr>
          </w:rPrChange>
        </w:rPr>
      </w:pPr>
      <w:ins w:id="251" w:author="Maria Paola Fonseca Paez" w:date="2019-11-30T21:59:00Z">
        <w:r w:rsidRPr="00D732B4">
          <w:rPr>
            <w:rFonts w:ascii="Kunstler Script" w:hAnsi="Kunstler Script" w:cs="Times New Roman"/>
            <w:sz w:val="56"/>
            <w:szCs w:val="40"/>
            <w:rPrChange w:id="252" w:author="Maria Paola Fonseca Paez" w:date="2019-11-30T22:12:00Z">
              <w:rPr>
                <w:rFonts w:ascii="Times New Roman" w:hAnsi="Times New Roman" w:cs="Times New Roman"/>
                <w:b/>
                <w:sz w:val="40"/>
                <w:szCs w:val="40"/>
              </w:rPr>
            </w:rPrChange>
          </w:rPr>
          <w:t>Adriana Andrea Aguirre Angel</w:t>
        </w:r>
      </w:ins>
    </w:p>
    <w:p w14:paraId="11AC622D" w14:textId="2911CCC7" w:rsidR="00B8587B" w:rsidRPr="00D732B4" w:rsidRDefault="00B8587B" w:rsidP="00B8587B">
      <w:pPr>
        <w:pStyle w:val="Sinespaciado"/>
        <w:jc w:val="center"/>
        <w:rPr>
          <w:ins w:id="253" w:author="Maria Paola Fonseca Paez" w:date="2019-11-30T21:59:00Z"/>
          <w:rFonts w:ascii="Kunstler Script" w:hAnsi="Kunstler Script" w:cs="Times New Roman"/>
          <w:sz w:val="56"/>
          <w:szCs w:val="40"/>
          <w:rPrChange w:id="254" w:author="Maria Paola Fonseca Paez" w:date="2019-11-30T22:12:00Z">
            <w:rPr>
              <w:ins w:id="255" w:author="Maria Paola Fonseca Paez" w:date="2019-11-30T21:59:00Z"/>
              <w:rFonts w:ascii="Times New Roman" w:hAnsi="Times New Roman" w:cs="Times New Roman"/>
              <w:b/>
              <w:sz w:val="40"/>
              <w:szCs w:val="40"/>
            </w:rPr>
          </w:rPrChange>
        </w:rPr>
      </w:pPr>
      <w:ins w:id="256" w:author="Maria Paola Fonseca Paez" w:date="2019-11-30T21:59:00Z">
        <w:r w:rsidRPr="00D732B4">
          <w:rPr>
            <w:rFonts w:ascii="Kunstler Script" w:hAnsi="Kunstler Script" w:cs="Times New Roman"/>
            <w:sz w:val="56"/>
            <w:szCs w:val="40"/>
            <w:rPrChange w:id="257" w:author="Maria Paola Fonseca Paez" w:date="2019-11-30T22:12:00Z">
              <w:rPr>
                <w:rFonts w:ascii="Times New Roman" w:hAnsi="Times New Roman" w:cs="Times New Roman"/>
                <w:b/>
                <w:sz w:val="40"/>
                <w:szCs w:val="40"/>
              </w:rPr>
            </w:rPrChange>
          </w:rPr>
          <w:t>Maria Paola Fonseca Páez</w:t>
        </w:r>
      </w:ins>
    </w:p>
    <w:p w14:paraId="2AE9C36A" w14:textId="65E98AB4" w:rsidR="00B8587B" w:rsidRPr="00D732B4" w:rsidRDefault="00B8587B" w:rsidP="00B8587B">
      <w:pPr>
        <w:pStyle w:val="Sinespaciado"/>
        <w:jc w:val="center"/>
        <w:rPr>
          <w:ins w:id="258" w:author="Maria Paola Fonseca Paez" w:date="2019-11-30T21:59:00Z"/>
          <w:rFonts w:ascii="Kunstler Script" w:hAnsi="Kunstler Script" w:cs="Times New Roman"/>
          <w:sz w:val="56"/>
          <w:szCs w:val="40"/>
          <w:rPrChange w:id="259" w:author="Maria Paola Fonseca Paez" w:date="2019-11-30T22:12:00Z">
            <w:rPr>
              <w:ins w:id="260" w:author="Maria Paola Fonseca Paez" w:date="2019-11-30T21:59:00Z"/>
              <w:rFonts w:ascii="Times New Roman" w:hAnsi="Times New Roman" w:cs="Times New Roman"/>
              <w:b/>
              <w:sz w:val="40"/>
              <w:szCs w:val="40"/>
            </w:rPr>
          </w:rPrChange>
        </w:rPr>
      </w:pPr>
      <w:ins w:id="261" w:author="Maria Paola Fonseca Paez" w:date="2019-11-30T21:59:00Z">
        <w:r w:rsidRPr="00D732B4">
          <w:rPr>
            <w:rFonts w:ascii="Kunstler Script" w:hAnsi="Kunstler Script" w:cs="Times New Roman"/>
            <w:sz w:val="56"/>
            <w:szCs w:val="40"/>
            <w:rPrChange w:id="262" w:author="Maria Paola Fonseca Paez" w:date="2019-11-30T22:12:00Z">
              <w:rPr>
                <w:rFonts w:ascii="Times New Roman" w:hAnsi="Times New Roman" w:cs="Times New Roman"/>
                <w:b/>
                <w:sz w:val="40"/>
                <w:szCs w:val="40"/>
              </w:rPr>
            </w:rPrChange>
          </w:rPr>
          <w:t>Silvana López Cuellar</w:t>
        </w:r>
      </w:ins>
    </w:p>
    <w:p w14:paraId="4B7B02DE" w14:textId="4929D291" w:rsidR="00B8587B" w:rsidRPr="00D732B4" w:rsidRDefault="00B8587B" w:rsidP="00B8587B">
      <w:pPr>
        <w:pStyle w:val="Sinespaciado"/>
        <w:jc w:val="center"/>
        <w:rPr>
          <w:ins w:id="263" w:author="Maria Paola Fonseca Paez" w:date="2019-11-30T21:59:00Z"/>
          <w:rFonts w:ascii="Times New Roman" w:hAnsi="Times New Roman" w:cs="Times New Roman"/>
          <w:b/>
          <w:i/>
          <w:sz w:val="28"/>
          <w:szCs w:val="40"/>
          <w:rPrChange w:id="264" w:author="Maria Paola Fonseca Paez" w:date="2019-11-30T22:12:00Z">
            <w:rPr>
              <w:ins w:id="265" w:author="Maria Paola Fonseca Paez" w:date="2019-11-30T21:59:00Z"/>
              <w:rFonts w:ascii="Times New Roman" w:hAnsi="Times New Roman" w:cs="Times New Roman"/>
              <w:b/>
              <w:sz w:val="40"/>
              <w:szCs w:val="40"/>
            </w:rPr>
          </w:rPrChange>
        </w:rPr>
      </w:pPr>
    </w:p>
    <w:p w14:paraId="647FEF4C" w14:textId="35C191B4" w:rsidR="00B8587B" w:rsidRPr="000A2038" w:rsidRDefault="00B8587B" w:rsidP="00B8587B">
      <w:pPr>
        <w:pStyle w:val="Sinespaciado"/>
        <w:jc w:val="center"/>
        <w:rPr>
          <w:ins w:id="266" w:author="Maria Paola Fonseca Paez" w:date="2019-11-30T22:00:00Z"/>
          <w:rFonts w:ascii="Times New Roman" w:hAnsi="Times New Roman" w:cs="Times New Roman"/>
          <w:i/>
          <w:sz w:val="28"/>
          <w:szCs w:val="40"/>
          <w:rPrChange w:id="267" w:author="Maria Paola Fonseca Paez" w:date="2019-11-30T22:16:00Z">
            <w:rPr>
              <w:ins w:id="268" w:author="Maria Paola Fonseca Paez" w:date="2019-11-30T22:00:00Z"/>
              <w:rFonts w:ascii="Times New Roman" w:hAnsi="Times New Roman" w:cs="Times New Roman"/>
              <w:b/>
              <w:sz w:val="40"/>
              <w:szCs w:val="40"/>
            </w:rPr>
          </w:rPrChange>
        </w:rPr>
      </w:pPr>
      <w:ins w:id="269" w:author="Maria Paola Fonseca Paez" w:date="2019-11-30T21:59:00Z">
        <w:r w:rsidRPr="000A2038">
          <w:rPr>
            <w:rFonts w:ascii="Times New Roman" w:hAnsi="Times New Roman" w:cs="Times New Roman"/>
            <w:i/>
            <w:sz w:val="28"/>
            <w:szCs w:val="40"/>
            <w:rPrChange w:id="270" w:author="Maria Paola Fonseca Paez" w:date="2019-11-30T22:16:00Z">
              <w:rPr>
                <w:rFonts w:ascii="Times New Roman" w:hAnsi="Times New Roman" w:cs="Times New Roman"/>
                <w:b/>
                <w:sz w:val="40"/>
                <w:szCs w:val="40"/>
              </w:rPr>
            </w:rPrChange>
          </w:rPr>
          <w:t>Directores:</w:t>
        </w:r>
      </w:ins>
    </w:p>
    <w:p w14:paraId="5DFF80E7" w14:textId="77777777" w:rsidR="00B8587B" w:rsidRPr="00D732B4" w:rsidRDefault="00B8587B" w:rsidP="00B8587B">
      <w:pPr>
        <w:pStyle w:val="Sinespaciado"/>
        <w:jc w:val="center"/>
        <w:rPr>
          <w:ins w:id="271" w:author="Maria Paola Fonseca Paez" w:date="2019-11-30T21:59:00Z"/>
          <w:rFonts w:ascii="Times New Roman" w:hAnsi="Times New Roman" w:cs="Times New Roman"/>
          <w:b/>
          <w:i/>
          <w:sz w:val="28"/>
          <w:szCs w:val="40"/>
          <w:rPrChange w:id="272" w:author="Maria Paola Fonseca Paez" w:date="2019-11-30T22:12:00Z">
            <w:rPr>
              <w:ins w:id="273" w:author="Maria Paola Fonseca Paez" w:date="2019-11-30T21:59:00Z"/>
              <w:rFonts w:ascii="Times New Roman" w:hAnsi="Times New Roman" w:cs="Times New Roman"/>
              <w:b/>
              <w:sz w:val="40"/>
              <w:szCs w:val="40"/>
            </w:rPr>
          </w:rPrChange>
        </w:rPr>
      </w:pPr>
    </w:p>
    <w:p w14:paraId="405CED85" w14:textId="1FD14BC2" w:rsidR="00B8587B" w:rsidRPr="00D732B4" w:rsidRDefault="00B8587B" w:rsidP="00B8587B">
      <w:pPr>
        <w:pStyle w:val="Sinespaciado"/>
        <w:jc w:val="center"/>
        <w:rPr>
          <w:ins w:id="274" w:author="Maria Paola Fonseca Paez" w:date="2019-11-30T21:59:00Z"/>
          <w:rFonts w:ascii="Kunstler Script" w:hAnsi="Kunstler Script" w:cs="Times New Roman"/>
          <w:i/>
          <w:sz w:val="56"/>
          <w:szCs w:val="40"/>
          <w:rPrChange w:id="275" w:author="Maria Paola Fonseca Paez" w:date="2019-11-30T22:12:00Z">
            <w:rPr>
              <w:ins w:id="276" w:author="Maria Paola Fonseca Paez" w:date="2019-11-30T21:59:00Z"/>
              <w:rFonts w:ascii="Times New Roman" w:hAnsi="Times New Roman" w:cs="Times New Roman"/>
              <w:b/>
              <w:sz w:val="40"/>
              <w:szCs w:val="40"/>
            </w:rPr>
          </w:rPrChange>
        </w:rPr>
      </w:pPr>
      <w:ins w:id="277" w:author="Maria Paola Fonseca Paez" w:date="2019-11-30T22:01:00Z">
        <w:r w:rsidRPr="00D732B4">
          <w:rPr>
            <w:rFonts w:ascii="Kunstler Script" w:hAnsi="Kunstler Script" w:cs="Times New Roman"/>
            <w:i/>
            <w:sz w:val="56"/>
            <w:szCs w:val="40"/>
            <w:rPrChange w:id="278" w:author="Maria Paola Fonseca Paez" w:date="2019-11-30T22:12:00Z">
              <w:rPr>
                <w:rFonts w:ascii="Times New Roman" w:hAnsi="Times New Roman" w:cs="Times New Roman"/>
                <w:sz w:val="40"/>
                <w:szCs w:val="40"/>
              </w:rPr>
            </w:rPrChange>
          </w:rPr>
          <w:t xml:space="preserve">Ing. </w:t>
        </w:r>
      </w:ins>
      <w:ins w:id="279" w:author="Maria Paola Fonseca Paez" w:date="2019-11-30T21:59:00Z">
        <w:r w:rsidRPr="00D732B4">
          <w:rPr>
            <w:rFonts w:ascii="Kunstler Script" w:hAnsi="Kunstler Script" w:cs="Times New Roman"/>
            <w:i/>
            <w:sz w:val="56"/>
            <w:szCs w:val="40"/>
            <w:rPrChange w:id="280" w:author="Maria Paola Fonseca Paez" w:date="2019-11-30T22:12:00Z">
              <w:rPr>
                <w:rFonts w:ascii="Times New Roman" w:hAnsi="Times New Roman" w:cs="Times New Roman"/>
                <w:b/>
                <w:sz w:val="40"/>
                <w:szCs w:val="40"/>
              </w:rPr>
            </w:rPrChange>
          </w:rPr>
          <w:t>Francisco Fernando Viveros</w:t>
        </w:r>
      </w:ins>
    </w:p>
    <w:p w14:paraId="5817DE86" w14:textId="77777777" w:rsidR="00B8587B" w:rsidRDefault="00B8587B" w:rsidP="00B8587B">
      <w:pPr>
        <w:pStyle w:val="Sinespaciado"/>
        <w:jc w:val="center"/>
        <w:rPr>
          <w:ins w:id="281" w:author="Maria Paola Fonseca Paez" w:date="2019-11-30T22:18:00Z"/>
          <w:rFonts w:ascii="Kunstler Script" w:hAnsi="Kunstler Script" w:cs="Times New Roman"/>
          <w:i/>
          <w:sz w:val="56"/>
          <w:szCs w:val="40"/>
        </w:rPr>
      </w:pPr>
      <w:ins w:id="282" w:author="Maria Paola Fonseca Paez" w:date="2019-11-30T22:01:00Z">
        <w:r w:rsidRPr="00D732B4">
          <w:rPr>
            <w:rFonts w:ascii="Kunstler Script" w:hAnsi="Kunstler Script" w:cs="Times New Roman"/>
            <w:i/>
            <w:sz w:val="56"/>
            <w:szCs w:val="40"/>
            <w:rPrChange w:id="283" w:author="Maria Paola Fonseca Paez" w:date="2019-11-30T22:12:00Z">
              <w:rPr>
                <w:rFonts w:ascii="Times New Roman" w:hAnsi="Times New Roman" w:cs="Times New Roman"/>
                <w:sz w:val="40"/>
                <w:szCs w:val="40"/>
              </w:rPr>
            </w:rPrChange>
          </w:rPr>
          <w:t xml:space="preserve">Ing. </w:t>
        </w:r>
      </w:ins>
      <w:ins w:id="284" w:author="Maria Paola Fonseca Paez" w:date="2019-11-30T22:00:00Z">
        <w:r w:rsidRPr="00D732B4">
          <w:rPr>
            <w:rFonts w:ascii="Kunstler Script" w:hAnsi="Kunstler Script" w:cs="Times New Roman"/>
            <w:i/>
            <w:sz w:val="56"/>
            <w:szCs w:val="40"/>
            <w:rPrChange w:id="285" w:author="Maria Paola Fonseca Paez" w:date="2019-11-30T22:12:00Z">
              <w:rPr>
                <w:rFonts w:ascii="Times New Roman" w:hAnsi="Times New Roman" w:cs="Times New Roman"/>
                <w:b/>
                <w:sz w:val="40"/>
                <w:szCs w:val="40"/>
              </w:rPr>
            </w:rPrChange>
          </w:rPr>
          <w:t>Jose Luis Uribe Aponte</w:t>
        </w:r>
      </w:ins>
      <w:ins w:id="286" w:author="Maria Paola Fonseca Paez" w:date="2019-11-30T21:59:00Z">
        <w:r w:rsidRPr="00D732B4">
          <w:rPr>
            <w:rFonts w:ascii="Kunstler Script" w:hAnsi="Kunstler Script" w:cs="Times New Roman"/>
            <w:i/>
            <w:sz w:val="56"/>
            <w:szCs w:val="40"/>
            <w:rPrChange w:id="287" w:author="Maria Paola Fonseca Paez" w:date="2019-11-30T22:12:00Z">
              <w:rPr>
                <w:rFonts w:ascii="Times New Roman" w:hAnsi="Times New Roman" w:cs="Times New Roman"/>
                <w:b/>
                <w:sz w:val="40"/>
                <w:szCs w:val="40"/>
              </w:rPr>
            </w:rPrChange>
          </w:rPr>
          <w:t xml:space="preserve"> </w:t>
        </w:r>
      </w:ins>
    </w:p>
    <w:p w14:paraId="64B41C14" w14:textId="62A0D4A6" w:rsidR="000A2038" w:rsidRPr="00D732B4" w:rsidRDefault="000A2038">
      <w:pPr>
        <w:pStyle w:val="Sinespaciado"/>
        <w:jc w:val="center"/>
        <w:rPr>
          <w:ins w:id="288" w:author="Maria Paola Fonseca Paez" w:date="2019-11-30T21:56:00Z"/>
          <w:rFonts w:ascii="Kunstler Script" w:hAnsi="Kunstler Script" w:cs="Times New Roman"/>
          <w:i/>
          <w:sz w:val="56"/>
          <w:szCs w:val="40"/>
          <w:rPrChange w:id="289" w:author="Maria Paola Fonseca Paez" w:date="2019-11-30T22:12:00Z">
            <w:rPr>
              <w:ins w:id="290" w:author="Maria Paola Fonseca Paez" w:date="2019-11-30T21:56:00Z"/>
              <w:rFonts w:ascii="Times New Roman" w:hAnsi="Times New Roman" w:cs="Times New Roman"/>
              <w:b/>
              <w:sz w:val="40"/>
              <w:szCs w:val="40"/>
            </w:rPr>
          </w:rPrChange>
        </w:rPr>
        <w:pPrChange w:id="291" w:author="Maria Paola Fonseca Paez" w:date="2019-11-30T21:58:00Z">
          <w:pPr>
            <w:pStyle w:val="Sinespaciado"/>
          </w:pPr>
        </w:pPrChange>
      </w:pPr>
      <w:ins w:id="292" w:author="Maria Paola Fonseca Paez" w:date="2019-11-30T22:19:00Z">
        <w:r>
          <w:rPr>
            <w:rFonts w:ascii="Kunstler Script" w:hAnsi="Kunstler Script" w:cs="Times New Roman"/>
            <w:i/>
            <w:sz w:val="56"/>
            <w:szCs w:val="40"/>
          </w:rPr>
          <w:t>~~~</w:t>
        </w:r>
      </w:ins>
      <w:ins w:id="293" w:author="Maria Paola Fonseca Paez" w:date="2019-11-30T22:20:00Z">
        <w:r>
          <w:rPr>
            <w:rFonts w:ascii="Kunstler Script" w:hAnsi="Kunstler Script" w:cs="Times New Roman"/>
            <w:i/>
            <w:sz w:val="56"/>
            <w:szCs w:val="40"/>
          </w:rPr>
          <w:t>~</w:t>
        </w:r>
      </w:ins>
      <w:ins w:id="294" w:author="Maria Paola Fonseca Paez" w:date="2019-11-30T22:19:00Z">
        <w:r>
          <w:rPr>
            <w:rFonts w:ascii="Kunstler Script" w:hAnsi="Kunstler Script" w:cs="Times New Roman"/>
            <w:i/>
            <w:sz w:val="56"/>
            <w:szCs w:val="40"/>
          </w:rPr>
          <w:t>~~~~~~~~~~~</w:t>
        </w:r>
      </w:ins>
    </w:p>
    <w:p w14:paraId="12DEA676" w14:textId="60E70EC1" w:rsidR="00D732B4" w:rsidRDefault="00D732B4" w:rsidP="00D732B4">
      <w:pPr>
        <w:pStyle w:val="Sinespaciado"/>
        <w:jc w:val="center"/>
        <w:rPr>
          <w:ins w:id="295" w:author="Maria Paola Fonseca Paez" w:date="2019-11-30T22:21:00Z"/>
          <w:rFonts w:ascii="Times New Roman" w:hAnsi="Times New Roman" w:cs="Times New Roman"/>
          <w:i/>
          <w:sz w:val="28"/>
          <w:szCs w:val="28"/>
        </w:rPr>
      </w:pPr>
    </w:p>
    <w:p w14:paraId="1B2DEC70" w14:textId="77777777" w:rsidR="000A2038" w:rsidRDefault="000A2038" w:rsidP="00D732B4">
      <w:pPr>
        <w:pStyle w:val="Sinespaciado"/>
        <w:jc w:val="center"/>
        <w:rPr>
          <w:ins w:id="296" w:author="Maria Paola Fonseca Paez" w:date="2019-11-30T22:15:00Z"/>
          <w:rFonts w:ascii="Times New Roman" w:hAnsi="Times New Roman" w:cs="Times New Roman"/>
          <w:i/>
          <w:sz w:val="28"/>
          <w:szCs w:val="28"/>
        </w:rPr>
      </w:pPr>
    </w:p>
    <w:p w14:paraId="7C37526E" w14:textId="4210A033" w:rsidR="00B8587B" w:rsidRPr="00D732B4" w:rsidRDefault="00D732B4" w:rsidP="00D732B4">
      <w:pPr>
        <w:pStyle w:val="Sinespaciado"/>
        <w:jc w:val="center"/>
        <w:rPr>
          <w:ins w:id="297" w:author="Maria Paola Fonseca Paez" w:date="2019-11-30T22:14:00Z"/>
          <w:rFonts w:ascii="Times New Roman" w:hAnsi="Times New Roman" w:cs="Times New Roman"/>
          <w:i/>
          <w:sz w:val="28"/>
          <w:szCs w:val="28"/>
          <w:rPrChange w:id="298" w:author="Maria Paola Fonseca Paez" w:date="2019-11-30T22:15:00Z">
            <w:rPr>
              <w:ins w:id="299" w:author="Maria Paola Fonseca Paez" w:date="2019-11-30T22:14:00Z"/>
              <w:rFonts w:ascii="Times New Roman" w:hAnsi="Times New Roman" w:cs="Times New Roman"/>
              <w:sz w:val="40"/>
              <w:szCs w:val="40"/>
            </w:rPr>
          </w:rPrChange>
        </w:rPr>
      </w:pPr>
      <w:ins w:id="300" w:author="Maria Paola Fonseca Paez" w:date="2019-11-30T22:14:00Z">
        <w:r w:rsidRPr="00D732B4">
          <w:rPr>
            <w:rFonts w:ascii="Times New Roman" w:hAnsi="Times New Roman" w:cs="Times New Roman"/>
            <w:i/>
            <w:sz w:val="28"/>
            <w:szCs w:val="28"/>
            <w:rPrChange w:id="301" w:author="Maria Paola Fonseca Paez" w:date="2019-11-30T22:15:00Z">
              <w:rPr>
                <w:rFonts w:ascii="Times New Roman" w:hAnsi="Times New Roman" w:cs="Times New Roman"/>
                <w:sz w:val="40"/>
                <w:szCs w:val="40"/>
              </w:rPr>
            </w:rPrChange>
          </w:rPr>
          <w:t>Facultad de Ingeniería</w:t>
        </w:r>
      </w:ins>
    </w:p>
    <w:p w14:paraId="6728F2EF" w14:textId="03714008" w:rsidR="00D732B4" w:rsidRPr="00D732B4" w:rsidRDefault="00D732B4" w:rsidP="00D732B4">
      <w:pPr>
        <w:pStyle w:val="Sinespaciado"/>
        <w:jc w:val="center"/>
        <w:rPr>
          <w:ins w:id="302" w:author="Maria Paola Fonseca Paez" w:date="2019-11-30T22:14:00Z"/>
          <w:rFonts w:ascii="Times New Roman" w:hAnsi="Times New Roman" w:cs="Times New Roman"/>
          <w:i/>
          <w:sz w:val="28"/>
          <w:szCs w:val="28"/>
          <w:rPrChange w:id="303" w:author="Maria Paola Fonseca Paez" w:date="2019-11-30T22:15:00Z">
            <w:rPr>
              <w:ins w:id="304" w:author="Maria Paola Fonseca Paez" w:date="2019-11-30T22:14:00Z"/>
              <w:rFonts w:ascii="Times New Roman" w:hAnsi="Times New Roman" w:cs="Times New Roman"/>
              <w:sz w:val="40"/>
              <w:szCs w:val="40"/>
            </w:rPr>
          </w:rPrChange>
        </w:rPr>
      </w:pPr>
      <w:ins w:id="305" w:author="Maria Paola Fonseca Paez" w:date="2019-11-30T22:14:00Z">
        <w:r w:rsidRPr="00D732B4">
          <w:rPr>
            <w:rFonts w:ascii="Times New Roman" w:hAnsi="Times New Roman" w:cs="Times New Roman"/>
            <w:i/>
            <w:sz w:val="28"/>
            <w:szCs w:val="28"/>
            <w:rPrChange w:id="306" w:author="Maria Paola Fonseca Paez" w:date="2019-11-30T22:15:00Z">
              <w:rPr>
                <w:rFonts w:ascii="Times New Roman" w:hAnsi="Times New Roman" w:cs="Times New Roman"/>
                <w:sz w:val="40"/>
                <w:szCs w:val="40"/>
              </w:rPr>
            </w:rPrChange>
          </w:rPr>
          <w:t>Departamento de Electrónica</w:t>
        </w:r>
      </w:ins>
    </w:p>
    <w:p w14:paraId="054BF998" w14:textId="00BBC097" w:rsidR="00D732B4" w:rsidRPr="00D732B4" w:rsidRDefault="00D732B4">
      <w:pPr>
        <w:pStyle w:val="Sinespaciado"/>
        <w:jc w:val="center"/>
        <w:rPr>
          <w:ins w:id="307" w:author="Maria Paola Fonseca Paez" w:date="2019-11-30T21:56:00Z"/>
          <w:rFonts w:ascii="Times New Roman" w:hAnsi="Times New Roman" w:cs="Times New Roman"/>
          <w:i/>
          <w:sz w:val="28"/>
          <w:szCs w:val="28"/>
          <w:rPrChange w:id="308" w:author="Maria Paola Fonseca Paez" w:date="2019-11-30T22:15:00Z">
            <w:rPr>
              <w:ins w:id="309" w:author="Maria Paola Fonseca Paez" w:date="2019-11-30T21:56:00Z"/>
              <w:rFonts w:ascii="Times New Roman" w:hAnsi="Times New Roman" w:cs="Times New Roman"/>
              <w:b/>
              <w:sz w:val="40"/>
              <w:szCs w:val="40"/>
            </w:rPr>
          </w:rPrChange>
        </w:rPr>
        <w:pPrChange w:id="310" w:author="Maria Paola Fonseca Paez" w:date="2019-11-30T22:14:00Z">
          <w:pPr>
            <w:pStyle w:val="Sinespaciado"/>
          </w:pPr>
        </w:pPrChange>
      </w:pPr>
      <w:ins w:id="311" w:author="Maria Paola Fonseca Paez" w:date="2019-11-30T22:15:00Z">
        <w:r w:rsidRPr="00D732B4">
          <w:rPr>
            <w:rFonts w:ascii="Times New Roman" w:hAnsi="Times New Roman" w:cs="Times New Roman"/>
            <w:i/>
            <w:sz w:val="28"/>
            <w:szCs w:val="28"/>
            <w:rPrChange w:id="312" w:author="Maria Paola Fonseca Paez" w:date="2019-11-30T22:15:00Z">
              <w:rPr>
                <w:rFonts w:ascii="Times New Roman" w:hAnsi="Times New Roman" w:cs="Times New Roman"/>
                <w:sz w:val="40"/>
                <w:szCs w:val="40"/>
              </w:rPr>
            </w:rPrChange>
          </w:rPr>
          <w:t>2019</w:t>
        </w:r>
      </w:ins>
    </w:p>
    <w:p w14:paraId="5F9288CD" w14:textId="77777777" w:rsidR="00B8587B" w:rsidRDefault="00B8587B" w:rsidP="00B8587B">
      <w:pPr>
        <w:pStyle w:val="Sinespaciado"/>
        <w:rPr>
          <w:ins w:id="313" w:author="Maria Paola Fonseca Paez" w:date="2019-11-30T21:56:00Z"/>
          <w:rFonts w:ascii="Times New Roman" w:hAnsi="Times New Roman" w:cs="Times New Roman"/>
          <w:b/>
          <w:sz w:val="40"/>
          <w:szCs w:val="40"/>
        </w:rPr>
      </w:pPr>
    </w:p>
    <w:p w14:paraId="035F14ED" w14:textId="716234DA" w:rsidR="008268D4" w:rsidRDefault="004F5B2D">
      <w:pPr>
        <w:pStyle w:val="Sinespaciado"/>
        <w:rPr>
          <w:ins w:id="314" w:author="Maria Paola Fonseca Paez" w:date="2019-11-30T21:44:00Z"/>
        </w:rPr>
        <w:pPrChange w:id="315" w:author="Maria Paola Fonseca Paez" w:date="2019-11-30T21:56:00Z">
          <w:pPr>
            <w:pStyle w:val="Ttulo1"/>
            <w:numPr>
              <w:numId w:val="0"/>
            </w:numPr>
            <w:ind w:left="0" w:firstLine="0"/>
            <w:jc w:val="both"/>
          </w:pPr>
        </w:pPrChange>
      </w:pPr>
      <w:ins w:id="316" w:author="Maria Paola Fonseca Paez" w:date="2019-11-30T21:19:00Z">
        <w:r w:rsidRPr="00B8587B">
          <w:rPr>
            <w:rFonts w:ascii="Times New Roman" w:hAnsi="Times New Roman" w:cs="Times New Roman"/>
            <w:b/>
            <w:sz w:val="40"/>
            <w:szCs w:val="40"/>
            <w:rPrChange w:id="317" w:author="Maria Paola Fonseca Paez" w:date="2019-11-30T21:56:00Z">
              <w:rPr/>
            </w:rPrChange>
          </w:rPr>
          <w:t>AGRADECIMIENTOS</w:t>
        </w:r>
      </w:ins>
    </w:p>
    <w:p w14:paraId="1D5F3207" w14:textId="680EE8BE" w:rsidR="0063151A" w:rsidRDefault="0063151A" w:rsidP="0063151A">
      <w:pPr>
        <w:rPr>
          <w:ins w:id="318" w:author="Maria Paola Fonseca Paez" w:date="2019-11-30T21:44:00Z"/>
        </w:rPr>
      </w:pPr>
    </w:p>
    <w:p w14:paraId="1F03B5B0" w14:textId="6C5DF3A8" w:rsidR="0063151A" w:rsidRDefault="0063151A" w:rsidP="0063151A">
      <w:pPr>
        <w:rPr>
          <w:ins w:id="319" w:author="Maria Paola Fonseca Paez" w:date="2019-11-30T21:44:00Z"/>
        </w:rPr>
      </w:pPr>
    </w:p>
    <w:p w14:paraId="6B596240" w14:textId="5F1B1295" w:rsidR="0063151A" w:rsidRDefault="0063151A" w:rsidP="0063151A">
      <w:pPr>
        <w:rPr>
          <w:ins w:id="320" w:author="Maria Paola Fonseca Paez" w:date="2019-11-30T21:44:00Z"/>
        </w:rPr>
      </w:pPr>
    </w:p>
    <w:p w14:paraId="2CA4B62C" w14:textId="45ED79DF" w:rsidR="0063151A" w:rsidRDefault="0063151A" w:rsidP="0063151A">
      <w:pPr>
        <w:rPr>
          <w:ins w:id="321" w:author="Maria Paola Fonseca Paez" w:date="2019-11-30T21:44:00Z"/>
        </w:rPr>
      </w:pPr>
    </w:p>
    <w:p w14:paraId="42692938" w14:textId="575F0E94" w:rsidR="0063151A" w:rsidRDefault="0063151A" w:rsidP="0063151A">
      <w:pPr>
        <w:rPr>
          <w:ins w:id="322" w:author="Maria Paola Fonseca Paez" w:date="2019-11-30T21:44:00Z"/>
        </w:rPr>
      </w:pPr>
    </w:p>
    <w:p w14:paraId="74BF174F" w14:textId="61EE1FD8" w:rsidR="0063151A" w:rsidRDefault="0063151A" w:rsidP="0063151A">
      <w:pPr>
        <w:rPr>
          <w:ins w:id="323" w:author="Maria Paola Fonseca Paez" w:date="2019-11-30T21:44:00Z"/>
        </w:rPr>
      </w:pPr>
    </w:p>
    <w:p w14:paraId="07487BE9" w14:textId="02C65657" w:rsidR="0063151A" w:rsidRDefault="0063151A" w:rsidP="0063151A">
      <w:pPr>
        <w:rPr>
          <w:ins w:id="324" w:author="Maria Paola Fonseca Paez" w:date="2019-11-30T21:44:00Z"/>
        </w:rPr>
      </w:pPr>
    </w:p>
    <w:p w14:paraId="0DEB0008" w14:textId="0B6CDDC5" w:rsidR="0063151A" w:rsidRDefault="0063151A" w:rsidP="0063151A">
      <w:pPr>
        <w:rPr>
          <w:ins w:id="325" w:author="Maria Paola Fonseca Paez" w:date="2019-11-30T21:44:00Z"/>
        </w:rPr>
      </w:pPr>
    </w:p>
    <w:p w14:paraId="6A849526" w14:textId="7B5AB0B0" w:rsidR="0063151A" w:rsidRDefault="0063151A" w:rsidP="0063151A">
      <w:pPr>
        <w:rPr>
          <w:ins w:id="326" w:author="Maria Paola Fonseca Paez" w:date="2019-11-30T21:44:00Z"/>
        </w:rPr>
      </w:pPr>
    </w:p>
    <w:p w14:paraId="613940A1" w14:textId="6C714185" w:rsidR="0063151A" w:rsidRDefault="0063151A" w:rsidP="0063151A">
      <w:pPr>
        <w:rPr>
          <w:ins w:id="327" w:author="Maria Paola Fonseca Paez" w:date="2019-11-30T21:44:00Z"/>
        </w:rPr>
      </w:pPr>
    </w:p>
    <w:p w14:paraId="4FEB6DC6" w14:textId="15DF127C" w:rsidR="0063151A" w:rsidRDefault="0063151A" w:rsidP="0063151A">
      <w:pPr>
        <w:rPr>
          <w:ins w:id="328" w:author="Maria Paola Fonseca Paez" w:date="2019-11-30T21:44:00Z"/>
        </w:rPr>
      </w:pPr>
    </w:p>
    <w:p w14:paraId="29D4D273" w14:textId="649A507B" w:rsidR="0063151A" w:rsidRDefault="0063151A" w:rsidP="0063151A">
      <w:pPr>
        <w:rPr>
          <w:ins w:id="329" w:author="Maria Paola Fonseca Paez" w:date="2019-11-30T21:44:00Z"/>
        </w:rPr>
      </w:pPr>
    </w:p>
    <w:p w14:paraId="0F0E5C33" w14:textId="34F3B804" w:rsidR="0063151A" w:rsidRDefault="0063151A" w:rsidP="0063151A">
      <w:pPr>
        <w:rPr>
          <w:ins w:id="330" w:author="Maria Paola Fonseca Paez" w:date="2019-11-30T21:44:00Z"/>
        </w:rPr>
      </w:pPr>
    </w:p>
    <w:p w14:paraId="04E740BB" w14:textId="36AB0027" w:rsidR="0063151A" w:rsidRDefault="0063151A" w:rsidP="0063151A">
      <w:pPr>
        <w:rPr>
          <w:ins w:id="331" w:author="Maria Paola Fonseca Paez" w:date="2019-11-30T21:44:00Z"/>
        </w:rPr>
      </w:pPr>
    </w:p>
    <w:p w14:paraId="5931B72D" w14:textId="634D1F79" w:rsidR="0063151A" w:rsidRDefault="0063151A" w:rsidP="0063151A">
      <w:pPr>
        <w:rPr>
          <w:ins w:id="332" w:author="Maria Paola Fonseca Paez" w:date="2019-11-30T21:44:00Z"/>
        </w:rPr>
      </w:pPr>
    </w:p>
    <w:p w14:paraId="20BD54E7" w14:textId="1A6EE3A2" w:rsidR="0063151A" w:rsidRDefault="0063151A" w:rsidP="0063151A">
      <w:pPr>
        <w:rPr>
          <w:ins w:id="333" w:author="Maria Paola Fonseca Paez" w:date="2019-11-30T21:44:00Z"/>
        </w:rPr>
      </w:pPr>
    </w:p>
    <w:p w14:paraId="2B1F7CCB" w14:textId="72034166" w:rsidR="0063151A" w:rsidRDefault="0063151A" w:rsidP="0063151A">
      <w:pPr>
        <w:rPr>
          <w:ins w:id="334" w:author="Maria Paola Fonseca Paez" w:date="2019-11-30T21:44:00Z"/>
        </w:rPr>
      </w:pPr>
    </w:p>
    <w:p w14:paraId="01F0D51A" w14:textId="0F2C016B" w:rsidR="0063151A" w:rsidRDefault="0063151A" w:rsidP="0063151A">
      <w:pPr>
        <w:rPr>
          <w:ins w:id="335" w:author="Maria Paola Fonseca Paez" w:date="2019-11-30T21:44:00Z"/>
        </w:rPr>
      </w:pPr>
    </w:p>
    <w:p w14:paraId="263F177A" w14:textId="5D74773D" w:rsidR="0063151A" w:rsidRDefault="0063151A" w:rsidP="0063151A">
      <w:pPr>
        <w:rPr>
          <w:ins w:id="336" w:author="Maria Paola Fonseca Paez" w:date="2019-11-30T21:44:00Z"/>
        </w:rPr>
      </w:pPr>
    </w:p>
    <w:p w14:paraId="580F49C8" w14:textId="5D8E69B4" w:rsidR="0063151A" w:rsidRDefault="0063151A" w:rsidP="0063151A">
      <w:pPr>
        <w:rPr>
          <w:ins w:id="337" w:author="Maria Paola Fonseca Paez" w:date="2019-11-30T21:44:00Z"/>
        </w:rPr>
      </w:pPr>
    </w:p>
    <w:p w14:paraId="3B79F562" w14:textId="50C78605" w:rsidR="0063151A" w:rsidRDefault="0063151A" w:rsidP="0063151A">
      <w:pPr>
        <w:rPr>
          <w:ins w:id="338" w:author="Maria Paola Fonseca Paez" w:date="2019-11-30T21:44:00Z"/>
        </w:rPr>
      </w:pPr>
    </w:p>
    <w:p w14:paraId="116D4A5B" w14:textId="28CA450D" w:rsidR="0063151A" w:rsidRDefault="0063151A" w:rsidP="0063151A">
      <w:pPr>
        <w:rPr>
          <w:ins w:id="339" w:author="Maria Paola Fonseca Paez" w:date="2019-11-30T21:44:00Z"/>
        </w:rPr>
      </w:pPr>
    </w:p>
    <w:p w14:paraId="72C7BBD7" w14:textId="737E292E" w:rsidR="0063151A" w:rsidRDefault="0063151A" w:rsidP="0063151A">
      <w:pPr>
        <w:rPr>
          <w:ins w:id="340" w:author="Maria Paola Fonseca Paez" w:date="2019-11-30T21:44:00Z"/>
        </w:rPr>
      </w:pPr>
    </w:p>
    <w:p w14:paraId="49FEB023" w14:textId="4AB8143E" w:rsidR="0063151A" w:rsidRDefault="0063151A" w:rsidP="0063151A">
      <w:pPr>
        <w:rPr>
          <w:ins w:id="341" w:author="Maria Paola Fonseca Paez" w:date="2019-11-30T21:44:00Z"/>
        </w:rPr>
      </w:pPr>
    </w:p>
    <w:p w14:paraId="12ED6D16" w14:textId="397EA14F" w:rsidR="0063151A" w:rsidRDefault="0063151A" w:rsidP="0063151A">
      <w:pPr>
        <w:rPr>
          <w:ins w:id="342" w:author="Maria Paola Fonseca Paez" w:date="2019-11-30T21:44:00Z"/>
        </w:rPr>
      </w:pPr>
    </w:p>
    <w:p w14:paraId="49FF3601" w14:textId="5EC7AA30" w:rsidR="0063151A" w:rsidRDefault="0063151A" w:rsidP="0063151A">
      <w:pPr>
        <w:rPr>
          <w:ins w:id="343" w:author="Maria Paola Fonseca Paez" w:date="2019-11-30T21:44:00Z"/>
        </w:rPr>
      </w:pPr>
    </w:p>
    <w:p w14:paraId="2CD8EDDF" w14:textId="192A5636" w:rsidR="0063151A" w:rsidRDefault="0063151A" w:rsidP="0063151A">
      <w:pPr>
        <w:rPr>
          <w:ins w:id="344" w:author="Maria Paola Fonseca Paez" w:date="2019-11-30T21:44:00Z"/>
        </w:rPr>
      </w:pPr>
    </w:p>
    <w:p w14:paraId="083A1310" w14:textId="36F9FE31" w:rsidR="0063151A" w:rsidRDefault="0063151A" w:rsidP="0063151A">
      <w:pPr>
        <w:rPr>
          <w:ins w:id="345" w:author="Maria Paola Fonseca Paez" w:date="2019-11-30T21:44:00Z"/>
        </w:rPr>
      </w:pPr>
    </w:p>
    <w:p w14:paraId="2F996C2D" w14:textId="2BD7D40A" w:rsidR="0063151A" w:rsidRDefault="0063151A" w:rsidP="0063151A">
      <w:pPr>
        <w:rPr>
          <w:ins w:id="346" w:author="Maria Paola Fonseca Paez" w:date="2019-11-30T21:44:00Z"/>
        </w:rPr>
      </w:pPr>
    </w:p>
    <w:p w14:paraId="11EE475F" w14:textId="7D34C2C7" w:rsidR="0063151A" w:rsidRDefault="0063151A" w:rsidP="0063151A">
      <w:pPr>
        <w:rPr>
          <w:ins w:id="347" w:author="Maria Paola Fonseca Paez" w:date="2019-11-30T21:44:00Z"/>
        </w:rPr>
      </w:pPr>
    </w:p>
    <w:p w14:paraId="6C214021" w14:textId="52A62B4C" w:rsidR="0063151A" w:rsidRDefault="0063151A" w:rsidP="0063151A">
      <w:pPr>
        <w:rPr>
          <w:ins w:id="348" w:author="Maria Paola Fonseca Paez" w:date="2019-11-30T21:44:00Z"/>
        </w:rPr>
      </w:pPr>
    </w:p>
    <w:p w14:paraId="4BD7DF72" w14:textId="33A3F447" w:rsidR="0063151A" w:rsidRDefault="0063151A" w:rsidP="0063151A">
      <w:pPr>
        <w:rPr>
          <w:ins w:id="349" w:author="Maria Paola Fonseca Paez" w:date="2019-11-30T21:44:00Z"/>
        </w:rPr>
      </w:pPr>
    </w:p>
    <w:p w14:paraId="33DF15CB" w14:textId="1053E9F6" w:rsidR="0063151A" w:rsidRDefault="0063151A" w:rsidP="0063151A">
      <w:pPr>
        <w:rPr>
          <w:ins w:id="350" w:author="Maria Paola Fonseca Paez" w:date="2019-11-30T21:44:00Z"/>
        </w:rPr>
      </w:pPr>
    </w:p>
    <w:p w14:paraId="7E433457" w14:textId="733BF3B9" w:rsidR="0063151A" w:rsidRDefault="0063151A" w:rsidP="0063151A">
      <w:pPr>
        <w:rPr>
          <w:ins w:id="351" w:author="Maria Paola Fonseca Paez" w:date="2019-11-30T21:44:00Z"/>
        </w:rPr>
      </w:pPr>
    </w:p>
    <w:p w14:paraId="5E0205CD" w14:textId="0EA58495" w:rsidR="0063151A" w:rsidRDefault="0063151A" w:rsidP="0063151A">
      <w:pPr>
        <w:rPr>
          <w:ins w:id="352" w:author="Maria Paola Fonseca Paez" w:date="2019-11-30T21:44:00Z"/>
        </w:rPr>
      </w:pPr>
    </w:p>
    <w:p w14:paraId="7EDC0C4F" w14:textId="5AD13E24" w:rsidR="0063151A" w:rsidRDefault="0063151A" w:rsidP="0063151A">
      <w:pPr>
        <w:rPr>
          <w:ins w:id="353" w:author="Maria Paola Fonseca Paez" w:date="2019-11-30T21:44:00Z"/>
        </w:rPr>
      </w:pPr>
    </w:p>
    <w:p w14:paraId="2849C645" w14:textId="3147FAB7" w:rsidR="0063151A" w:rsidRDefault="0063151A" w:rsidP="0063151A">
      <w:pPr>
        <w:rPr>
          <w:ins w:id="354" w:author="Maria Paola Fonseca Paez" w:date="2019-11-30T21:44:00Z"/>
        </w:rPr>
      </w:pPr>
    </w:p>
    <w:p w14:paraId="316A1A6B" w14:textId="4E844FD7" w:rsidR="0063151A" w:rsidRDefault="0063151A" w:rsidP="0063151A">
      <w:pPr>
        <w:rPr>
          <w:ins w:id="355" w:author="Maria Paola Fonseca Paez" w:date="2019-11-30T21:44:00Z"/>
        </w:rPr>
      </w:pPr>
    </w:p>
    <w:p w14:paraId="44F7C432" w14:textId="702E8AE0" w:rsidR="0063151A" w:rsidRDefault="0063151A" w:rsidP="0063151A">
      <w:pPr>
        <w:rPr>
          <w:ins w:id="356" w:author="Maria Paola Fonseca Paez" w:date="2019-11-30T21:44:00Z"/>
        </w:rPr>
      </w:pPr>
    </w:p>
    <w:p w14:paraId="4492B5FA" w14:textId="4B5C0260" w:rsidR="0063151A" w:rsidRDefault="0063151A" w:rsidP="0063151A">
      <w:pPr>
        <w:rPr>
          <w:ins w:id="357" w:author="Maria Paola Fonseca Paez" w:date="2019-11-30T21:44:00Z"/>
        </w:rPr>
      </w:pPr>
    </w:p>
    <w:p w14:paraId="76F1198B" w14:textId="1A6DF23E" w:rsidR="0063151A" w:rsidRDefault="0063151A" w:rsidP="0063151A">
      <w:pPr>
        <w:rPr>
          <w:ins w:id="358" w:author="Maria Paola Fonseca Paez" w:date="2019-11-30T21:44:00Z"/>
        </w:rPr>
      </w:pPr>
    </w:p>
    <w:p w14:paraId="06F2FB09" w14:textId="77777777" w:rsidR="0063151A" w:rsidRPr="0063151A" w:rsidRDefault="0063151A">
      <w:pPr>
        <w:rPr>
          <w:ins w:id="359" w:author="Maria Paola Fonseca Paez" w:date="2019-11-30T21:44:00Z"/>
          <w:rPrChange w:id="360" w:author="Maria Paola Fonseca Paez" w:date="2019-11-30T21:44:00Z">
            <w:rPr>
              <w:ins w:id="361" w:author="Maria Paola Fonseca Paez" w:date="2019-11-30T21:44:00Z"/>
              <w:rFonts w:ascii="Times New Roman" w:eastAsia="Times New Roman" w:hAnsi="Times New Roman" w:cs="Times New Roman"/>
              <w:b/>
              <w:szCs w:val="32"/>
            </w:rPr>
          </w:rPrChange>
        </w:rPr>
        <w:pPrChange w:id="362" w:author="Maria Paola Fonseca Paez" w:date="2019-11-30T21:44:00Z">
          <w:pPr>
            <w:pStyle w:val="Ttulo1"/>
            <w:numPr>
              <w:numId w:val="0"/>
            </w:numPr>
            <w:ind w:left="0" w:firstLine="0"/>
            <w:jc w:val="both"/>
          </w:pPr>
        </w:pPrChange>
      </w:pPr>
    </w:p>
    <w:p w14:paraId="6918A53F" w14:textId="67355086" w:rsidR="00714E5C" w:rsidRPr="009C09D9" w:rsidRDefault="00AB58E9" w:rsidP="00B7555E">
      <w:pPr>
        <w:pStyle w:val="Ttulo1"/>
        <w:numPr>
          <w:ilvl w:val="0"/>
          <w:numId w:val="0"/>
        </w:numPr>
        <w:ind w:left="432" w:hanging="432"/>
        <w:jc w:val="both"/>
        <w:rPr>
          <w:rFonts w:ascii="Times New Roman" w:hAnsi="Times New Roman" w:cs="Times New Roman"/>
        </w:rPr>
      </w:pPr>
      <w:r w:rsidRPr="00C242D3">
        <w:rPr>
          <w:rFonts w:ascii="Times New Roman" w:eastAsia="Times New Roman" w:hAnsi="Times New Roman" w:cs="Times New Roman"/>
          <w:b/>
          <w:szCs w:val="32"/>
          <w:rPrChange w:id="363" w:author="Maria Paola Fonseca Paez" w:date="2019-11-30T17:00:00Z">
            <w:rPr>
              <w:rFonts w:ascii="Times New Roman" w:eastAsia="Times New Roman" w:hAnsi="Times New Roman" w:cs="Times New Roman"/>
              <w:b/>
              <w:sz w:val="32"/>
              <w:szCs w:val="32"/>
            </w:rPr>
          </w:rPrChange>
        </w:rPr>
        <w:lastRenderedPageBreak/>
        <w:t>ÍNDICE</w:t>
      </w:r>
      <w:bookmarkEnd w:id="213"/>
      <w:bookmarkEnd w:id="214"/>
      <w:bookmarkEnd w:id="215"/>
      <w:bookmarkEnd w:id="216"/>
      <w:r w:rsidRPr="009C09D9">
        <w:rPr>
          <w:rFonts w:ascii="Times New Roman" w:hAnsi="Times New Roman" w:cs="Times New Roman"/>
        </w:rPr>
        <w:t xml:space="preserve"> </w:t>
      </w:r>
    </w:p>
    <w:sdt>
      <w:sdtPr>
        <w:id w:val="-1553230403"/>
        <w:docPartObj>
          <w:docPartGallery w:val="Table of Contents"/>
          <w:docPartUnique/>
        </w:docPartObj>
      </w:sdtPr>
      <w:sdtEndPr>
        <w:rPr>
          <w:b/>
          <w:bCs/>
          <w:noProof/>
        </w:rPr>
      </w:sdtEndPr>
      <w:sdtContent>
        <w:p w14:paraId="0DA526D3" w14:textId="5893561A" w:rsidR="00464182" w:rsidRPr="00464182" w:rsidRDefault="00B7555E">
          <w:pPr>
            <w:pStyle w:val="TDC1"/>
            <w:rPr>
              <w:ins w:id="364" w:author="Maria Paola Fonseca Paez" w:date="2019-11-30T18:00:00Z"/>
              <w:rFonts w:ascii="Times New Roman" w:eastAsiaTheme="minorEastAsia" w:hAnsi="Times New Roman" w:cs="Times New Roman"/>
              <w:noProof/>
              <w:lang w:val="en-US" w:eastAsia="en-US"/>
              <w:rPrChange w:id="365" w:author="Maria Paola Fonseca Paez" w:date="2019-11-30T18:01:00Z">
                <w:rPr>
                  <w:ins w:id="366" w:author="Maria Paola Fonseca Paez" w:date="2019-11-30T18:00:00Z"/>
                  <w:rFonts w:asciiTheme="minorHAnsi" w:eastAsiaTheme="minorEastAsia" w:hAnsiTheme="minorHAnsi" w:cstheme="minorBidi"/>
                  <w:noProof/>
                  <w:lang w:val="en-US" w:eastAsia="en-US"/>
                </w:rPr>
              </w:rPrChange>
            </w:rPr>
          </w:pPr>
          <w:r w:rsidRPr="00B473D9">
            <w:rPr>
              <w:rFonts w:ascii="Times New Roman" w:hAnsi="Times New Roman" w:cs="Times New Roman"/>
              <w:rPrChange w:id="367" w:author="Maria Paola Fonseca Paez" w:date="2019-11-30T17:38:00Z">
                <w:rPr/>
              </w:rPrChange>
            </w:rPr>
            <w:fldChar w:fldCharType="begin"/>
          </w:r>
          <w:r w:rsidRPr="00B473D9">
            <w:rPr>
              <w:rFonts w:ascii="Times New Roman" w:hAnsi="Times New Roman" w:cs="Times New Roman"/>
              <w:rPrChange w:id="368" w:author="Maria Paola Fonseca Paez" w:date="2019-11-30T17:38:00Z">
                <w:rPr/>
              </w:rPrChange>
            </w:rPr>
            <w:instrText xml:space="preserve"> TOC \o "1-3" \h \z \u </w:instrText>
          </w:r>
          <w:r w:rsidRPr="00B473D9">
            <w:rPr>
              <w:rFonts w:ascii="Times New Roman" w:hAnsi="Times New Roman" w:cs="Times New Roman"/>
              <w:rPrChange w:id="369" w:author="Maria Paola Fonseca Paez" w:date="2019-11-30T17:38:00Z">
                <w:rPr>
                  <w:b/>
                  <w:bCs/>
                  <w:noProof/>
                </w:rPr>
              </w:rPrChange>
            </w:rPr>
            <w:fldChar w:fldCharType="separate"/>
          </w:r>
          <w:ins w:id="370" w:author="Maria Paola Fonseca Paez" w:date="2019-11-30T18:00:00Z">
            <w:r w:rsidR="00464182" w:rsidRPr="00464616">
              <w:rPr>
                <w:rStyle w:val="Hipervnculo"/>
                <w:noProof/>
              </w:rPr>
              <w:fldChar w:fldCharType="begin"/>
            </w:r>
            <w:r w:rsidR="00464182" w:rsidRPr="00464616">
              <w:rPr>
                <w:rStyle w:val="Hipervnculo"/>
                <w:noProof/>
              </w:rPr>
              <w:instrText xml:space="preserve"> </w:instrText>
            </w:r>
            <w:r w:rsidR="00464182">
              <w:rPr>
                <w:noProof/>
              </w:rPr>
              <w:instrText>HYPERLINK \l "_Toc26029267"</w:instrText>
            </w:r>
            <w:r w:rsidR="00464182" w:rsidRPr="00464616">
              <w:rPr>
                <w:rStyle w:val="Hipervnculo"/>
                <w:noProof/>
              </w:rPr>
              <w:instrText xml:space="preserve"> </w:instrText>
            </w:r>
            <w:r w:rsidR="00464182" w:rsidRPr="00464616">
              <w:rPr>
                <w:rStyle w:val="Hipervnculo"/>
                <w:noProof/>
              </w:rPr>
              <w:fldChar w:fldCharType="end"/>
            </w:r>
          </w:ins>
        </w:p>
        <w:p w14:paraId="13CF1245" w14:textId="19857E5C" w:rsidR="00464182" w:rsidRPr="00464182" w:rsidRDefault="00464182">
          <w:pPr>
            <w:pStyle w:val="TDC1"/>
            <w:tabs>
              <w:tab w:val="left" w:pos="440"/>
            </w:tabs>
            <w:rPr>
              <w:ins w:id="371" w:author="Maria Paola Fonseca Paez" w:date="2019-11-30T18:00:00Z"/>
              <w:rFonts w:ascii="Times New Roman" w:eastAsiaTheme="minorEastAsia" w:hAnsi="Times New Roman" w:cs="Times New Roman"/>
              <w:noProof/>
              <w:lang w:val="en-US" w:eastAsia="en-US"/>
              <w:rPrChange w:id="372" w:author="Maria Paola Fonseca Paez" w:date="2019-11-30T18:01:00Z">
                <w:rPr>
                  <w:ins w:id="373" w:author="Maria Paola Fonseca Paez" w:date="2019-11-30T18:00:00Z"/>
                  <w:rFonts w:asciiTheme="minorHAnsi" w:eastAsiaTheme="minorEastAsia" w:hAnsiTheme="minorHAnsi" w:cstheme="minorBidi"/>
                  <w:noProof/>
                  <w:lang w:val="en-US" w:eastAsia="en-US"/>
                </w:rPr>
              </w:rPrChange>
            </w:rPr>
          </w:pPr>
          <w:ins w:id="374" w:author="Maria Paola Fonseca Paez" w:date="2019-11-30T18:00:00Z">
            <w:r w:rsidRPr="00464182">
              <w:rPr>
                <w:rStyle w:val="Hipervnculo"/>
                <w:rFonts w:ascii="Times New Roman" w:hAnsi="Times New Roman" w:cs="Times New Roman"/>
                <w:noProof/>
                <w:rPrChange w:id="375" w:author="Maria Paola Fonseca Paez" w:date="2019-11-30T18:01:00Z">
                  <w:rPr>
                    <w:rStyle w:val="Hipervnculo"/>
                    <w:noProof/>
                  </w:rPr>
                </w:rPrChange>
              </w:rPr>
              <w:fldChar w:fldCharType="begin"/>
            </w:r>
            <w:r w:rsidRPr="00464182">
              <w:rPr>
                <w:rStyle w:val="Hipervnculo"/>
                <w:rFonts w:ascii="Times New Roman" w:hAnsi="Times New Roman" w:cs="Times New Roman"/>
                <w:noProof/>
                <w:rPrChange w:id="376" w:author="Maria Paola Fonseca Paez" w:date="2019-11-30T18:01:00Z">
                  <w:rPr>
                    <w:rStyle w:val="Hipervnculo"/>
                    <w:noProof/>
                  </w:rPr>
                </w:rPrChange>
              </w:rPr>
              <w:instrText xml:space="preserve"> </w:instrText>
            </w:r>
            <w:r w:rsidRPr="00464182">
              <w:rPr>
                <w:rFonts w:ascii="Times New Roman" w:hAnsi="Times New Roman" w:cs="Times New Roman"/>
                <w:noProof/>
                <w:rPrChange w:id="377" w:author="Maria Paola Fonseca Paez" w:date="2019-11-30T18:01:00Z">
                  <w:rPr>
                    <w:noProof/>
                  </w:rPr>
                </w:rPrChange>
              </w:rPr>
              <w:instrText>HYPERLINK \l "_Toc26029269"</w:instrText>
            </w:r>
            <w:r w:rsidRPr="00464182">
              <w:rPr>
                <w:rStyle w:val="Hipervnculo"/>
                <w:rFonts w:ascii="Times New Roman" w:hAnsi="Times New Roman" w:cs="Times New Roman"/>
                <w:noProof/>
                <w:rPrChange w:id="378" w:author="Maria Paola Fonseca Paez" w:date="2019-11-30T18:01:00Z">
                  <w:rPr>
                    <w:rStyle w:val="Hipervnculo"/>
                    <w:noProof/>
                  </w:rPr>
                </w:rPrChange>
              </w:rPr>
              <w:instrText xml:space="preserve"> </w:instrText>
            </w:r>
            <w:r w:rsidRPr="00464182">
              <w:rPr>
                <w:rStyle w:val="Hipervnculo"/>
                <w:rFonts w:ascii="Times New Roman" w:hAnsi="Times New Roman" w:cs="Times New Roman"/>
                <w:noProof/>
                <w:rPrChange w:id="379" w:author="Maria Paola Fonseca Paez" w:date="2019-11-30T18:01:00Z">
                  <w:rPr>
                    <w:rStyle w:val="Hipervnculo"/>
                    <w:noProof/>
                  </w:rPr>
                </w:rPrChange>
              </w:rPr>
              <w:fldChar w:fldCharType="separate"/>
            </w:r>
            <w:r w:rsidRPr="00464182">
              <w:rPr>
                <w:rStyle w:val="Hipervnculo"/>
                <w:rFonts w:ascii="Times New Roman" w:hAnsi="Times New Roman" w:cs="Times New Roman"/>
                <w:noProof/>
                <w:rPrChange w:id="380" w:author="Maria Paola Fonseca Paez" w:date="2019-11-30T18:01:00Z">
                  <w:rPr>
                    <w:rStyle w:val="Hipervnculo"/>
                    <w:rFonts w:ascii="Times New Roman" w:hAnsi="Times New Roman" w:cs="Times New Roman"/>
                    <w:b/>
                    <w:noProof/>
                  </w:rPr>
                </w:rPrChange>
              </w:rPr>
              <w:t>1</w:t>
            </w:r>
            <w:r w:rsidRPr="00464182">
              <w:rPr>
                <w:rFonts w:ascii="Times New Roman" w:eastAsiaTheme="minorEastAsia" w:hAnsi="Times New Roman" w:cs="Times New Roman"/>
                <w:noProof/>
                <w:lang w:val="en-US" w:eastAsia="en-US"/>
                <w:rPrChange w:id="381" w:author="Maria Paola Fonseca Paez" w:date="2019-11-30T18:01:00Z">
                  <w:rPr>
                    <w:rFonts w:asciiTheme="minorHAnsi" w:eastAsiaTheme="minorEastAsia" w:hAnsiTheme="minorHAnsi" w:cstheme="minorBidi"/>
                    <w:noProof/>
                    <w:lang w:val="en-US" w:eastAsia="en-US"/>
                  </w:rPr>
                </w:rPrChange>
              </w:rPr>
              <w:tab/>
            </w:r>
            <w:r w:rsidRPr="00464182">
              <w:rPr>
                <w:rStyle w:val="Hipervnculo"/>
                <w:rFonts w:ascii="Times New Roman" w:hAnsi="Times New Roman" w:cs="Times New Roman"/>
                <w:noProof/>
                <w:rPrChange w:id="382" w:author="Maria Paola Fonseca Paez" w:date="2019-11-30T18:01:00Z">
                  <w:rPr>
                    <w:rStyle w:val="Hipervnculo"/>
                    <w:rFonts w:ascii="Times New Roman" w:hAnsi="Times New Roman" w:cs="Times New Roman"/>
                    <w:b/>
                    <w:noProof/>
                  </w:rPr>
                </w:rPrChange>
              </w:rPr>
              <w:t>INTRODUCCIÓN</w:t>
            </w:r>
            <w:r w:rsidRPr="00464182">
              <w:rPr>
                <w:rFonts w:ascii="Times New Roman" w:hAnsi="Times New Roman" w:cs="Times New Roman"/>
                <w:noProof/>
                <w:webHidden/>
                <w:rPrChange w:id="383" w:author="Maria Paola Fonseca Paez" w:date="2019-11-30T18:01:00Z">
                  <w:rPr>
                    <w:noProof/>
                    <w:webHidden/>
                  </w:rPr>
                </w:rPrChange>
              </w:rPr>
              <w:tab/>
            </w:r>
            <w:r w:rsidRPr="00464182">
              <w:rPr>
                <w:rFonts w:ascii="Times New Roman" w:hAnsi="Times New Roman" w:cs="Times New Roman"/>
                <w:noProof/>
                <w:webHidden/>
                <w:rPrChange w:id="384" w:author="Maria Paola Fonseca Paez" w:date="2019-11-30T18:01:00Z">
                  <w:rPr>
                    <w:noProof/>
                    <w:webHidden/>
                  </w:rPr>
                </w:rPrChange>
              </w:rPr>
              <w:fldChar w:fldCharType="begin"/>
            </w:r>
            <w:r w:rsidRPr="00464182">
              <w:rPr>
                <w:rFonts w:ascii="Times New Roman" w:hAnsi="Times New Roman" w:cs="Times New Roman"/>
                <w:noProof/>
                <w:webHidden/>
                <w:rPrChange w:id="385" w:author="Maria Paola Fonseca Paez" w:date="2019-11-30T18:01:00Z">
                  <w:rPr>
                    <w:noProof/>
                    <w:webHidden/>
                  </w:rPr>
                </w:rPrChange>
              </w:rPr>
              <w:instrText xml:space="preserve"> PAGEREF _Toc26029269 \h </w:instrText>
            </w:r>
          </w:ins>
          <w:r w:rsidRPr="00464182">
            <w:rPr>
              <w:rFonts w:ascii="Times New Roman" w:hAnsi="Times New Roman" w:cs="Times New Roman"/>
              <w:noProof/>
              <w:webHidden/>
              <w:rPrChange w:id="386" w:author="Maria Paola Fonseca Paez" w:date="2019-11-30T18:01:00Z">
                <w:rPr>
                  <w:rFonts w:ascii="Times New Roman" w:hAnsi="Times New Roman" w:cs="Times New Roman"/>
                  <w:noProof/>
                  <w:webHidden/>
                </w:rPr>
              </w:rPrChange>
            </w:rPr>
          </w:r>
          <w:r w:rsidRPr="00464182">
            <w:rPr>
              <w:rFonts w:ascii="Times New Roman" w:hAnsi="Times New Roman" w:cs="Times New Roman"/>
              <w:noProof/>
              <w:webHidden/>
              <w:rPrChange w:id="387" w:author="Maria Paola Fonseca Paez" w:date="2019-11-30T18:01:00Z">
                <w:rPr>
                  <w:noProof/>
                  <w:webHidden/>
                </w:rPr>
              </w:rPrChange>
            </w:rPr>
            <w:fldChar w:fldCharType="separate"/>
          </w:r>
          <w:ins w:id="388" w:author="Maria Paola Fonseca Paez" w:date="2019-11-30T18:00:00Z">
            <w:r w:rsidRPr="00464182">
              <w:rPr>
                <w:rFonts w:ascii="Times New Roman" w:hAnsi="Times New Roman" w:cs="Times New Roman"/>
                <w:noProof/>
                <w:webHidden/>
                <w:rPrChange w:id="389" w:author="Maria Paola Fonseca Paez" w:date="2019-11-30T18:01:00Z">
                  <w:rPr>
                    <w:noProof/>
                    <w:webHidden/>
                  </w:rPr>
                </w:rPrChange>
              </w:rPr>
              <w:t>4</w:t>
            </w:r>
            <w:r w:rsidRPr="00464182">
              <w:rPr>
                <w:rFonts w:ascii="Times New Roman" w:hAnsi="Times New Roman" w:cs="Times New Roman"/>
                <w:noProof/>
                <w:webHidden/>
                <w:rPrChange w:id="390" w:author="Maria Paola Fonseca Paez" w:date="2019-11-30T18:01:00Z">
                  <w:rPr>
                    <w:noProof/>
                    <w:webHidden/>
                  </w:rPr>
                </w:rPrChange>
              </w:rPr>
              <w:fldChar w:fldCharType="end"/>
            </w:r>
            <w:r w:rsidRPr="00464182">
              <w:rPr>
                <w:rStyle w:val="Hipervnculo"/>
                <w:rFonts w:ascii="Times New Roman" w:hAnsi="Times New Roman" w:cs="Times New Roman"/>
                <w:noProof/>
                <w:rPrChange w:id="391" w:author="Maria Paola Fonseca Paez" w:date="2019-11-30T18:01:00Z">
                  <w:rPr>
                    <w:rStyle w:val="Hipervnculo"/>
                    <w:noProof/>
                  </w:rPr>
                </w:rPrChange>
              </w:rPr>
              <w:fldChar w:fldCharType="end"/>
            </w:r>
          </w:ins>
        </w:p>
        <w:p w14:paraId="09FC9B97" w14:textId="7FE786AC" w:rsidR="00464182" w:rsidRPr="00464182" w:rsidRDefault="00464182">
          <w:pPr>
            <w:pStyle w:val="TDC1"/>
            <w:tabs>
              <w:tab w:val="left" w:pos="440"/>
            </w:tabs>
            <w:rPr>
              <w:ins w:id="392" w:author="Maria Paola Fonseca Paez" w:date="2019-11-30T18:00:00Z"/>
              <w:rFonts w:ascii="Times New Roman" w:eastAsiaTheme="minorEastAsia" w:hAnsi="Times New Roman" w:cs="Times New Roman"/>
              <w:noProof/>
              <w:lang w:val="en-US" w:eastAsia="en-US"/>
              <w:rPrChange w:id="393" w:author="Maria Paola Fonseca Paez" w:date="2019-11-30T18:01:00Z">
                <w:rPr>
                  <w:ins w:id="394" w:author="Maria Paola Fonseca Paez" w:date="2019-11-30T18:00:00Z"/>
                  <w:rFonts w:asciiTheme="minorHAnsi" w:eastAsiaTheme="minorEastAsia" w:hAnsiTheme="minorHAnsi" w:cstheme="minorBidi"/>
                  <w:noProof/>
                  <w:lang w:val="en-US" w:eastAsia="en-US"/>
                </w:rPr>
              </w:rPrChange>
            </w:rPr>
          </w:pPr>
          <w:ins w:id="395" w:author="Maria Paola Fonseca Paez" w:date="2019-11-30T18:00:00Z">
            <w:r w:rsidRPr="00464182">
              <w:rPr>
                <w:rStyle w:val="Hipervnculo"/>
                <w:rFonts w:ascii="Times New Roman" w:hAnsi="Times New Roman" w:cs="Times New Roman"/>
                <w:noProof/>
                <w:rPrChange w:id="396" w:author="Maria Paola Fonseca Paez" w:date="2019-11-30T18:01:00Z">
                  <w:rPr>
                    <w:rStyle w:val="Hipervnculo"/>
                    <w:noProof/>
                  </w:rPr>
                </w:rPrChange>
              </w:rPr>
              <w:fldChar w:fldCharType="begin"/>
            </w:r>
            <w:r w:rsidRPr="00464182">
              <w:rPr>
                <w:rStyle w:val="Hipervnculo"/>
                <w:rFonts w:ascii="Times New Roman" w:hAnsi="Times New Roman" w:cs="Times New Roman"/>
                <w:noProof/>
                <w:rPrChange w:id="397" w:author="Maria Paola Fonseca Paez" w:date="2019-11-30T18:01:00Z">
                  <w:rPr>
                    <w:rStyle w:val="Hipervnculo"/>
                    <w:noProof/>
                  </w:rPr>
                </w:rPrChange>
              </w:rPr>
              <w:instrText xml:space="preserve"> </w:instrText>
            </w:r>
            <w:r w:rsidRPr="00464182">
              <w:rPr>
                <w:rFonts w:ascii="Times New Roman" w:hAnsi="Times New Roman" w:cs="Times New Roman"/>
                <w:noProof/>
                <w:rPrChange w:id="398" w:author="Maria Paola Fonseca Paez" w:date="2019-11-30T18:01:00Z">
                  <w:rPr>
                    <w:noProof/>
                  </w:rPr>
                </w:rPrChange>
              </w:rPr>
              <w:instrText>HYPERLINK \l "_Toc26029270"</w:instrText>
            </w:r>
            <w:r w:rsidRPr="00464182">
              <w:rPr>
                <w:rStyle w:val="Hipervnculo"/>
                <w:rFonts w:ascii="Times New Roman" w:hAnsi="Times New Roman" w:cs="Times New Roman"/>
                <w:noProof/>
                <w:rPrChange w:id="399" w:author="Maria Paola Fonseca Paez" w:date="2019-11-30T18:01:00Z">
                  <w:rPr>
                    <w:rStyle w:val="Hipervnculo"/>
                    <w:noProof/>
                  </w:rPr>
                </w:rPrChange>
              </w:rPr>
              <w:instrText xml:space="preserve"> </w:instrText>
            </w:r>
            <w:r w:rsidRPr="00464182">
              <w:rPr>
                <w:rStyle w:val="Hipervnculo"/>
                <w:rFonts w:ascii="Times New Roman" w:hAnsi="Times New Roman" w:cs="Times New Roman"/>
                <w:noProof/>
                <w:rPrChange w:id="400" w:author="Maria Paola Fonseca Paez" w:date="2019-11-30T18:01:00Z">
                  <w:rPr>
                    <w:rStyle w:val="Hipervnculo"/>
                    <w:noProof/>
                  </w:rPr>
                </w:rPrChange>
              </w:rPr>
              <w:fldChar w:fldCharType="separate"/>
            </w:r>
            <w:r w:rsidRPr="00464182">
              <w:rPr>
                <w:rStyle w:val="Hipervnculo"/>
                <w:rFonts w:ascii="Times New Roman" w:eastAsia="Times New Roman" w:hAnsi="Times New Roman" w:cs="Times New Roman"/>
                <w:noProof/>
                <w:rPrChange w:id="401" w:author="Maria Paola Fonseca Paez" w:date="2019-11-30T18:01:00Z">
                  <w:rPr>
                    <w:rStyle w:val="Hipervnculo"/>
                    <w:rFonts w:ascii="Times New Roman" w:eastAsia="Times New Roman" w:hAnsi="Times New Roman" w:cs="Times New Roman"/>
                    <w:b/>
                    <w:noProof/>
                  </w:rPr>
                </w:rPrChange>
              </w:rPr>
              <w:t>2</w:t>
            </w:r>
            <w:r w:rsidRPr="00464182">
              <w:rPr>
                <w:rFonts w:ascii="Times New Roman" w:eastAsiaTheme="minorEastAsia" w:hAnsi="Times New Roman" w:cs="Times New Roman"/>
                <w:noProof/>
                <w:lang w:val="en-US" w:eastAsia="en-US"/>
                <w:rPrChange w:id="402" w:author="Maria Paola Fonseca Paez" w:date="2019-11-30T18:01:00Z">
                  <w:rPr>
                    <w:rFonts w:asciiTheme="minorHAnsi" w:eastAsiaTheme="minorEastAsia" w:hAnsiTheme="minorHAnsi" w:cstheme="minorBidi"/>
                    <w:noProof/>
                    <w:lang w:val="en-US" w:eastAsia="en-US"/>
                  </w:rPr>
                </w:rPrChange>
              </w:rPr>
              <w:tab/>
            </w:r>
            <w:r w:rsidRPr="00464182">
              <w:rPr>
                <w:rStyle w:val="Hipervnculo"/>
                <w:rFonts w:ascii="Times New Roman" w:eastAsia="Times New Roman" w:hAnsi="Times New Roman" w:cs="Times New Roman"/>
                <w:noProof/>
                <w:rPrChange w:id="403" w:author="Maria Paola Fonseca Paez" w:date="2019-11-30T18:01:00Z">
                  <w:rPr>
                    <w:rStyle w:val="Hipervnculo"/>
                    <w:rFonts w:ascii="Times New Roman" w:eastAsia="Times New Roman" w:hAnsi="Times New Roman" w:cs="Times New Roman"/>
                    <w:b/>
                    <w:noProof/>
                  </w:rPr>
                </w:rPrChange>
              </w:rPr>
              <w:t>MARCO TEÓRICO</w:t>
            </w:r>
            <w:r w:rsidRPr="00464182">
              <w:rPr>
                <w:rFonts w:ascii="Times New Roman" w:hAnsi="Times New Roman" w:cs="Times New Roman"/>
                <w:noProof/>
                <w:webHidden/>
                <w:rPrChange w:id="404" w:author="Maria Paola Fonseca Paez" w:date="2019-11-30T18:01:00Z">
                  <w:rPr>
                    <w:noProof/>
                    <w:webHidden/>
                  </w:rPr>
                </w:rPrChange>
              </w:rPr>
              <w:tab/>
            </w:r>
            <w:r w:rsidRPr="00464182">
              <w:rPr>
                <w:rFonts w:ascii="Times New Roman" w:hAnsi="Times New Roman" w:cs="Times New Roman"/>
                <w:noProof/>
                <w:webHidden/>
                <w:rPrChange w:id="405" w:author="Maria Paola Fonseca Paez" w:date="2019-11-30T18:01:00Z">
                  <w:rPr>
                    <w:noProof/>
                    <w:webHidden/>
                  </w:rPr>
                </w:rPrChange>
              </w:rPr>
              <w:fldChar w:fldCharType="begin"/>
            </w:r>
            <w:r w:rsidRPr="00464182">
              <w:rPr>
                <w:rFonts w:ascii="Times New Roman" w:hAnsi="Times New Roman" w:cs="Times New Roman"/>
                <w:noProof/>
                <w:webHidden/>
                <w:rPrChange w:id="406" w:author="Maria Paola Fonseca Paez" w:date="2019-11-30T18:01:00Z">
                  <w:rPr>
                    <w:noProof/>
                    <w:webHidden/>
                  </w:rPr>
                </w:rPrChange>
              </w:rPr>
              <w:instrText xml:space="preserve"> PAGEREF _Toc26029270 \h </w:instrText>
            </w:r>
          </w:ins>
          <w:r w:rsidRPr="00464182">
            <w:rPr>
              <w:rFonts w:ascii="Times New Roman" w:hAnsi="Times New Roman" w:cs="Times New Roman"/>
              <w:noProof/>
              <w:webHidden/>
              <w:rPrChange w:id="407" w:author="Maria Paola Fonseca Paez" w:date="2019-11-30T18:01:00Z">
                <w:rPr>
                  <w:rFonts w:ascii="Times New Roman" w:hAnsi="Times New Roman" w:cs="Times New Roman"/>
                  <w:noProof/>
                  <w:webHidden/>
                </w:rPr>
              </w:rPrChange>
            </w:rPr>
          </w:r>
          <w:r w:rsidRPr="00464182">
            <w:rPr>
              <w:rFonts w:ascii="Times New Roman" w:hAnsi="Times New Roman" w:cs="Times New Roman"/>
              <w:noProof/>
              <w:webHidden/>
              <w:rPrChange w:id="408" w:author="Maria Paola Fonseca Paez" w:date="2019-11-30T18:01:00Z">
                <w:rPr>
                  <w:noProof/>
                  <w:webHidden/>
                </w:rPr>
              </w:rPrChange>
            </w:rPr>
            <w:fldChar w:fldCharType="separate"/>
          </w:r>
          <w:ins w:id="409" w:author="Maria Paola Fonseca Paez" w:date="2019-11-30T18:00:00Z">
            <w:r w:rsidRPr="00464182">
              <w:rPr>
                <w:rFonts w:ascii="Times New Roman" w:hAnsi="Times New Roman" w:cs="Times New Roman"/>
                <w:noProof/>
                <w:webHidden/>
                <w:rPrChange w:id="410" w:author="Maria Paola Fonseca Paez" w:date="2019-11-30T18:01:00Z">
                  <w:rPr>
                    <w:noProof/>
                    <w:webHidden/>
                  </w:rPr>
                </w:rPrChange>
              </w:rPr>
              <w:t>5</w:t>
            </w:r>
            <w:r w:rsidRPr="00464182">
              <w:rPr>
                <w:rFonts w:ascii="Times New Roman" w:hAnsi="Times New Roman" w:cs="Times New Roman"/>
                <w:noProof/>
                <w:webHidden/>
                <w:rPrChange w:id="411" w:author="Maria Paola Fonseca Paez" w:date="2019-11-30T18:01:00Z">
                  <w:rPr>
                    <w:noProof/>
                    <w:webHidden/>
                  </w:rPr>
                </w:rPrChange>
              </w:rPr>
              <w:fldChar w:fldCharType="end"/>
            </w:r>
            <w:r w:rsidRPr="00464182">
              <w:rPr>
                <w:rStyle w:val="Hipervnculo"/>
                <w:rFonts w:ascii="Times New Roman" w:hAnsi="Times New Roman" w:cs="Times New Roman"/>
                <w:noProof/>
                <w:rPrChange w:id="412" w:author="Maria Paola Fonseca Paez" w:date="2019-11-30T18:01:00Z">
                  <w:rPr>
                    <w:rStyle w:val="Hipervnculo"/>
                    <w:noProof/>
                  </w:rPr>
                </w:rPrChange>
              </w:rPr>
              <w:fldChar w:fldCharType="end"/>
            </w:r>
          </w:ins>
        </w:p>
        <w:p w14:paraId="3AE99E03" w14:textId="025BE6E6" w:rsidR="00464182" w:rsidRPr="00464182" w:rsidRDefault="00464182">
          <w:pPr>
            <w:pStyle w:val="TDC1"/>
            <w:tabs>
              <w:tab w:val="left" w:pos="440"/>
            </w:tabs>
            <w:rPr>
              <w:ins w:id="413" w:author="Maria Paola Fonseca Paez" w:date="2019-11-30T18:00:00Z"/>
              <w:rFonts w:ascii="Times New Roman" w:eastAsiaTheme="minorEastAsia" w:hAnsi="Times New Roman" w:cs="Times New Roman"/>
              <w:noProof/>
              <w:lang w:val="en-US" w:eastAsia="en-US"/>
              <w:rPrChange w:id="414" w:author="Maria Paola Fonseca Paez" w:date="2019-11-30T18:01:00Z">
                <w:rPr>
                  <w:ins w:id="415" w:author="Maria Paola Fonseca Paez" w:date="2019-11-30T18:00:00Z"/>
                  <w:rFonts w:asciiTheme="minorHAnsi" w:eastAsiaTheme="minorEastAsia" w:hAnsiTheme="minorHAnsi" w:cstheme="minorBidi"/>
                  <w:noProof/>
                  <w:lang w:val="en-US" w:eastAsia="en-US"/>
                </w:rPr>
              </w:rPrChange>
            </w:rPr>
          </w:pPr>
          <w:ins w:id="416" w:author="Maria Paola Fonseca Paez" w:date="2019-11-30T18:00:00Z">
            <w:r w:rsidRPr="00464182">
              <w:rPr>
                <w:rStyle w:val="Hipervnculo"/>
                <w:rFonts w:ascii="Times New Roman" w:hAnsi="Times New Roman" w:cs="Times New Roman"/>
                <w:noProof/>
                <w:rPrChange w:id="417" w:author="Maria Paola Fonseca Paez" w:date="2019-11-30T18:01:00Z">
                  <w:rPr>
                    <w:rStyle w:val="Hipervnculo"/>
                    <w:noProof/>
                  </w:rPr>
                </w:rPrChange>
              </w:rPr>
              <w:fldChar w:fldCharType="begin"/>
            </w:r>
            <w:r w:rsidRPr="00464182">
              <w:rPr>
                <w:rStyle w:val="Hipervnculo"/>
                <w:rFonts w:ascii="Times New Roman" w:hAnsi="Times New Roman" w:cs="Times New Roman"/>
                <w:noProof/>
                <w:rPrChange w:id="418" w:author="Maria Paola Fonseca Paez" w:date="2019-11-30T18:01:00Z">
                  <w:rPr>
                    <w:rStyle w:val="Hipervnculo"/>
                    <w:noProof/>
                  </w:rPr>
                </w:rPrChange>
              </w:rPr>
              <w:instrText xml:space="preserve"> </w:instrText>
            </w:r>
            <w:r w:rsidRPr="00464182">
              <w:rPr>
                <w:rFonts w:ascii="Times New Roman" w:hAnsi="Times New Roman" w:cs="Times New Roman"/>
                <w:noProof/>
                <w:rPrChange w:id="419" w:author="Maria Paola Fonseca Paez" w:date="2019-11-30T18:01:00Z">
                  <w:rPr>
                    <w:noProof/>
                  </w:rPr>
                </w:rPrChange>
              </w:rPr>
              <w:instrText>HYPERLINK \l "_Toc26029271"</w:instrText>
            </w:r>
            <w:r w:rsidRPr="00464182">
              <w:rPr>
                <w:rStyle w:val="Hipervnculo"/>
                <w:rFonts w:ascii="Times New Roman" w:hAnsi="Times New Roman" w:cs="Times New Roman"/>
                <w:noProof/>
                <w:rPrChange w:id="420" w:author="Maria Paola Fonseca Paez" w:date="2019-11-30T18:01:00Z">
                  <w:rPr>
                    <w:rStyle w:val="Hipervnculo"/>
                    <w:noProof/>
                  </w:rPr>
                </w:rPrChange>
              </w:rPr>
              <w:instrText xml:space="preserve"> </w:instrText>
            </w:r>
            <w:r w:rsidRPr="00464182">
              <w:rPr>
                <w:rStyle w:val="Hipervnculo"/>
                <w:rFonts w:ascii="Times New Roman" w:hAnsi="Times New Roman" w:cs="Times New Roman"/>
                <w:noProof/>
                <w:rPrChange w:id="421" w:author="Maria Paola Fonseca Paez" w:date="2019-11-30T18:01:00Z">
                  <w:rPr>
                    <w:rStyle w:val="Hipervnculo"/>
                    <w:noProof/>
                  </w:rPr>
                </w:rPrChange>
              </w:rPr>
              <w:fldChar w:fldCharType="separate"/>
            </w:r>
            <w:r w:rsidRPr="00464182">
              <w:rPr>
                <w:rStyle w:val="Hipervnculo"/>
                <w:rFonts w:ascii="Times New Roman" w:eastAsia="Times New Roman" w:hAnsi="Times New Roman" w:cs="Times New Roman"/>
                <w:noProof/>
                <w:rPrChange w:id="422" w:author="Maria Paola Fonseca Paez" w:date="2019-11-30T18:01:00Z">
                  <w:rPr>
                    <w:rStyle w:val="Hipervnculo"/>
                    <w:rFonts w:ascii="Times New Roman" w:eastAsia="Times New Roman" w:hAnsi="Times New Roman" w:cs="Times New Roman"/>
                    <w:b/>
                    <w:noProof/>
                  </w:rPr>
                </w:rPrChange>
              </w:rPr>
              <w:t>3</w:t>
            </w:r>
            <w:r w:rsidRPr="00464182">
              <w:rPr>
                <w:rFonts w:ascii="Times New Roman" w:eastAsiaTheme="minorEastAsia" w:hAnsi="Times New Roman" w:cs="Times New Roman"/>
                <w:noProof/>
                <w:lang w:val="en-US" w:eastAsia="en-US"/>
                <w:rPrChange w:id="423" w:author="Maria Paola Fonseca Paez" w:date="2019-11-30T18:01:00Z">
                  <w:rPr>
                    <w:rFonts w:asciiTheme="minorHAnsi" w:eastAsiaTheme="minorEastAsia" w:hAnsiTheme="minorHAnsi" w:cstheme="minorBidi"/>
                    <w:noProof/>
                    <w:lang w:val="en-US" w:eastAsia="en-US"/>
                  </w:rPr>
                </w:rPrChange>
              </w:rPr>
              <w:tab/>
            </w:r>
            <w:r w:rsidRPr="00464182">
              <w:rPr>
                <w:rStyle w:val="Hipervnculo"/>
                <w:rFonts w:ascii="Times New Roman" w:eastAsia="Times New Roman" w:hAnsi="Times New Roman" w:cs="Times New Roman"/>
                <w:noProof/>
                <w:rPrChange w:id="424" w:author="Maria Paola Fonseca Paez" w:date="2019-11-30T18:01:00Z">
                  <w:rPr>
                    <w:rStyle w:val="Hipervnculo"/>
                    <w:rFonts w:ascii="Times New Roman" w:eastAsia="Times New Roman" w:hAnsi="Times New Roman" w:cs="Times New Roman"/>
                    <w:b/>
                    <w:noProof/>
                  </w:rPr>
                </w:rPrChange>
              </w:rPr>
              <w:t>GLOSARIO</w:t>
            </w:r>
            <w:r w:rsidRPr="00464182">
              <w:rPr>
                <w:rFonts w:ascii="Times New Roman" w:hAnsi="Times New Roman" w:cs="Times New Roman"/>
                <w:noProof/>
                <w:webHidden/>
                <w:rPrChange w:id="425" w:author="Maria Paola Fonseca Paez" w:date="2019-11-30T18:01:00Z">
                  <w:rPr>
                    <w:noProof/>
                    <w:webHidden/>
                  </w:rPr>
                </w:rPrChange>
              </w:rPr>
              <w:tab/>
            </w:r>
            <w:r w:rsidRPr="00464182">
              <w:rPr>
                <w:rFonts w:ascii="Times New Roman" w:hAnsi="Times New Roman" w:cs="Times New Roman"/>
                <w:noProof/>
                <w:webHidden/>
                <w:rPrChange w:id="426" w:author="Maria Paola Fonseca Paez" w:date="2019-11-30T18:01:00Z">
                  <w:rPr>
                    <w:noProof/>
                    <w:webHidden/>
                  </w:rPr>
                </w:rPrChange>
              </w:rPr>
              <w:fldChar w:fldCharType="begin"/>
            </w:r>
            <w:r w:rsidRPr="00464182">
              <w:rPr>
                <w:rFonts w:ascii="Times New Roman" w:hAnsi="Times New Roman" w:cs="Times New Roman"/>
                <w:noProof/>
                <w:webHidden/>
                <w:rPrChange w:id="427" w:author="Maria Paola Fonseca Paez" w:date="2019-11-30T18:01:00Z">
                  <w:rPr>
                    <w:noProof/>
                    <w:webHidden/>
                  </w:rPr>
                </w:rPrChange>
              </w:rPr>
              <w:instrText xml:space="preserve"> PAGEREF _Toc26029271 \h </w:instrText>
            </w:r>
          </w:ins>
          <w:r w:rsidRPr="00464182">
            <w:rPr>
              <w:rFonts w:ascii="Times New Roman" w:hAnsi="Times New Roman" w:cs="Times New Roman"/>
              <w:noProof/>
              <w:webHidden/>
              <w:rPrChange w:id="428" w:author="Maria Paola Fonseca Paez" w:date="2019-11-30T18:01:00Z">
                <w:rPr>
                  <w:rFonts w:ascii="Times New Roman" w:hAnsi="Times New Roman" w:cs="Times New Roman"/>
                  <w:noProof/>
                  <w:webHidden/>
                </w:rPr>
              </w:rPrChange>
            </w:rPr>
          </w:r>
          <w:r w:rsidRPr="00464182">
            <w:rPr>
              <w:rFonts w:ascii="Times New Roman" w:hAnsi="Times New Roman" w:cs="Times New Roman"/>
              <w:noProof/>
              <w:webHidden/>
              <w:rPrChange w:id="429" w:author="Maria Paola Fonseca Paez" w:date="2019-11-30T18:01:00Z">
                <w:rPr>
                  <w:noProof/>
                  <w:webHidden/>
                </w:rPr>
              </w:rPrChange>
            </w:rPr>
            <w:fldChar w:fldCharType="separate"/>
          </w:r>
          <w:ins w:id="430" w:author="Maria Paola Fonseca Paez" w:date="2019-11-30T18:00:00Z">
            <w:r w:rsidRPr="00464182">
              <w:rPr>
                <w:rFonts w:ascii="Times New Roman" w:hAnsi="Times New Roman" w:cs="Times New Roman"/>
                <w:noProof/>
                <w:webHidden/>
                <w:rPrChange w:id="431" w:author="Maria Paola Fonseca Paez" w:date="2019-11-30T18:01:00Z">
                  <w:rPr>
                    <w:noProof/>
                    <w:webHidden/>
                  </w:rPr>
                </w:rPrChange>
              </w:rPr>
              <w:t>7</w:t>
            </w:r>
            <w:r w:rsidRPr="00464182">
              <w:rPr>
                <w:rFonts w:ascii="Times New Roman" w:hAnsi="Times New Roman" w:cs="Times New Roman"/>
                <w:noProof/>
                <w:webHidden/>
                <w:rPrChange w:id="432" w:author="Maria Paola Fonseca Paez" w:date="2019-11-30T18:01:00Z">
                  <w:rPr>
                    <w:noProof/>
                    <w:webHidden/>
                  </w:rPr>
                </w:rPrChange>
              </w:rPr>
              <w:fldChar w:fldCharType="end"/>
            </w:r>
            <w:r w:rsidRPr="00464182">
              <w:rPr>
                <w:rStyle w:val="Hipervnculo"/>
                <w:rFonts w:ascii="Times New Roman" w:hAnsi="Times New Roman" w:cs="Times New Roman"/>
                <w:noProof/>
                <w:rPrChange w:id="433" w:author="Maria Paola Fonseca Paez" w:date="2019-11-30T18:01:00Z">
                  <w:rPr>
                    <w:rStyle w:val="Hipervnculo"/>
                    <w:noProof/>
                  </w:rPr>
                </w:rPrChange>
              </w:rPr>
              <w:fldChar w:fldCharType="end"/>
            </w:r>
          </w:ins>
        </w:p>
        <w:p w14:paraId="2F5FAEBC" w14:textId="79AB40E7" w:rsidR="00464182" w:rsidRPr="00464182" w:rsidRDefault="00464182">
          <w:pPr>
            <w:pStyle w:val="TDC1"/>
            <w:tabs>
              <w:tab w:val="left" w:pos="440"/>
            </w:tabs>
            <w:rPr>
              <w:ins w:id="434" w:author="Maria Paola Fonseca Paez" w:date="2019-11-30T18:00:00Z"/>
              <w:rFonts w:ascii="Times New Roman" w:eastAsiaTheme="minorEastAsia" w:hAnsi="Times New Roman" w:cs="Times New Roman"/>
              <w:noProof/>
              <w:lang w:val="en-US" w:eastAsia="en-US"/>
              <w:rPrChange w:id="435" w:author="Maria Paola Fonseca Paez" w:date="2019-11-30T18:01:00Z">
                <w:rPr>
                  <w:ins w:id="436" w:author="Maria Paola Fonseca Paez" w:date="2019-11-30T18:00:00Z"/>
                  <w:rFonts w:asciiTheme="minorHAnsi" w:eastAsiaTheme="minorEastAsia" w:hAnsiTheme="minorHAnsi" w:cstheme="minorBidi"/>
                  <w:noProof/>
                  <w:lang w:val="en-US" w:eastAsia="en-US"/>
                </w:rPr>
              </w:rPrChange>
            </w:rPr>
          </w:pPr>
          <w:ins w:id="437" w:author="Maria Paola Fonseca Paez" w:date="2019-11-30T18:00:00Z">
            <w:r w:rsidRPr="00464182">
              <w:rPr>
                <w:rStyle w:val="Hipervnculo"/>
                <w:rFonts w:ascii="Times New Roman" w:hAnsi="Times New Roman" w:cs="Times New Roman"/>
                <w:noProof/>
                <w:rPrChange w:id="438" w:author="Maria Paola Fonseca Paez" w:date="2019-11-30T18:01:00Z">
                  <w:rPr>
                    <w:rStyle w:val="Hipervnculo"/>
                    <w:noProof/>
                  </w:rPr>
                </w:rPrChange>
              </w:rPr>
              <w:fldChar w:fldCharType="begin"/>
            </w:r>
            <w:r w:rsidRPr="00464182">
              <w:rPr>
                <w:rStyle w:val="Hipervnculo"/>
                <w:rFonts w:ascii="Times New Roman" w:hAnsi="Times New Roman" w:cs="Times New Roman"/>
                <w:noProof/>
                <w:rPrChange w:id="439" w:author="Maria Paola Fonseca Paez" w:date="2019-11-30T18:01:00Z">
                  <w:rPr>
                    <w:rStyle w:val="Hipervnculo"/>
                    <w:noProof/>
                  </w:rPr>
                </w:rPrChange>
              </w:rPr>
              <w:instrText xml:space="preserve"> </w:instrText>
            </w:r>
            <w:r w:rsidRPr="00464182">
              <w:rPr>
                <w:rFonts w:ascii="Times New Roman" w:hAnsi="Times New Roman" w:cs="Times New Roman"/>
                <w:noProof/>
                <w:rPrChange w:id="440" w:author="Maria Paola Fonseca Paez" w:date="2019-11-30T18:01:00Z">
                  <w:rPr>
                    <w:noProof/>
                  </w:rPr>
                </w:rPrChange>
              </w:rPr>
              <w:instrText>HYPERLINK \l "_Toc26029272"</w:instrText>
            </w:r>
            <w:r w:rsidRPr="00464182">
              <w:rPr>
                <w:rStyle w:val="Hipervnculo"/>
                <w:rFonts w:ascii="Times New Roman" w:hAnsi="Times New Roman" w:cs="Times New Roman"/>
                <w:noProof/>
                <w:rPrChange w:id="441" w:author="Maria Paola Fonseca Paez" w:date="2019-11-30T18:01:00Z">
                  <w:rPr>
                    <w:rStyle w:val="Hipervnculo"/>
                    <w:noProof/>
                  </w:rPr>
                </w:rPrChange>
              </w:rPr>
              <w:instrText xml:space="preserve"> </w:instrText>
            </w:r>
            <w:r w:rsidRPr="00464182">
              <w:rPr>
                <w:rStyle w:val="Hipervnculo"/>
                <w:rFonts w:ascii="Times New Roman" w:hAnsi="Times New Roman" w:cs="Times New Roman"/>
                <w:noProof/>
                <w:rPrChange w:id="442" w:author="Maria Paola Fonseca Paez" w:date="2019-11-30T18:01:00Z">
                  <w:rPr>
                    <w:rStyle w:val="Hipervnculo"/>
                    <w:noProof/>
                  </w:rPr>
                </w:rPrChange>
              </w:rPr>
              <w:fldChar w:fldCharType="separate"/>
            </w:r>
            <w:r w:rsidRPr="00464182">
              <w:rPr>
                <w:rStyle w:val="Hipervnculo"/>
                <w:rFonts w:ascii="Times New Roman" w:eastAsia="Times New Roman" w:hAnsi="Times New Roman" w:cs="Times New Roman"/>
                <w:noProof/>
                <w:rPrChange w:id="443" w:author="Maria Paola Fonseca Paez" w:date="2019-11-30T18:01:00Z">
                  <w:rPr>
                    <w:rStyle w:val="Hipervnculo"/>
                    <w:rFonts w:ascii="Times New Roman" w:eastAsia="Times New Roman" w:hAnsi="Times New Roman" w:cs="Times New Roman"/>
                    <w:b/>
                    <w:noProof/>
                  </w:rPr>
                </w:rPrChange>
              </w:rPr>
              <w:t>4</w:t>
            </w:r>
            <w:r w:rsidRPr="00464182">
              <w:rPr>
                <w:rFonts w:ascii="Times New Roman" w:eastAsiaTheme="minorEastAsia" w:hAnsi="Times New Roman" w:cs="Times New Roman"/>
                <w:noProof/>
                <w:lang w:val="en-US" w:eastAsia="en-US"/>
                <w:rPrChange w:id="444" w:author="Maria Paola Fonseca Paez" w:date="2019-11-30T18:01:00Z">
                  <w:rPr>
                    <w:rFonts w:asciiTheme="minorHAnsi" w:eastAsiaTheme="minorEastAsia" w:hAnsiTheme="minorHAnsi" w:cstheme="minorBidi"/>
                    <w:noProof/>
                    <w:lang w:val="en-US" w:eastAsia="en-US"/>
                  </w:rPr>
                </w:rPrChange>
              </w:rPr>
              <w:tab/>
            </w:r>
            <w:r w:rsidRPr="00464182">
              <w:rPr>
                <w:rStyle w:val="Hipervnculo"/>
                <w:rFonts w:ascii="Times New Roman" w:eastAsia="Times New Roman" w:hAnsi="Times New Roman" w:cs="Times New Roman"/>
                <w:noProof/>
                <w:rPrChange w:id="445" w:author="Maria Paola Fonseca Paez" w:date="2019-11-30T18:01:00Z">
                  <w:rPr>
                    <w:rStyle w:val="Hipervnculo"/>
                    <w:rFonts w:ascii="Times New Roman" w:eastAsia="Times New Roman" w:hAnsi="Times New Roman" w:cs="Times New Roman"/>
                    <w:b/>
                    <w:noProof/>
                  </w:rPr>
                </w:rPrChange>
              </w:rPr>
              <w:t>OBJETIVO DEL PROYECTO</w:t>
            </w:r>
            <w:r w:rsidRPr="00464182">
              <w:rPr>
                <w:rFonts w:ascii="Times New Roman" w:hAnsi="Times New Roman" w:cs="Times New Roman"/>
                <w:noProof/>
                <w:webHidden/>
                <w:rPrChange w:id="446" w:author="Maria Paola Fonseca Paez" w:date="2019-11-30T18:01:00Z">
                  <w:rPr>
                    <w:noProof/>
                    <w:webHidden/>
                  </w:rPr>
                </w:rPrChange>
              </w:rPr>
              <w:tab/>
            </w:r>
            <w:r w:rsidRPr="00464182">
              <w:rPr>
                <w:rFonts w:ascii="Times New Roman" w:hAnsi="Times New Roman" w:cs="Times New Roman"/>
                <w:noProof/>
                <w:webHidden/>
                <w:rPrChange w:id="447" w:author="Maria Paola Fonseca Paez" w:date="2019-11-30T18:01:00Z">
                  <w:rPr>
                    <w:noProof/>
                    <w:webHidden/>
                  </w:rPr>
                </w:rPrChange>
              </w:rPr>
              <w:fldChar w:fldCharType="begin"/>
            </w:r>
            <w:r w:rsidRPr="00464182">
              <w:rPr>
                <w:rFonts w:ascii="Times New Roman" w:hAnsi="Times New Roman" w:cs="Times New Roman"/>
                <w:noProof/>
                <w:webHidden/>
                <w:rPrChange w:id="448" w:author="Maria Paola Fonseca Paez" w:date="2019-11-30T18:01:00Z">
                  <w:rPr>
                    <w:noProof/>
                    <w:webHidden/>
                  </w:rPr>
                </w:rPrChange>
              </w:rPr>
              <w:instrText xml:space="preserve"> PAGEREF _Toc26029272 \h </w:instrText>
            </w:r>
          </w:ins>
          <w:r w:rsidRPr="00464182">
            <w:rPr>
              <w:rFonts w:ascii="Times New Roman" w:hAnsi="Times New Roman" w:cs="Times New Roman"/>
              <w:noProof/>
              <w:webHidden/>
              <w:rPrChange w:id="449" w:author="Maria Paola Fonseca Paez" w:date="2019-11-30T18:01:00Z">
                <w:rPr>
                  <w:rFonts w:ascii="Times New Roman" w:hAnsi="Times New Roman" w:cs="Times New Roman"/>
                  <w:noProof/>
                  <w:webHidden/>
                </w:rPr>
              </w:rPrChange>
            </w:rPr>
          </w:r>
          <w:r w:rsidRPr="00464182">
            <w:rPr>
              <w:rFonts w:ascii="Times New Roman" w:hAnsi="Times New Roman" w:cs="Times New Roman"/>
              <w:noProof/>
              <w:webHidden/>
              <w:rPrChange w:id="450" w:author="Maria Paola Fonseca Paez" w:date="2019-11-30T18:01:00Z">
                <w:rPr>
                  <w:noProof/>
                  <w:webHidden/>
                </w:rPr>
              </w:rPrChange>
            </w:rPr>
            <w:fldChar w:fldCharType="separate"/>
          </w:r>
          <w:ins w:id="451" w:author="Maria Paola Fonseca Paez" w:date="2019-11-30T18:00:00Z">
            <w:r w:rsidRPr="00464182">
              <w:rPr>
                <w:rFonts w:ascii="Times New Roman" w:hAnsi="Times New Roman" w:cs="Times New Roman"/>
                <w:noProof/>
                <w:webHidden/>
                <w:rPrChange w:id="452" w:author="Maria Paola Fonseca Paez" w:date="2019-11-30T18:01:00Z">
                  <w:rPr>
                    <w:noProof/>
                    <w:webHidden/>
                  </w:rPr>
                </w:rPrChange>
              </w:rPr>
              <w:t>7</w:t>
            </w:r>
            <w:r w:rsidRPr="00464182">
              <w:rPr>
                <w:rFonts w:ascii="Times New Roman" w:hAnsi="Times New Roman" w:cs="Times New Roman"/>
                <w:noProof/>
                <w:webHidden/>
                <w:rPrChange w:id="453" w:author="Maria Paola Fonseca Paez" w:date="2019-11-30T18:01:00Z">
                  <w:rPr>
                    <w:noProof/>
                    <w:webHidden/>
                  </w:rPr>
                </w:rPrChange>
              </w:rPr>
              <w:fldChar w:fldCharType="end"/>
            </w:r>
            <w:r w:rsidRPr="00464182">
              <w:rPr>
                <w:rStyle w:val="Hipervnculo"/>
                <w:rFonts w:ascii="Times New Roman" w:hAnsi="Times New Roman" w:cs="Times New Roman"/>
                <w:noProof/>
                <w:rPrChange w:id="454" w:author="Maria Paola Fonseca Paez" w:date="2019-11-30T18:01:00Z">
                  <w:rPr>
                    <w:rStyle w:val="Hipervnculo"/>
                    <w:noProof/>
                  </w:rPr>
                </w:rPrChange>
              </w:rPr>
              <w:fldChar w:fldCharType="end"/>
            </w:r>
          </w:ins>
        </w:p>
        <w:p w14:paraId="04BF2D61" w14:textId="48B0123A" w:rsidR="00464182" w:rsidRPr="00464182" w:rsidRDefault="00464182">
          <w:pPr>
            <w:pStyle w:val="TDC2"/>
            <w:tabs>
              <w:tab w:val="left" w:pos="880"/>
              <w:tab w:val="right" w:leader="dot" w:pos="8922"/>
            </w:tabs>
            <w:rPr>
              <w:ins w:id="455" w:author="Maria Paola Fonseca Paez" w:date="2019-11-30T18:00:00Z"/>
              <w:rFonts w:ascii="Times New Roman" w:eastAsiaTheme="minorEastAsia" w:hAnsi="Times New Roman" w:cs="Times New Roman"/>
              <w:noProof/>
              <w:lang w:val="en-US" w:eastAsia="en-US"/>
              <w:rPrChange w:id="456" w:author="Maria Paola Fonseca Paez" w:date="2019-11-30T18:01:00Z">
                <w:rPr>
                  <w:ins w:id="457" w:author="Maria Paola Fonseca Paez" w:date="2019-11-30T18:00:00Z"/>
                  <w:rFonts w:asciiTheme="minorHAnsi" w:eastAsiaTheme="minorEastAsia" w:hAnsiTheme="minorHAnsi" w:cstheme="minorBidi"/>
                  <w:noProof/>
                  <w:lang w:val="en-US" w:eastAsia="en-US"/>
                </w:rPr>
              </w:rPrChange>
            </w:rPr>
          </w:pPr>
          <w:ins w:id="458" w:author="Maria Paola Fonseca Paez" w:date="2019-11-30T18:00:00Z">
            <w:r w:rsidRPr="00464182">
              <w:rPr>
                <w:rStyle w:val="Hipervnculo"/>
                <w:rFonts w:ascii="Times New Roman" w:hAnsi="Times New Roman" w:cs="Times New Roman"/>
                <w:noProof/>
                <w:rPrChange w:id="459" w:author="Maria Paola Fonseca Paez" w:date="2019-11-30T18:01:00Z">
                  <w:rPr>
                    <w:rStyle w:val="Hipervnculo"/>
                    <w:noProof/>
                  </w:rPr>
                </w:rPrChange>
              </w:rPr>
              <w:fldChar w:fldCharType="begin"/>
            </w:r>
            <w:r w:rsidRPr="00464182">
              <w:rPr>
                <w:rStyle w:val="Hipervnculo"/>
                <w:rFonts w:ascii="Times New Roman" w:hAnsi="Times New Roman" w:cs="Times New Roman"/>
                <w:noProof/>
                <w:rPrChange w:id="460" w:author="Maria Paola Fonseca Paez" w:date="2019-11-30T18:01:00Z">
                  <w:rPr>
                    <w:rStyle w:val="Hipervnculo"/>
                    <w:noProof/>
                  </w:rPr>
                </w:rPrChange>
              </w:rPr>
              <w:instrText xml:space="preserve"> </w:instrText>
            </w:r>
            <w:r w:rsidRPr="00464182">
              <w:rPr>
                <w:rFonts w:ascii="Times New Roman" w:hAnsi="Times New Roman" w:cs="Times New Roman"/>
                <w:noProof/>
                <w:rPrChange w:id="461" w:author="Maria Paola Fonseca Paez" w:date="2019-11-30T18:01:00Z">
                  <w:rPr>
                    <w:noProof/>
                  </w:rPr>
                </w:rPrChange>
              </w:rPr>
              <w:instrText>HYPERLINK \l "_Toc26029273"</w:instrText>
            </w:r>
            <w:r w:rsidRPr="00464182">
              <w:rPr>
                <w:rStyle w:val="Hipervnculo"/>
                <w:rFonts w:ascii="Times New Roman" w:hAnsi="Times New Roman" w:cs="Times New Roman"/>
                <w:noProof/>
                <w:rPrChange w:id="462" w:author="Maria Paola Fonseca Paez" w:date="2019-11-30T18:01:00Z">
                  <w:rPr>
                    <w:rStyle w:val="Hipervnculo"/>
                    <w:noProof/>
                  </w:rPr>
                </w:rPrChange>
              </w:rPr>
              <w:instrText xml:space="preserve"> </w:instrText>
            </w:r>
            <w:r w:rsidRPr="00464182">
              <w:rPr>
                <w:rStyle w:val="Hipervnculo"/>
                <w:rFonts w:ascii="Times New Roman" w:hAnsi="Times New Roman" w:cs="Times New Roman"/>
                <w:noProof/>
                <w:rPrChange w:id="463" w:author="Maria Paola Fonseca Paez" w:date="2019-11-30T18:01:00Z">
                  <w:rPr>
                    <w:rStyle w:val="Hipervnculo"/>
                    <w:noProof/>
                  </w:rPr>
                </w:rPrChange>
              </w:rPr>
              <w:fldChar w:fldCharType="separate"/>
            </w:r>
            <w:r w:rsidRPr="00464182">
              <w:rPr>
                <w:rStyle w:val="Hipervnculo"/>
                <w:rFonts w:ascii="Times New Roman" w:hAnsi="Times New Roman" w:cs="Times New Roman"/>
                <w:noProof/>
                <w:rPrChange w:id="464" w:author="Maria Paola Fonseca Paez" w:date="2019-11-30T18:01:00Z">
                  <w:rPr>
                    <w:rStyle w:val="Hipervnculo"/>
                    <w:rFonts w:ascii="Times New Roman" w:hAnsi="Times New Roman" w:cs="Times New Roman"/>
                    <w:b/>
                    <w:noProof/>
                  </w:rPr>
                </w:rPrChange>
              </w:rPr>
              <w:t>4.1</w:t>
            </w:r>
            <w:r w:rsidRPr="00464182">
              <w:rPr>
                <w:rFonts w:ascii="Times New Roman" w:eastAsiaTheme="minorEastAsia" w:hAnsi="Times New Roman" w:cs="Times New Roman"/>
                <w:noProof/>
                <w:lang w:val="en-US" w:eastAsia="en-US"/>
                <w:rPrChange w:id="465" w:author="Maria Paola Fonseca Paez" w:date="2019-11-30T18:01:00Z">
                  <w:rPr>
                    <w:rFonts w:asciiTheme="minorHAnsi" w:eastAsiaTheme="minorEastAsia" w:hAnsiTheme="minorHAnsi" w:cstheme="minorBidi"/>
                    <w:noProof/>
                    <w:lang w:val="en-US" w:eastAsia="en-US"/>
                  </w:rPr>
                </w:rPrChange>
              </w:rPr>
              <w:tab/>
            </w:r>
            <w:r w:rsidRPr="00464182">
              <w:rPr>
                <w:rStyle w:val="Hipervnculo"/>
                <w:rFonts w:ascii="Times New Roman" w:eastAsia="Times New Roman" w:hAnsi="Times New Roman" w:cs="Times New Roman"/>
                <w:noProof/>
                <w:rPrChange w:id="466" w:author="Maria Paola Fonseca Paez" w:date="2019-11-30T18:01:00Z">
                  <w:rPr>
                    <w:rStyle w:val="Hipervnculo"/>
                    <w:rFonts w:ascii="Times New Roman" w:eastAsia="Times New Roman" w:hAnsi="Times New Roman" w:cs="Times New Roman"/>
                    <w:b/>
                    <w:noProof/>
                  </w:rPr>
                </w:rPrChange>
              </w:rPr>
              <w:t>Objetivo general</w:t>
            </w:r>
            <w:r w:rsidRPr="00464182">
              <w:rPr>
                <w:rFonts w:ascii="Times New Roman" w:hAnsi="Times New Roman" w:cs="Times New Roman"/>
                <w:noProof/>
                <w:webHidden/>
                <w:rPrChange w:id="467" w:author="Maria Paola Fonseca Paez" w:date="2019-11-30T18:01:00Z">
                  <w:rPr>
                    <w:noProof/>
                    <w:webHidden/>
                  </w:rPr>
                </w:rPrChange>
              </w:rPr>
              <w:tab/>
            </w:r>
            <w:r w:rsidRPr="00464182">
              <w:rPr>
                <w:rFonts w:ascii="Times New Roman" w:hAnsi="Times New Roman" w:cs="Times New Roman"/>
                <w:noProof/>
                <w:webHidden/>
                <w:rPrChange w:id="468" w:author="Maria Paola Fonseca Paez" w:date="2019-11-30T18:01:00Z">
                  <w:rPr>
                    <w:noProof/>
                    <w:webHidden/>
                  </w:rPr>
                </w:rPrChange>
              </w:rPr>
              <w:fldChar w:fldCharType="begin"/>
            </w:r>
            <w:r w:rsidRPr="00464182">
              <w:rPr>
                <w:rFonts w:ascii="Times New Roman" w:hAnsi="Times New Roman" w:cs="Times New Roman"/>
                <w:noProof/>
                <w:webHidden/>
                <w:rPrChange w:id="469" w:author="Maria Paola Fonseca Paez" w:date="2019-11-30T18:01:00Z">
                  <w:rPr>
                    <w:noProof/>
                    <w:webHidden/>
                  </w:rPr>
                </w:rPrChange>
              </w:rPr>
              <w:instrText xml:space="preserve"> PAGEREF _Toc26029273 \h </w:instrText>
            </w:r>
          </w:ins>
          <w:r w:rsidRPr="00464182">
            <w:rPr>
              <w:rFonts w:ascii="Times New Roman" w:hAnsi="Times New Roman" w:cs="Times New Roman"/>
              <w:noProof/>
              <w:webHidden/>
              <w:rPrChange w:id="470" w:author="Maria Paola Fonseca Paez" w:date="2019-11-30T18:01:00Z">
                <w:rPr>
                  <w:rFonts w:ascii="Times New Roman" w:hAnsi="Times New Roman" w:cs="Times New Roman"/>
                  <w:noProof/>
                  <w:webHidden/>
                </w:rPr>
              </w:rPrChange>
            </w:rPr>
          </w:r>
          <w:r w:rsidRPr="00464182">
            <w:rPr>
              <w:rFonts w:ascii="Times New Roman" w:hAnsi="Times New Roman" w:cs="Times New Roman"/>
              <w:noProof/>
              <w:webHidden/>
              <w:rPrChange w:id="471" w:author="Maria Paola Fonseca Paez" w:date="2019-11-30T18:01:00Z">
                <w:rPr>
                  <w:noProof/>
                  <w:webHidden/>
                </w:rPr>
              </w:rPrChange>
            </w:rPr>
            <w:fldChar w:fldCharType="separate"/>
          </w:r>
          <w:ins w:id="472" w:author="Maria Paola Fonseca Paez" w:date="2019-11-30T18:00:00Z">
            <w:r w:rsidRPr="00464182">
              <w:rPr>
                <w:rFonts w:ascii="Times New Roman" w:hAnsi="Times New Roman" w:cs="Times New Roman"/>
                <w:noProof/>
                <w:webHidden/>
                <w:rPrChange w:id="473" w:author="Maria Paola Fonseca Paez" w:date="2019-11-30T18:01:00Z">
                  <w:rPr>
                    <w:noProof/>
                    <w:webHidden/>
                  </w:rPr>
                </w:rPrChange>
              </w:rPr>
              <w:t>8</w:t>
            </w:r>
            <w:r w:rsidRPr="00464182">
              <w:rPr>
                <w:rFonts w:ascii="Times New Roman" w:hAnsi="Times New Roman" w:cs="Times New Roman"/>
                <w:noProof/>
                <w:webHidden/>
                <w:rPrChange w:id="474" w:author="Maria Paola Fonseca Paez" w:date="2019-11-30T18:01:00Z">
                  <w:rPr>
                    <w:noProof/>
                    <w:webHidden/>
                  </w:rPr>
                </w:rPrChange>
              </w:rPr>
              <w:fldChar w:fldCharType="end"/>
            </w:r>
            <w:r w:rsidRPr="00464182">
              <w:rPr>
                <w:rStyle w:val="Hipervnculo"/>
                <w:rFonts w:ascii="Times New Roman" w:hAnsi="Times New Roman" w:cs="Times New Roman"/>
                <w:noProof/>
                <w:rPrChange w:id="475" w:author="Maria Paola Fonseca Paez" w:date="2019-11-30T18:01:00Z">
                  <w:rPr>
                    <w:rStyle w:val="Hipervnculo"/>
                    <w:noProof/>
                  </w:rPr>
                </w:rPrChange>
              </w:rPr>
              <w:fldChar w:fldCharType="end"/>
            </w:r>
          </w:ins>
        </w:p>
        <w:p w14:paraId="353C95DD" w14:textId="27EF899D" w:rsidR="00464182" w:rsidRPr="00464182" w:rsidRDefault="00464182">
          <w:pPr>
            <w:pStyle w:val="TDC2"/>
            <w:tabs>
              <w:tab w:val="left" w:pos="880"/>
              <w:tab w:val="right" w:leader="dot" w:pos="8922"/>
            </w:tabs>
            <w:rPr>
              <w:ins w:id="476" w:author="Maria Paola Fonseca Paez" w:date="2019-11-30T18:00:00Z"/>
              <w:rFonts w:ascii="Times New Roman" w:eastAsiaTheme="minorEastAsia" w:hAnsi="Times New Roman" w:cs="Times New Roman"/>
              <w:noProof/>
              <w:lang w:val="en-US" w:eastAsia="en-US"/>
              <w:rPrChange w:id="477" w:author="Maria Paola Fonseca Paez" w:date="2019-11-30T18:01:00Z">
                <w:rPr>
                  <w:ins w:id="478" w:author="Maria Paola Fonseca Paez" w:date="2019-11-30T18:00:00Z"/>
                  <w:rFonts w:asciiTheme="minorHAnsi" w:eastAsiaTheme="minorEastAsia" w:hAnsiTheme="minorHAnsi" w:cstheme="minorBidi"/>
                  <w:noProof/>
                  <w:lang w:val="en-US" w:eastAsia="en-US"/>
                </w:rPr>
              </w:rPrChange>
            </w:rPr>
          </w:pPr>
          <w:ins w:id="479" w:author="Maria Paola Fonseca Paez" w:date="2019-11-30T18:00:00Z">
            <w:r w:rsidRPr="00464182">
              <w:rPr>
                <w:rStyle w:val="Hipervnculo"/>
                <w:rFonts w:ascii="Times New Roman" w:hAnsi="Times New Roman" w:cs="Times New Roman"/>
                <w:noProof/>
                <w:rPrChange w:id="480" w:author="Maria Paola Fonseca Paez" w:date="2019-11-30T18:01:00Z">
                  <w:rPr>
                    <w:rStyle w:val="Hipervnculo"/>
                    <w:noProof/>
                  </w:rPr>
                </w:rPrChange>
              </w:rPr>
              <w:fldChar w:fldCharType="begin"/>
            </w:r>
            <w:r w:rsidRPr="00464182">
              <w:rPr>
                <w:rStyle w:val="Hipervnculo"/>
                <w:rFonts w:ascii="Times New Roman" w:hAnsi="Times New Roman" w:cs="Times New Roman"/>
                <w:noProof/>
                <w:rPrChange w:id="481" w:author="Maria Paola Fonseca Paez" w:date="2019-11-30T18:01:00Z">
                  <w:rPr>
                    <w:rStyle w:val="Hipervnculo"/>
                    <w:noProof/>
                  </w:rPr>
                </w:rPrChange>
              </w:rPr>
              <w:instrText xml:space="preserve"> </w:instrText>
            </w:r>
            <w:r w:rsidRPr="00464182">
              <w:rPr>
                <w:rFonts w:ascii="Times New Roman" w:hAnsi="Times New Roman" w:cs="Times New Roman"/>
                <w:noProof/>
                <w:rPrChange w:id="482" w:author="Maria Paola Fonseca Paez" w:date="2019-11-30T18:01:00Z">
                  <w:rPr>
                    <w:noProof/>
                  </w:rPr>
                </w:rPrChange>
              </w:rPr>
              <w:instrText>HYPERLINK \l "_Toc26029274"</w:instrText>
            </w:r>
            <w:r w:rsidRPr="00464182">
              <w:rPr>
                <w:rStyle w:val="Hipervnculo"/>
                <w:rFonts w:ascii="Times New Roman" w:hAnsi="Times New Roman" w:cs="Times New Roman"/>
                <w:noProof/>
                <w:rPrChange w:id="483" w:author="Maria Paola Fonseca Paez" w:date="2019-11-30T18:01:00Z">
                  <w:rPr>
                    <w:rStyle w:val="Hipervnculo"/>
                    <w:noProof/>
                  </w:rPr>
                </w:rPrChange>
              </w:rPr>
              <w:instrText xml:space="preserve"> </w:instrText>
            </w:r>
            <w:r w:rsidRPr="00464182">
              <w:rPr>
                <w:rStyle w:val="Hipervnculo"/>
                <w:rFonts w:ascii="Times New Roman" w:hAnsi="Times New Roman" w:cs="Times New Roman"/>
                <w:noProof/>
                <w:rPrChange w:id="484" w:author="Maria Paola Fonseca Paez" w:date="2019-11-30T18:01:00Z">
                  <w:rPr>
                    <w:rStyle w:val="Hipervnculo"/>
                    <w:noProof/>
                  </w:rPr>
                </w:rPrChange>
              </w:rPr>
              <w:fldChar w:fldCharType="separate"/>
            </w:r>
            <w:r w:rsidRPr="00464182">
              <w:rPr>
                <w:rStyle w:val="Hipervnculo"/>
                <w:rFonts w:ascii="Times New Roman" w:hAnsi="Times New Roman" w:cs="Times New Roman"/>
                <w:noProof/>
                <w:rPrChange w:id="485" w:author="Maria Paola Fonseca Paez" w:date="2019-11-30T18:01:00Z">
                  <w:rPr>
                    <w:rStyle w:val="Hipervnculo"/>
                    <w:rFonts w:ascii="Times New Roman" w:hAnsi="Times New Roman" w:cs="Times New Roman"/>
                    <w:b/>
                    <w:noProof/>
                  </w:rPr>
                </w:rPrChange>
              </w:rPr>
              <w:t>4.2</w:t>
            </w:r>
            <w:r w:rsidRPr="00464182">
              <w:rPr>
                <w:rFonts w:ascii="Times New Roman" w:eastAsiaTheme="minorEastAsia" w:hAnsi="Times New Roman" w:cs="Times New Roman"/>
                <w:noProof/>
                <w:lang w:val="en-US" w:eastAsia="en-US"/>
                <w:rPrChange w:id="486" w:author="Maria Paola Fonseca Paez" w:date="2019-11-30T18:01:00Z">
                  <w:rPr>
                    <w:rFonts w:asciiTheme="minorHAnsi" w:eastAsiaTheme="minorEastAsia" w:hAnsiTheme="minorHAnsi" w:cstheme="minorBidi"/>
                    <w:noProof/>
                    <w:lang w:val="en-US" w:eastAsia="en-US"/>
                  </w:rPr>
                </w:rPrChange>
              </w:rPr>
              <w:tab/>
            </w:r>
            <w:r w:rsidRPr="00464182">
              <w:rPr>
                <w:rStyle w:val="Hipervnculo"/>
                <w:rFonts w:ascii="Times New Roman" w:eastAsia="Times New Roman" w:hAnsi="Times New Roman" w:cs="Times New Roman"/>
                <w:noProof/>
                <w:rPrChange w:id="487" w:author="Maria Paola Fonseca Paez" w:date="2019-11-30T18:01:00Z">
                  <w:rPr>
                    <w:rStyle w:val="Hipervnculo"/>
                    <w:rFonts w:ascii="Times New Roman" w:eastAsia="Times New Roman" w:hAnsi="Times New Roman" w:cs="Times New Roman"/>
                    <w:b/>
                    <w:noProof/>
                  </w:rPr>
                </w:rPrChange>
              </w:rPr>
              <w:t>Objetivos específicos relevantes</w:t>
            </w:r>
            <w:r w:rsidRPr="00464182">
              <w:rPr>
                <w:rFonts w:ascii="Times New Roman" w:hAnsi="Times New Roman" w:cs="Times New Roman"/>
                <w:noProof/>
                <w:webHidden/>
                <w:rPrChange w:id="488" w:author="Maria Paola Fonseca Paez" w:date="2019-11-30T18:01:00Z">
                  <w:rPr>
                    <w:noProof/>
                    <w:webHidden/>
                  </w:rPr>
                </w:rPrChange>
              </w:rPr>
              <w:tab/>
            </w:r>
            <w:r w:rsidRPr="00464182">
              <w:rPr>
                <w:rFonts w:ascii="Times New Roman" w:hAnsi="Times New Roman" w:cs="Times New Roman"/>
                <w:noProof/>
                <w:webHidden/>
                <w:rPrChange w:id="489" w:author="Maria Paola Fonseca Paez" w:date="2019-11-30T18:01:00Z">
                  <w:rPr>
                    <w:noProof/>
                    <w:webHidden/>
                  </w:rPr>
                </w:rPrChange>
              </w:rPr>
              <w:fldChar w:fldCharType="begin"/>
            </w:r>
            <w:r w:rsidRPr="00464182">
              <w:rPr>
                <w:rFonts w:ascii="Times New Roman" w:hAnsi="Times New Roman" w:cs="Times New Roman"/>
                <w:noProof/>
                <w:webHidden/>
                <w:rPrChange w:id="490" w:author="Maria Paola Fonseca Paez" w:date="2019-11-30T18:01:00Z">
                  <w:rPr>
                    <w:noProof/>
                    <w:webHidden/>
                  </w:rPr>
                </w:rPrChange>
              </w:rPr>
              <w:instrText xml:space="preserve"> PAGEREF _Toc26029274 \h </w:instrText>
            </w:r>
          </w:ins>
          <w:r w:rsidRPr="00464182">
            <w:rPr>
              <w:rFonts w:ascii="Times New Roman" w:hAnsi="Times New Roman" w:cs="Times New Roman"/>
              <w:noProof/>
              <w:webHidden/>
              <w:rPrChange w:id="491" w:author="Maria Paola Fonseca Paez" w:date="2019-11-30T18:01:00Z">
                <w:rPr>
                  <w:rFonts w:ascii="Times New Roman" w:hAnsi="Times New Roman" w:cs="Times New Roman"/>
                  <w:noProof/>
                  <w:webHidden/>
                </w:rPr>
              </w:rPrChange>
            </w:rPr>
          </w:r>
          <w:r w:rsidRPr="00464182">
            <w:rPr>
              <w:rFonts w:ascii="Times New Roman" w:hAnsi="Times New Roman" w:cs="Times New Roman"/>
              <w:noProof/>
              <w:webHidden/>
              <w:rPrChange w:id="492" w:author="Maria Paola Fonseca Paez" w:date="2019-11-30T18:01:00Z">
                <w:rPr>
                  <w:noProof/>
                  <w:webHidden/>
                </w:rPr>
              </w:rPrChange>
            </w:rPr>
            <w:fldChar w:fldCharType="separate"/>
          </w:r>
          <w:ins w:id="493" w:author="Maria Paola Fonseca Paez" w:date="2019-11-30T18:00:00Z">
            <w:r w:rsidRPr="00464182">
              <w:rPr>
                <w:rFonts w:ascii="Times New Roman" w:hAnsi="Times New Roman" w:cs="Times New Roman"/>
                <w:noProof/>
                <w:webHidden/>
                <w:rPrChange w:id="494" w:author="Maria Paola Fonseca Paez" w:date="2019-11-30T18:01:00Z">
                  <w:rPr>
                    <w:noProof/>
                    <w:webHidden/>
                  </w:rPr>
                </w:rPrChange>
              </w:rPr>
              <w:t>8</w:t>
            </w:r>
            <w:r w:rsidRPr="00464182">
              <w:rPr>
                <w:rFonts w:ascii="Times New Roman" w:hAnsi="Times New Roman" w:cs="Times New Roman"/>
                <w:noProof/>
                <w:webHidden/>
                <w:rPrChange w:id="495" w:author="Maria Paola Fonseca Paez" w:date="2019-11-30T18:01:00Z">
                  <w:rPr>
                    <w:noProof/>
                    <w:webHidden/>
                  </w:rPr>
                </w:rPrChange>
              </w:rPr>
              <w:fldChar w:fldCharType="end"/>
            </w:r>
            <w:r w:rsidRPr="00464182">
              <w:rPr>
                <w:rStyle w:val="Hipervnculo"/>
                <w:rFonts w:ascii="Times New Roman" w:hAnsi="Times New Roman" w:cs="Times New Roman"/>
                <w:noProof/>
                <w:rPrChange w:id="496" w:author="Maria Paola Fonseca Paez" w:date="2019-11-30T18:01:00Z">
                  <w:rPr>
                    <w:rStyle w:val="Hipervnculo"/>
                    <w:noProof/>
                  </w:rPr>
                </w:rPrChange>
              </w:rPr>
              <w:fldChar w:fldCharType="end"/>
            </w:r>
          </w:ins>
        </w:p>
        <w:p w14:paraId="704E1EE4" w14:textId="41C3DF46" w:rsidR="00464182" w:rsidRPr="00464182" w:rsidRDefault="00464182">
          <w:pPr>
            <w:pStyle w:val="TDC1"/>
            <w:tabs>
              <w:tab w:val="left" w:pos="440"/>
            </w:tabs>
            <w:rPr>
              <w:ins w:id="497" w:author="Maria Paola Fonseca Paez" w:date="2019-11-30T18:00:00Z"/>
              <w:rFonts w:ascii="Times New Roman" w:eastAsiaTheme="minorEastAsia" w:hAnsi="Times New Roman" w:cs="Times New Roman"/>
              <w:noProof/>
              <w:lang w:val="en-US" w:eastAsia="en-US"/>
              <w:rPrChange w:id="498" w:author="Maria Paola Fonseca Paez" w:date="2019-11-30T18:01:00Z">
                <w:rPr>
                  <w:ins w:id="499" w:author="Maria Paola Fonseca Paez" w:date="2019-11-30T18:00:00Z"/>
                  <w:rFonts w:asciiTheme="minorHAnsi" w:eastAsiaTheme="minorEastAsia" w:hAnsiTheme="minorHAnsi" w:cstheme="minorBidi"/>
                  <w:noProof/>
                  <w:lang w:val="en-US" w:eastAsia="en-US"/>
                </w:rPr>
              </w:rPrChange>
            </w:rPr>
          </w:pPr>
          <w:ins w:id="500" w:author="Maria Paola Fonseca Paez" w:date="2019-11-30T18:00:00Z">
            <w:r w:rsidRPr="00464182">
              <w:rPr>
                <w:rStyle w:val="Hipervnculo"/>
                <w:rFonts w:ascii="Times New Roman" w:hAnsi="Times New Roman" w:cs="Times New Roman"/>
                <w:noProof/>
                <w:rPrChange w:id="501" w:author="Maria Paola Fonseca Paez" w:date="2019-11-30T18:01:00Z">
                  <w:rPr>
                    <w:rStyle w:val="Hipervnculo"/>
                    <w:noProof/>
                  </w:rPr>
                </w:rPrChange>
              </w:rPr>
              <w:fldChar w:fldCharType="begin"/>
            </w:r>
            <w:r w:rsidRPr="00464182">
              <w:rPr>
                <w:rStyle w:val="Hipervnculo"/>
                <w:rFonts w:ascii="Times New Roman" w:hAnsi="Times New Roman" w:cs="Times New Roman"/>
                <w:noProof/>
                <w:rPrChange w:id="502" w:author="Maria Paola Fonseca Paez" w:date="2019-11-30T18:01:00Z">
                  <w:rPr>
                    <w:rStyle w:val="Hipervnculo"/>
                    <w:noProof/>
                  </w:rPr>
                </w:rPrChange>
              </w:rPr>
              <w:instrText xml:space="preserve"> </w:instrText>
            </w:r>
            <w:r w:rsidRPr="00464182">
              <w:rPr>
                <w:rFonts w:ascii="Times New Roman" w:hAnsi="Times New Roman" w:cs="Times New Roman"/>
                <w:noProof/>
                <w:rPrChange w:id="503" w:author="Maria Paola Fonseca Paez" w:date="2019-11-30T18:01:00Z">
                  <w:rPr>
                    <w:noProof/>
                  </w:rPr>
                </w:rPrChange>
              </w:rPr>
              <w:instrText>HYPERLINK \l "_Toc26029275"</w:instrText>
            </w:r>
            <w:r w:rsidRPr="00464182">
              <w:rPr>
                <w:rStyle w:val="Hipervnculo"/>
                <w:rFonts w:ascii="Times New Roman" w:hAnsi="Times New Roman" w:cs="Times New Roman"/>
                <w:noProof/>
                <w:rPrChange w:id="504" w:author="Maria Paola Fonseca Paez" w:date="2019-11-30T18:01:00Z">
                  <w:rPr>
                    <w:rStyle w:val="Hipervnculo"/>
                    <w:noProof/>
                  </w:rPr>
                </w:rPrChange>
              </w:rPr>
              <w:instrText xml:space="preserve"> </w:instrText>
            </w:r>
            <w:r w:rsidRPr="00464182">
              <w:rPr>
                <w:rStyle w:val="Hipervnculo"/>
                <w:rFonts w:ascii="Times New Roman" w:hAnsi="Times New Roman" w:cs="Times New Roman"/>
                <w:noProof/>
                <w:rPrChange w:id="505" w:author="Maria Paola Fonseca Paez" w:date="2019-11-30T18:01:00Z">
                  <w:rPr>
                    <w:rStyle w:val="Hipervnculo"/>
                    <w:noProof/>
                  </w:rPr>
                </w:rPrChange>
              </w:rPr>
              <w:fldChar w:fldCharType="separate"/>
            </w:r>
            <w:r w:rsidRPr="00464182">
              <w:rPr>
                <w:rStyle w:val="Hipervnculo"/>
                <w:rFonts w:ascii="Times New Roman" w:eastAsia="Times New Roman" w:hAnsi="Times New Roman" w:cs="Times New Roman"/>
                <w:noProof/>
                <w:rPrChange w:id="506" w:author="Maria Paola Fonseca Paez" w:date="2019-11-30T18:01:00Z">
                  <w:rPr>
                    <w:rStyle w:val="Hipervnculo"/>
                    <w:rFonts w:ascii="Times New Roman" w:eastAsia="Times New Roman" w:hAnsi="Times New Roman" w:cs="Times New Roman"/>
                    <w:b/>
                    <w:noProof/>
                  </w:rPr>
                </w:rPrChange>
              </w:rPr>
              <w:t>5</w:t>
            </w:r>
            <w:r w:rsidRPr="00464182">
              <w:rPr>
                <w:rFonts w:ascii="Times New Roman" w:eastAsiaTheme="minorEastAsia" w:hAnsi="Times New Roman" w:cs="Times New Roman"/>
                <w:noProof/>
                <w:lang w:val="en-US" w:eastAsia="en-US"/>
                <w:rPrChange w:id="507" w:author="Maria Paola Fonseca Paez" w:date="2019-11-30T18:01:00Z">
                  <w:rPr>
                    <w:rFonts w:asciiTheme="minorHAnsi" w:eastAsiaTheme="minorEastAsia" w:hAnsiTheme="minorHAnsi" w:cstheme="minorBidi"/>
                    <w:noProof/>
                    <w:lang w:val="en-US" w:eastAsia="en-US"/>
                  </w:rPr>
                </w:rPrChange>
              </w:rPr>
              <w:tab/>
            </w:r>
            <w:r w:rsidRPr="00464182">
              <w:rPr>
                <w:rStyle w:val="Hipervnculo"/>
                <w:rFonts w:ascii="Times New Roman" w:eastAsia="Times New Roman" w:hAnsi="Times New Roman" w:cs="Times New Roman"/>
                <w:noProof/>
                <w:rPrChange w:id="508" w:author="Maria Paola Fonseca Paez" w:date="2019-11-30T18:01:00Z">
                  <w:rPr>
                    <w:rStyle w:val="Hipervnculo"/>
                    <w:rFonts w:ascii="Times New Roman" w:eastAsia="Times New Roman" w:hAnsi="Times New Roman" w:cs="Times New Roman"/>
                    <w:b/>
                    <w:noProof/>
                  </w:rPr>
                </w:rPrChange>
              </w:rPr>
              <w:t>DESARROLLO</w:t>
            </w:r>
            <w:r w:rsidRPr="00464182">
              <w:rPr>
                <w:rFonts w:ascii="Times New Roman" w:hAnsi="Times New Roman" w:cs="Times New Roman"/>
                <w:noProof/>
                <w:webHidden/>
                <w:rPrChange w:id="509" w:author="Maria Paola Fonseca Paez" w:date="2019-11-30T18:01:00Z">
                  <w:rPr>
                    <w:noProof/>
                    <w:webHidden/>
                  </w:rPr>
                </w:rPrChange>
              </w:rPr>
              <w:tab/>
            </w:r>
            <w:r w:rsidRPr="00464182">
              <w:rPr>
                <w:rFonts w:ascii="Times New Roman" w:hAnsi="Times New Roman" w:cs="Times New Roman"/>
                <w:noProof/>
                <w:webHidden/>
                <w:rPrChange w:id="510" w:author="Maria Paola Fonseca Paez" w:date="2019-11-30T18:01:00Z">
                  <w:rPr>
                    <w:noProof/>
                    <w:webHidden/>
                  </w:rPr>
                </w:rPrChange>
              </w:rPr>
              <w:fldChar w:fldCharType="begin"/>
            </w:r>
            <w:r w:rsidRPr="00464182">
              <w:rPr>
                <w:rFonts w:ascii="Times New Roman" w:hAnsi="Times New Roman" w:cs="Times New Roman"/>
                <w:noProof/>
                <w:webHidden/>
                <w:rPrChange w:id="511" w:author="Maria Paola Fonseca Paez" w:date="2019-11-30T18:01:00Z">
                  <w:rPr>
                    <w:noProof/>
                    <w:webHidden/>
                  </w:rPr>
                </w:rPrChange>
              </w:rPr>
              <w:instrText xml:space="preserve"> PAGEREF _Toc26029275 \h </w:instrText>
            </w:r>
          </w:ins>
          <w:r w:rsidRPr="00464182">
            <w:rPr>
              <w:rFonts w:ascii="Times New Roman" w:hAnsi="Times New Roman" w:cs="Times New Roman"/>
              <w:noProof/>
              <w:webHidden/>
              <w:rPrChange w:id="512" w:author="Maria Paola Fonseca Paez" w:date="2019-11-30T18:01:00Z">
                <w:rPr>
                  <w:rFonts w:ascii="Times New Roman" w:hAnsi="Times New Roman" w:cs="Times New Roman"/>
                  <w:noProof/>
                  <w:webHidden/>
                </w:rPr>
              </w:rPrChange>
            </w:rPr>
          </w:r>
          <w:r w:rsidRPr="00464182">
            <w:rPr>
              <w:rFonts w:ascii="Times New Roman" w:hAnsi="Times New Roman" w:cs="Times New Roman"/>
              <w:noProof/>
              <w:webHidden/>
              <w:rPrChange w:id="513" w:author="Maria Paola Fonseca Paez" w:date="2019-11-30T18:01:00Z">
                <w:rPr>
                  <w:noProof/>
                  <w:webHidden/>
                </w:rPr>
              </w:rPrChange>
            </w:rPr>
            <w:fldChar w:fldCharType="separate"/>
          </w:r>
          <w:ins w:id="514" w:author="Maria Paola Fonseca Paez" w:date="2019-11-30T18:00:00Z">
            <w:r w:rsidRPr="00464182">
              <w:rPr>
                <w:rFonts w:ascii="Times New Roman" w:hAnsi="Times New Roman" w:cs="Times New Roman"/>
                <w:noProof/>
                <w:webHidden/>
                <w:rPrChange w:id="515" w:author="Maria Paola Fonseca Paez" w:date="2019-11-30T18:01:00Z">
                  <w:rPr>
                    <w:noProof/>
                    <w:webHidden/>
                  </w:rPr>
                </w:rPrChange>
              </w:rPr>
              <w:t>8</w:t>
            </w:r>
            <w:r w:rsidRPr="00464182">
              <w:rPr>
                <w:rFonts w:ascii="Times New Roman" w:hAnsi="Times New Roman" w:cs="Times New Roman"/>
                <w:noProof/>
                <w:webHidden/>
                <w:rPrChange w:id="516" w:author="Maria Paola Fonseca Paez" w:date="2019-11-30T18:01:00Z">
                  <w:rPr>
                    <w:noProof/>
                    <w:webHidden/>
                  </w:rPr>
                </w:rPrChange>
              </w:rPr>
              <w:fldChar w:fldCharType="end"/>
            </w:r>
            <w:r w:rsidRPr="00464182">
              <w:rPr>
                <w:rStyle w:val="Hipervnculo"/>
                <w:rFonts w:ascii="Times New Roman" w:hAnsi="Times New Roman" w:cs="Times New Roman"/>
                <w:noProof/>
                <w:rPrChange w:id="517" w:author="Maria Paola Fonseca Paez" w:date="2019-11-30T18:01:00Z">
                  <w:rPr>
                    <w:rStyle w:val="Hipervnculo"/>
                    <w:noProof/>
                  </w:rPr>
                </w:rPrChange>
              </w:rPr>
              <w:fldChar w:fldCharType="end"/>
            </w:r>
          </w:ins>
        </w:p>
        <w:p w14:paraId="00040858" w14:textId="13BE8FAE" w:rsidR="00464182" w:rsidRPr="00464182" w:rsidRDefault="00464182">
          <w:pPr>
            <w:pStyle w:val="TDC2"/>
            <w:tabs>
              <w:tab w:val="left" w:pos="880"/>
              <w:tab w:val="right" w:leader="dot" w:pos="8922"/>
            </w:tabs>
            <w:rPr>
              <w:ins w:id="518" w:author="Maria Paola Fonseca Paez" w:date="2019-11-30T18:00:00Z"/>
              <w:rFonts w:ascii="Times New Roman" w:eastAsiaTheme="minorEastAsia" w:hAnsi="Times New Roman" w:cs="Times New Roman"/>
              <w:noProof/>
              <w:lang w:val="en-US" w:eastAsia="en-US"/>
              <w:rPrChange w:id="519" w:author="Maria Paola Fonseca Paez" w:date="2019-11-30T18:01:00Z">
                <w:rPr>
                  <w:ins w:id="520" w:author="Maria Paola Fonseca Paez" w:date="2019-11-30T18:00:00Z"/>
                  <w:rFonts w:asciiTheme="minorHAnsi" w:eastAsiaTheme="minorEastAsia" w:hAnsiTheme="minorHAnsi" w:cstheme="minorBidi"/>
                  <w:noProof/>
                  <w:lang w:val="en-US" w:eastAsia="en-US"/>
                </w:rPr>
              </w:rPrChange>
            </w:rPr>
          </w:pPr>
          <w:ins w:id="521" w:author="Maria Paola Fonseca Paez" w:date="2019-11-30T18:00:00Z">
            <w:r w:rsidRPr="00464182">
              <w:rPr>
                <w:rStyle w:val="Hipervnculo"/>
                <w:rFonts w:ascii="Times New Roman" w:hAnsi="Times New Roman" w:cs="Times New Roman"/>
                <w:noProof/>
                <w:rPrChange w:id="522" w:author="Maria Paola Fonseca Paez" w:date="2019-11-30T18:01:00Z">
                  <w:rPr>
                    <w:rStyle w:val="Hipervnculo"/>
                    <w:noProof/>
                  </w:rPr>
                </w:rPrChange>
              </w:rPr>
              <w:fldChar w:fldCharType="begin"/>
            </w:r>
            <w:r w:rsidRPr="00464182">
              <w:rPr>
                <w:rStyle w:val="Hipervnculo"/>
                <w:rFonts w:ascii="Times New Roman" w:hAnsi="Times New Roman" w:cs="Times New Roman"/>
                <w:noProof/>
                <w:rPrChange w:id="523" w:author="Maria Paola Fonseca Paez" w:date="2019-11-30T18:01:00Z">
                  <w:rPr>
                    <w:rStyle w:val="Hipervnculo"/>
                    <w:noProof/>
                  </w:rPr>
                </w:rPrChange>
              </w:rPr>
              <w:instrText xml:space="preserve"> </w:instrText>
            </w:r>
            <w:r w:rsidRPr="00464182">
              <w:rPr>
                <w:rFonts w:ascii="Times New Roman" w:hAnsi="Times New Roman" w:cs="Times New Roman"/>
                <w:noProof/>
                <w:rPrChange w:id="524" w:author="Maria Paola Fonseca Paez" w:date="2019-11-30T18:01:00Z">
                  <w:rPr>
                    <w:noProof/>
                  </w:rPr>
                </w:rPrChange>
              </w:rPr>
              <w:instrText>HYPERLINK \l "_Toc26029276"</w:instrText>
            </w:r>
            <w:r w:rsidRPr="00464182">
              <w:rPr>
                <w:rStyle w:val="Hipervnculo"/>
                <w:rFonts w:ascii="Times New Roman" w:hAnsi="Times New Roman" w:cs="Times New Roman"/>
                <w:noProof/>
                <w:rPrChange w:id="525" w:author="Maria Paola Fonseca Paez" w:date="2019-11-30T18:01:00Z">
                  <w:rPr>
                    <w:rStyle w:val="Hipervnculo"/>
                    <w:noProof/>
                  </w:rPr>
                </w:rPrChange>
              </w:rPr>
              <w:instrText xml:space="preserve"> </w:instrText>
            </w:r>
            <w:r w:rsidRPr="00464182">
              <w:rPr>
                <w:rStyle w:val="Hipervnculo"/>
                <w:rFonts w:ascii="Times New Roman" w:hAnsi="Times New Roman" w:cs="Times New Roman"/>
                <w:noProof/>
                <w:rPrChange w:id="526" w:author="Maria Paola Fonseca Paez" w:date="2019-11-30T18:01:00Z">
                  <w:rPr>
                    <w:rStyle w:val="Hipervnculo"/>
                    <w:noProof/>
                  </w:rPr>
                </w:rPrChange>
              </w:rPr>
              <w:fldChar w:fldCharType="separate"/>
            </w:r>
            <w:r w:rsidRPr="00464182">
              <w:rPr>
                <w:rStyle w:val="Hipervnculo"/>
                <w:rFonts w:ascii="Times New Roman" w:eastAsia="Times New Roman" w:hAnsi="Times New Roman" w:cs="Times New Roman"/>
                <w:noProof/>
                <w:rPrChange w:id="527" w:author="Maria Paola Fonseca Paez" w:date="2019-11-30T18:01:00Z">
                  <w:rPr>
                    <w:rStyle w:val="Hipervnculo"/>
                    <w:rFonts w:ascii="Times New Roman" w:eastAsia="Times New Roman" w:hAnsi="Times New Roman" w:cs="Times New Roman"/>
                    <w:b/>
                    <w:noProof/>
                  </w:rPr>
                </w:rPrChange>
              </w:rPr>
              <w:t>5.1</w:t>
            </w:r>
            <w:r w:rsidRPr="00464182">
              <w:rPr>
                <w:rFonts w:ascii="Times New Roman" w:eastAsiaTheme="minorEastAsia" w:hAnsi="Times New Roman" w:cs="Times New Roman"/>
                <w:noProof/>
                <w:lang w:val="en-US" w:eastAsia="en-US"/>
                <w:rPrChange w:id="528" w:author="Maria Paola Fonseca Paez" w:date="2019-11-30T18:01:00Z">
                  <w:rPr>
                    <w:rFonts w:asciiTheme="minorHAnsi" w:eastAsiaTheme="minorEastAsia" w:hAnsiTheme="minorHAnsi" w:cstheme="minorBidi"/>
                    <w:noProof/>
                    <w:lang w:val="en-US" w:eastAsia="en-US"/>
                  </w:rPr>
                </w:rPrChange>
              </w:rPr>
              <w:tab/>
            </w:r>
            <w:r w:rsidRPr="00464182">
              <w:rPr>
                <w:rStyle w:val="Hipervnculo"/>
                <w:rFonts w:ascii="Times New Roman" w:eastAsia="Times New Roman" w:hAnsi="Times New Roman" w:cs="Times New Roman"/>
                <w:noProof/>
                <w:rPrChange w:id="529" w:author="Maria Paola Fonseca Paez" w:date="2019-11-30T18:01:00Z">
                  <w:rPr>
                    <w:rStyle w:val="Hipervnculo"/>
                    <w:rFonts w:ascii="Times New Roman" w:eastAsia="Times New Roman" w:hAnsi="Times New Roman" w:cs="Times New Roman"/>
                    <w:b/>
                    <w:noProof/>
                  </w:rPr>
                </w:rPrChange>
              </w:rPr>
              <w:t xml:space="preserve">Sistema de minado en </w:t>
            </w:r>
            <w:r w:rsidRPr="00464182">
              <w:rPr>
                <w:rStyle w:val="Hipervnculo"/>
                <w:rFonts w:ascii="Times New Roman" w:eastAsia="Times New Roman" w:hAnsi="Times New Roman" w:cs="Times New Roman"/>
                <w:i/>
                <w:noProof/>
                <w:rPrChange w:id="530" w:author="Maria Paola Fonseca Paez" w:date="2019-11-30T18:01:00Z">
                  <w:rPr>
                    <w:rStyle w:val="Hipervnculo"/>
                    <w:rFonts w:ascii="Times New Roman" w:eastAsia="Times New Roman" w:hAnsi="Times New Roman" w:cs="Times New Roman"/>
                    <w:b/>
                    <w:i/>
                    <w:noProof/>
                  </w:rPr>
                </w:rPrChange>
              </w:rPr>
              <w:t>hardware</w:t>
            </w:r>
            <w:r w:rsidRPr="00464182">
              <w:rPr>
                <w:rFonts w:ascii="Times New Roman" w:hAnsi="Times New Roman" w:cs="Times New Roman"/>
                <w:noProof/>
                <w:webHidden/>
                <w:rPrChange w:id="531" w:author="Maria Paola Fonseca Paez" w:date="2019-11-30T18:01:00Z">
                  <w:rPr>
                    <w:noProof/>
                    <w:webHidden/>
                  </w:rPr>
                </w:rPrChange>
              </w:rPr>
              <w:tab/>
            </w:r>
            <w:r w:rsidRPr="00464182">
              <w:rPr>
                <w:rFonts w:ascii="Times New Roman" w:hAnsi="Times New Roman" w:cs="Times New Roman"/>
                <w:noProof/>
                <w:webHidden/>
                <w:rPrChange w:id="532" w:author="Maria Paola Fonseca Paez" w:date="2019-11-30T18:01:00Z">
                  <w:rPr>
                    <w:noProof/>
                    <w:webHidden/>
                  </w:rPr>
                </w:rPrChange>
              </w:rPr>
              <w:fldChar w:fldCharType="begin"/>
            </w:r>
            <w:r w:rsidRPr="00464182">
              <w:rPr>
                <w:rFonts w:ascii="Times New Roman" w:hAnsi="Times New Roman" w:cs="Times New Roman"/>
                <w:noProof/>
                <w:webHidden/>
                <w:rPrChange w:id="533" w:author="Maria Paola Fonseca Paez" w:date="2019-11-30T18:01:00Z">
                  <w:rPr>
                    <w:noProof/>
                    <w:webHidden/>
                  </w:rPr>
                </w:rPrChange>
              </w:rPr>
              <w:instrText xml:space="preserve"> PAGEREF _Toc26029276 \h </w:instrText>
            </w:r>
          </w:ins>
          <w:r w:rsidRPr="00464182">
            <w:rPr>
              <w:rFonts w:ascii="Times New Roman" w:hAnsi="Times New Roman" w:cs="Times New Roman"/>
              <w:noProof/>
              <w:webHidden/>
              <w:rPrChange w:id="534" w:author="Maria Paola Fonseca Paez" w:date="2019-11-30T18:01:00Z">
                <w:rPr>
                  <w:rFonts w:ascii="Times New Roman" w:hAnsi="Times New Roman" w:cs="Times New Roman"/>
                  <w:noProof/>
                  <w:webHidden/>
                </w:rPr>
              </w:rPrChange>
            </w:rPr>
          </w:r>
          <w:r w:rsidRPr="00464182">
            <w:rPr>
              <w:rFonts w:ascii="Times New Roman" w:hAnsi="Times New Roman" w:cs="Times New Roman"/>
              <w:noProof/>
              <w:webHidden/>
              <w:rPrChange w:id="535" w:author="Maria Paola Fonseca Paez" w:date="2019-11-30T18:01:00Z">
                <w:rPr>
                  <w:noProof/>
                  <w:webHidden/>
                </w:rPr>
              </w:rPrChange>
            </w:rPr>
            <w:fldChar w:fldCharType="separate"/>
          </w:r>
          <w:ins w:id="536" w:author="Maria Paola Fonseca Paez" w:date="2019-11-30T18:00:00Z">
            <w:r w:rsidRPr="00464182">
              <w:rPr>
                <w:rFonts w:ascii="Times New Roman" w:hAnsi="Times New Roman" w:cs="Times New Roman"/>
                <w:noProof/>
                <w:webHidden/>
                <w:rPrChange w:id="537" w:author="Maria Paola Fonseca Paez" w:date="2019-11-30T18:01:00Z">
                  <w:rPr>
                    <w:noProof/>
                    <w:webHidden/>
                  </w:rPr>
                </w:rPrChange>
              </w:rPr>
              <w:t>10</w:t>
            </w:r>
            <w:r w:rsidRPr="00464182">
              <w:rPr>
                <w:rFonts w:ascii="Times New Roman" w:hAnsi="Times New Roman" w:cs="Times New Roman"/>
                <w:noProof/>
                <w:webHidden/>
                <w:rPrChange w:id="538" w:author="Maria Paola Fonseca Paez" w:date="2019-11-30T18:01:00Z">
                  <w:rPr>
                    <w:noProof/>
                    <w:webHidden/>
                  </w:rPr>
                </w:rPrChange>
              </w:rPr>
              <w:fldChar w:fldCharType="end"/>
            </w:r>
            <w:r w:rsidRPr="00464182">
              <w:rPr>
                <w:rStyle w:val="Hipervnculo"/>
                <w:rFonts w:ascii="Times New Roman" w:hAnsi="Times New Roman" w:cs="Times New Roman"/>
                <w:noProof/>
                <w:rPrChange w:id="539" w:author="Maria Paola Fonseca Paez" w:date="2019-11-30T18:01:00Z">
                  <w:rPr>
                    <w:rStyle w:val="Hipervnculo"/>
                    <w:noProof/>
                  </w:rPr>
                </w:rPrChange>
              </w:rPr>
              <w:fldChar w:fldCharType="end"/>
            </w:r>
          </w:ins>
        </w:p>
        <w:p w14:paraId="35C0C0A8" w14:textId="15F305E5" w:rsidR="00464182" w:rsidRPr="00464182" w:rsidRDefault="00464182">
          <w:pPr>
            <w:pStyle w:val="TDC3"/>
            <w:tabs>
              <w:tab w:val="left" w:pos="1320"/>
              <w:tab w:val="right" w:leader="dot" w:pos="8922"/>
            </w:tabs>
            <w:rPr>
              <w:ins w:id="540" w:author="Maria Paola Fonseca Paez" w:date="2019-11-30T18:00:00Z"/>
              <w:rFonts w:ascii="Times New Roman" w:eastAsiaTheme="minorEastAsia" w:hAnsi="Times New Roman" w:cs="Times New Roman"/>
              <w:noProof/>
              <w:lang w:val="en-US" w:eastAsia="en-US"/>
              <w:rPrChange w:id="541" w:author="Maria Paola Fonseca Paez" w:date="2019-11-30T18:01:00Z">
                <w:rPr>
                  <w:ins w:id="542" w:author="Maria Paola Fonseca Paez" w:date="2019-11-30T18:00:00Z"/>
                  <w:rFonts w:asciiTheme="minorHAnsi" w:eastAsiaTheme="minorEastAsia" w:hAnsiTheme="minorHAnsi" w:cstheme="minorBidi"/>
                  <w:noProof/>
                  <w:lang w:val="en-US" w:eastAsia="en-US"/>
                </w:rPr>
              </w:rPrChange>
            </w:rPr>
          </w:pPr>
          <w:ins w:id="543" w:author="Maria Paola Fonseca Paez" w:date="2019-11-30T18:00:00Z">
            <w:r w:rsidRPr="00464182">
              <w:rPr>
                <w:rStyle w:val="Hipervnculo"/>
                <w:rFonts w:ascii="Times New Roman" w:hAnsi="Times New Roman" w:cs="Times New Roman"/>
                <w:noProof/>
                <w:rPrChange w:id="544" w:author="Maria Paola Fonseca Paez" w:date="2019-11-30T18:01:00Z">
                  <w:rPr>
                    <w:rStyle w:val="Hipervnculo"/>
                    <w:noProof/>
                  </w:rPr>
                </w:rPrChange>
              </w:rPr>
              <w:fldChar w:fldCharType="begin"/>
            </w:r>
            <w:r w:rsidRPr="00464182">
              <w:rPr>
                <w:rStyle w:val="Hipervnculo"/>
                <w:rFonts w:ascii="Times New Roman" w:hAnsi="Times New Roman" w:cs="Times New Roman"/>
                <w:noProof/>
                <w:rPrChange w:id="545" w:author="Maria Paola Fonseca Paez" w:date="2019-11-30T18:01:00Z">
                  <w:rPr>
                    <w:rStyle w:val="Hipervnculo"/>
                    <w:noProof/>
                  </w:rPr>
                </w:rPrChange>
              </w:rPr>
              <w:instrText xml:space="preserve"> </w:instrText>
            </w:r>
            <w:r w:rsidRPr="00464182">
              <w:rPr>
                <w:rFonts w:ascii="Times New Roman" w:hAnsi="Times New Roman" w:cs="Times New Roman"/>
                <w:noProof/>
                <w:rPrChange w:id="546" w:author="Maria Paola Fonseca Paez" w:date="2019-11-30T18:01:00Z">
                  <w:rPr>
                    <w:noProof/>
                  </w:rPr>
                </w:rPrChange>
              </w:rPr>
              <w:instrText>HYPERLINK \l "_Toc26029277"</w:instrText>
            </w:r>
            <w:r w:rsidRPr="00464182">
              <w:rPr>
                <w:rStyle w:val="Hipervnculo"/>
                <w:rFonts w:ascii="Times New Roman" w:hAnsi="Times New Roman" w:cs="Times New Roman"/>
                <w:noProof/>
                <w:rPrChange w:id="547" w:author="Maria Paola Fonseca Paez" w:date="2019-11-30T18:01:00Z">
                  <w:rPr>
                    <w:rStyle w:val="Hipervnculo"/>
                    <w:noProof/>
                  </w:rPr>
                </w:rPrChange>
              </w:rPr>
              <w:instrText xml:space="preserve"> </w:instrText>
            </w:r>
            <w:r w:rsidRPr="00464182">
              <w:rPr>
                <w:rStyle w:val="Hipervnculo"/>
                <w:rFonts w:ascii="Times New Roman" w:hAnsi="Times New Roman" w:cs="Times New Roman"/>
                <w:noProof/>
                <w:rPrChange w:id="548" w:author="Maria Paola Fonseca Paez" w:date="2019-11-30T18:01:00Z">
                  <w:rPr>
                    <w:rStyle w:val="Hipervnculo"/>
                    <w:noProof/>
                  </w:rPr>
                </w:rPrChange>
              </w:rPr>
              <w:fldChar w:fldCharType="separate"/>
            </w:r>
            <w:r w:rsidRPr="00464182">
              <w:rPr>
                <w:rStyle w:val="Hipervnculo"/>
                <w:rFonts w:ascii="Times New Roman" w:eastAsia="Times New Roman" w:hAnsi="Times New Roman" w:cs="Times New Roman"/>
                <w:noProof/>
                <w:rPrChange w:id="549" w:author="Maria Paola Fonseca Paez" w:date="2019-11-30T18:01:00Z">
                  <w:rPr>
                    <w:rStyle w:val="Hipervnculo"/>
                    <w:rFonts w:ascii="Times New Roman" w:eastAsia="Times New Roman" w:hAnsi="Times New Roman" w:cs="Times New Roman"/>
                    <w:b/>
                    <w:noProof/>
                  </w:rPr>
                </w:rPrChange>
              </w:rPr>
              <w:t>5.1.1</w:t>
            </w:r>
            <w:r w:rsidRPr="00464182">
              <w:rPr>
                <w:rFonts w:ascii="Times New Roman" w:eastAsiaTheme="minorEastAsia" w:hAnsi="Times New Roman" w:cs="Times New Roman"/>
                <w:noProof/>
                <w:lang w:val="en-US" w:eastAsia="en-US"/>
                <w:rPrChange w:id="550" w:author="Maria Paola Fonseca Paez" w:date="2019-11-30T18:01:00Z">
                  <w:rPr>
                    <w:rFonts w:asciiTheme="minorHAnsi" w:eastAsiaTheme="minorEastAsia" w:hAnsiTheme="minorHAnsi" w:cstheme="minorBidi"/>
                    <w:noProof/>
                    <w:lang w:val="en-US" w:eastAsia="en-US"/>
                  </w:rPr>
                </w:rPrChange>
              </w:rPr>
              <w:tab/>
            </w:r>
            <w:r w:rsidRPr="00464182">
              <w:rPr>
                <w:rStyle w:val="Hipervnculo"/>
                <w:rFonts w:ascii="Times New Roman" w:eastAsia="Times New Roman" w:hAnsi="Times New Roman" w:cs="Times New Roman"/>
                <w:noProof/>
                <w:rPrChange w:id="551" w:author="Maria Paola Fonseca Paez" w:date="2019-11-30T18:01:00Z">
                  <w:rPr>
                    <w:rStyle w:val="Hipervnculo"/>
                    <w:rFonts w:ascii="Times New Roman" w:eastAsia="Times New Roman" w:hAnsi="Times New Roman" w:cs="Times New Roman"/>
                    <w:b/>
                    <w:noProof/>
                  </w:rPr>
                </w:rPrChange>
              </w:rPr>
              <w:t xml:space="preserve">Diseño e implementación del subsistema ‘función </w:t>
            </w:r>
            <w:r w:rsidRPr="00464182">
              <w:rPr>
                <w:rStyle w:val="Hipervnculo"/>
                <w:rFonts w:ascii="Times New Roman" w:eastAsia="Times New Roman" w:hAnsi="Times New Roman" w:cs="Times New Roman"/>
                <w:i/>
                <w:noProof/>
                <w:rPrChange w:id="552" w:author="Maria Paola Fonseca Paez" w:date="2019-11-30T18:01:00Z">
                  <w:rPr>
                    <w:rStyle w:val="Hipervnculo"/>
                    <w:rFonts w:ascii="Times New Roman" w:eastAsia="Times New Roman" w:hAnsi="Times New Roman" w:cs="Times New Roman"/>
                    <w:b/>
                    <w:i/>
                    <w:noProof/>
                  </w:rPr>
                </w:rPrChange>
              </w:rPr>
              <w:t>hash sha256’</w:t>
            </w:r>
            <w:r w:rsidRPr="00464182">
              <w:rPr>
                <w:rFonts w:ascii="Times New Roman" w:hAnsi="Times New Roman" w:cs="Times New Roman"/>
                <w:noProof/>
                <w:webHidden/>
                <w:rPrChange w:id="553" w:author="Maria Paola Fonseca Paez" w:date="2019-11-30T18:01:00Z">
                  <w:rPr>
                    <w:noProof/>
                    <w:webHidden/>
                  </w:rPr>
                </w:rPrChange>
              </w:rPr>
              <w:tab/>
            </w:r>
            <w:r w:rsidRPr="00464182">
              <w:rPr>
                <w:rFonts w:ascii="Times New Roman" w:hAnsi="Times New Roman" w:cs="Times New Roman"/>
                <w:noProof/>
                <w:webHidden/>
                <w:rPrChange w:id="554" w:author="Maria Paola Fonseca Paez" w:date="2019-11-30T18:01:00Z">
                  <w:rPr>
                    <w:noProof/>
                    <w:webHidden/>
                  </w:rPr>
                </w:rPrChange>
              </w:rPr>
              <w:fldChar w:fldCharType="begin"/>
            </w:r>
            <w:r w:rsidRPr="00464182">
              <w:rPr>
                <w:rFonts w:ascii="Times New Roman" w:hAnsi="Times New Roman" w:cs="Times New Roman"/>
                <w:noProof/>
                <w:webHidden/>
                <w:rPrChange w:id="555" w:author="Maria Paola Fonseca Paez" w:date="2019-11-30T18:01:00Z">
                  <w:rPr>
                    <w:noProof/>
                    <w:webHidden/>
                  </w:rPr>
                </w:rPrChange>
              </w:rPr>
              <w:instrText xml:space="preserve"> PAGEREF _Toc26029277 \h </w:instrText>
            </w:r>
          </w:ins>
          <w:r w:rsidRPr="00464182">
            <w:rPr>
              <w:rFonts w:ascii="Times New Roman" w:hAnsi="Times New Roman" w:cs="Times New Roman"/>
              <w:noProof/>
              <w:webHidden/>
              <w:rPrChange w:id="556" w:author="Maria Paola Fonseca Paez" w:date="2019-11-30T18:01:00Z">
                <w:rPr>
                  <w:rFonts w:ascii="Times New Roman" w:hAnsi="Times New Roman" w:cs="Times New Roman"/>
                  <w:noProof/>
                  <w:webHidden/>
                </w:rPr>
              </w:rPrChange>
            </w:rPr>
          </w:r>
          <w:r w:rsidRPr="00464182">
            <w:rPr>
              <w:rFonts w:ascii="Times New Roman" w:hAnsi="Times New Roman" w:cs="Times New Roman"/>
              <w:noProof/>
              <w:webHidden/>
              <w:rPrChange w:id="557" w:author="Maria Paola Fonseca Paez" w:date="2019-11-30T18:01:00Z">
                <w:rPr>
                  <w:noProof/>
                  <w:webHidden/>
                </w:rPr>
              </w:rPrChange>
            </w:rPr>
            <w:fldChar w:fldCharType="separate"/>
          </w:r>
          <w:ins w:id="558" w:author="Maria Paola Fonseca Paez" w:date="2019-11-30T18:00:00Z">
            <w:r w:rsidRPr="00464182">
              <w:rPr>
                <w:rFonts w:ascii="Times New Roman" w:hAnsi="Times New Roman" w:cs="Times New Roman"/>
                <w:noProof/>
                <w:webHidden/>
                <w:rPrChange w:id="559" w:author="Maria Paola Fonseca Paez" w:date="2019-11-30T18:01:00Z">
                  <w:rPr>
                    <w:noProof/>
                    <w:webHidden/>
                  </w:rPr>
                </w:rPrChange>
              </w:rPr>
              <w:t>11</w:t>
            </w:r>
            <w:r w:rsidRPr="00464182">
              <w:rPr>
                <w:rFonts w:ascii="Times New Roman" w:hAnsi="Times New Roman" w:cs="Times New Roman"/>
                <w:noProof/>
                <w:webHidden/>
                <w:rPrChange w:id="560" w:author="Maria Paola Fonseca Paez" w:date="2019-11-30T18:01:00Z">
                  <w:rPr>
                    <w:noProof/>
                    <w:webHidden/>
                  </w:rPr>
                </w:rPrChange>
              </w:rPr>
              <w:fldChar w:fldCharType="end"/>
            </w:r>
            <w:r w:rsidRPr="00464182">
              <w:rPr>
                <w:rStyle w:val="Hipervnculo"/>
                <w:rFonts w:ascii="Times New Roman" w:hAnsi="Times New Roman" w:cs="Times New Roman"/>
                <w:noProof/>
                <w:rPrChange w:id="561" w:author="Maria Paola Fonseca Paez" w:date="2019-11-30T18:01:00Z">
                  <w:rPr>
                    <w:rStyle w:val="Hipervnculo"/>
                    <w:noProof/>
                  </w:rPr>
                </w:rPrChange>
              </w:rPr>
              <w:fldChar w:fldCharType="end"/>
            </w:r>
          </w:ins>
        </w:p>
        <w:p w14:paraId="3EABB8B6" w14:textId="1788AD74" w:rsidR="00464182" w:rsidRPr="00464182" w:rsidRDefault="00464182">
          <w:pPr>
            <w:pStyle w:val="TDC3"/>
            <w:tabs>
              <w:tab w:val="left" w:pos="1320"/>
              <w:tab w:val="right" w:leader="dot" w:pos="8922"/>
            </w:tabs>
            <w:rPr>
              <w:ins w:id="562" w:author="Maria Paola Fonseca Paez" w:date="2019-11-30T18:00:00Z"/>
              <w:rFonts w:ascii="Times New Roman" w:eastAsiaTheme="minorEastAsia" w:hAnsi="Times New Roman" w:cs="Times New Roman"/>
              <w:noProof/>
              <w:lang w:val="en-US" w:eastAsia="en-US"/>
              <w:rPrChange w:id="563" w:author="Maria Paola Fonseca Paez" w:date="2019-11-30T18:01:00Z">
                <w:rPr>
                  <w:ins w:id="564" w:author="Maria Paola Fonseca Paez" w:date="2019-11-30T18:00:00Z"/>
                  <w:rFonts w:asciiTheme="minorHAnsi" w:eastAsiaTheme="minorEastAsia" w:hAnsiTheme="minorHAnsi" w:cstheme="minorBidi"/>
                  <w:noProof/>
                  <w:lang w:val="en-US" w:eastAsia="en-US"/>
                </w:rPr>
              </w:rPrChange>
            </w:rPr>
          </w:pPr>
          <w:ins w:id="565" w:author="Maria Paola Fonseca Paez" w:date="2019-11-30T18:00:00Z">
            <w:r w:rsidRPr="00464182">
              <w:rPr>
                <w:rStyle w:val="Hipervnculo"/>
                <w:rFonts w:ascii="Times New Roman" w:hAnsi="Times New Roman" w:cs="Times New Roman"/>
                <w:noProof/>
                <w:rPrChange w:id="566" w:author="Maria Paola Fonseca Paez" w:date="2019-11-30T18:01:00Z">
                  <w:rPr>
                    <w:rStyle w:val="Hipervnculo"/>
                    <w:noProof/>
                  </w:rPr>
                </w:rPrChange>
              </w:rPr>
              <w:fldChar w:fldCharType="begin"/>
            </w:r>
            <w:r w:rsidRPr="00464182">
              <w:rPr>
                <w:rStyle w:val="Hipervnculo"/>
                <w:rFonts w:ascii="Times New Roman" w:hAnsi="Times New Roman" w:cs="Times New Roman"/>
                <w:noProof/>
                <w:rPrChange w:id="567" w:author="Maria Paola Fonseca Paez" w:date="2019-11-30T18:01:00Z">
                  <w:rPr>
                    <w:rStyle w:val="Hipervnculo"/>
                    <w:noProof/>
                  </w:rPr>
                </w:rPrChange>
              </w:rPr>
              <w:instrText xml:space="preserve"> </w:instrText>
            </w:r>
            <w:r w:rsidRPr="00464182">
              <w:rPr>
                <w:rFonts w:ascii="Times New Roman" w:hAnsi="Times New Roman" w:cs="Times New Roman"/>
                <w:noProof/>
                <w:rPrChange w:id="568" w:author="Maria Paola Fonseca Paez" w:date="2019-11-30T18:01:00Z">
                  <w:rPr>
                    <w:noProof/>
                  </w:rPr>
                </w:rPrChange>
              </w:rPr>
              <w:instrText>HYPERLINK \l "_Toc26029278"</w:instrText>
            </w:r>
            <w:r w:rsidRPr="00464182">
              <w:rPr>
                <w:rStyle w:val="Hipervnculo"/>
                <w:rFonts w:ascii="Times New Roman" w:hAnsi="Times New Roman" w:cs="Times New Roman"/>
                <w:noProof/>
                <w:rPrChange w:id="569" w:author="Maria Paola Fonseca Paez" w:date="2019-11-30T18:01:00Z">
                  <w:rPr>
                    <w:rStyle w:val="Hipervnculo"/>
                    <w:noProof/>
                  </w:rPr>
                </w:rPrChange>
              </w:rPr>
              <w:instrText xml:space="preserve"> </w:instrText>
            </w:r>
            <w:r w:rsidRPr="00464182">
              <w:rPr>
                <w:rStyle w:val="Hipervnculo"/>
                <w:rFonts w:ascii="Times New Roman" w:hAnsi="Times New Roman" w:cs="Times New Roman"/>
                <w:noProof/>
                <w:rPrChange w:id="570" w:author="Maria Paola Fonseca Paez" w:date="2019-11-30T18:01:00Z">
                  <w:rPr>
                    <w:rStyle w:val="Hipervnculo"/>
                    <w:noProof/>
                  </w:rPr>
                </w:rPrChange>
              </w:rPr>
              <w:fldChar w:fldCharType="separate"/>
            </w:r>
            <w:r w:rsidRPr="00464182">
              <w:rPr>
                <w:rStyle w:val="Hipervnculo"/>
                <w:rFonts w:ascii="Times New Roman" w:eastAsia="Times New Roman" w:hAnsi="Times New Roman" w:cs="Times New Roman"/>
                <w:i/>
                <w:noProof/>
                <w:rPrChange w:id="571" w:author="Maria Paola Fonseca Paez" w:date="2019-11-30T18:01:00Z">
                  <w:rPr>
                    <w:rStyle w:val="Hipervnculo"/>
                    <w:rFonts w:ascii="Times New Roman" w:eastAsia="Times New Roman" w:hAnsi="Times New Roman" w:cs="Times New Roman"/>
                    <w:b/>
                    <w:i/>
                    <w:noProof/>
                  </w:rPr>
                </w:rPrChange>
              </w:rPr>
              <w:t>5.1.2</w:t>
            </w:r>
            <w:r w:rsidRPr="00464182">
              <w:rPr>
                <w:rFonts w:ascii="Times New Roman" w:eastAsiaTheme="minorEastAsia" w:hAnsi="Times New Roman" w:cs="Times New Roman"/>
                <w:noProof/>
                <w:lang w:val="en-US" w:eastAsia="en-US"/>
                <w:rPrChange w:id="572" w:author="Maria Paola Fonseca Paez" w:date="2019-11-30T18:01:00Z">
                  <w:rPr>
                    <w:rFonts w:asciiTheme="minorHAnsi" w:eastAsiaTheme="minorEastAsia" w:hAnsiTheme="minorHAnsi" w:cstheme="minorBidi"/>
                    <w:noProof/>
                    <w:lang w:val="en-US" w:eastAsia="en-US"/>
                  </w:rPr>
                </w:rPrChange>
              </w:rPr>
              <w:tab/>
            </w:r>
            <w:r w:rsidRPr="00464182">
              <w:rPr>
                <w:rStyle w:val="Hipervnculo"/>
                <w:rFonts w:ascii="Times New Roman" w:eastAsia="Times New Roman" w:hAnsi="Times New Roman" w:cs="Times New Roman"/>
                <w:noProof/>
                <w:rPrChange w:id="573" w:author="Maria Paola Fonseca Paez" w:date="2019-11-30T18:01:00Z">
                  <w:rPr>
                    <w:rStyle w:val="Hipervnculo"/>
                    <w:rFonts w:ascii="Times New Roman" w:eastAsia="Times New Roman" w:hAnsi="Times New Roman" w:cs="Times New Roman"/>
                    <w:b/>
                    <w:noProof/>
                  </w:rPr>
                </w:rPrChange>
              </w:rPr>
              <w:t xml:space="preserve">Diseño e implementación del subsistema ‘generación </w:t>
            </w:r>
            <w:r w:rsidRPr="00464182">
              <w:rPr>
                <w:rStyle w:val="Hipervnculo"/>
                <w:rFonts w:ascii="Times New Roman" w:eastAsia="Times New Roman" w:hAnsi="Times New Roman" w:cs="Times New Roman"/>
                <w:i/>
                <w:noProof/>
                <w:rPrChange w:id="574" w:author="Maria Paola Fonseca Paez" w:date="2019-11-30T18:01:00Z">
                  <w:rPr>
                    <w:rStyle w:val="Hipervnculo"/>
                    <w:rFonts w:ascii="Times New Roman" w:eastAsia="Times New Roman" w:hAnsi="Times New Roman" w:cs="Times New Roman"/>
                    <w:b/>
                    <w:i/>
                    <w:noProof/>
                  </w:rPr>
                </w:rPrChange>
              </w:rPr>
              <w:t>nonce’</w:t>
            </w:r>
            <w:r w:rsidRPr="00464182">
              <w:rPr>
                <w:rFonts w:ascii="Times New Roman" w:hAnsi="Times New Roman" w:cs="Times New Roman"/>
                <w:noProof/>
                <w:webHidden/>
                <w:rPrChange w:id="575" w:author="Maria Paola Fonseca Paez" w:date="2019-11-30T18:01:00Z">
                  <w:rPr>
                    <w:noProof/>
                    <w:webHidden/>
                  </w:rPr>
                </w:rPrChange>
              </w:rPr>
              <w:tab/>
            </w:r>
            <w:r w:rsidRPr="00464182">
              <w:rPr>
                <w:rFonts w:ascii="Times New Roman" w:hAnsi="Times New Roman" w:cs="Times New Roman"/>
                <w:noProof/>
                <w:webHidden/>
                <w:rPrChange w:id="576" w:author="Maria Paola Fonseca Paez" w:date="2019-11-30T18:01:00Z">
                  <w:rPr>
                    <w:noProof/>
                    <w:webHidden/>
                  </w:rPr>
                </w:rPrChange>
              </w:rPr>
              <w:fldChar w:fldCharType="begin"/>
            </w:r>
            <w:r w:rsidRPr="00464182">
              <w:rPr>
                <w:rFonts w:ascii="Times New Roman" w:hAnsi="Times New Roman" w:cs="Times New Roman"/>
                <w:noProof/>
                <w:webHidden/>
                <w:rPrChange w:id="577" w:author="Maria Paola Fonseca Paez" w:date="2019-11-30T18:01:00Z">
                  <w:rPr>
                    <w:noProof/>
                    <w:webHidden/>
                  </w:rPr>
                </w:rPrChange>
              </w:rPr>
              <w:instrText xml:space="preserve"> PAGEREF _Toc26029278 \h </w:instrText>
            </w:r>
          </w:ins>
          <w:r w:rsidRPr="00464182">
            <w:rPr>
              <w:rFonts w:ascii="Times New Roman" w:hAnsi="Times New Roman" w:cs="Times New Roman"/>
              <w:noProof/>
              <w:webHidden/>
              <w:rPrChange w:id="578" w:author="Maria Paola Fonseca Paez" w:date="2019-11-30T18:01:00Z">
                <w:rPr>
                  <w:rFonts w:ascii="Times New Roman" w:hAnsi="Times New Roman" w:cs="Times New Roman"/>
                  <w:noProof/>
                  <w:webHidden/>
                </w:rPr>
              </w:rPrChange>
            </w:rPr>
          </w:r>
          <w:r w:rsidRPr="00464182">
            <w:rPr>
              <w:rFonts w:ascii="Times New Roman" w:hAnsi="Times New Roman" w:cs="Times New Roman"/>
              <w:noProof/>
              <w:webHidden/>
              <w:rPrChange w:id="579" w:author="Maria Paola Fonseca Paez" w:date="2019-11-30T18:01:00Z">
                <w:rPr>
                  <w:noProof/>
                  <w:webHidden/>
                </w:rPr>
              </w:rPrChange>
            </w:rPr>
            <w:fldChar w:fldCharType="separate"/>
          </w:r>
          <w:ins w:id="580" w:author="Maria Paola Fonseca Paez" w:date="2019-11-30T18:00:00Z">
            <w:r w:rsidRPr="00464182">
              <w:rPr>
                <w:rFonts w:ascii="Times New Roman" w:hAnsi="Times New Roman" w:cs="Times New Roman"/>
                <w:noProof/>
                <w:webHidden/>
                <w:rPrChange w:id="581" w:author="Maria Paola Fonseca Paez" w:date="2019-11-30T18:01:00Z">
                  <w:rPr>
                    <w:noProof/>
                    <w:webHidden/>
                  </w:rPr>
                </w:rPrChange>
              </w:rPr>
              <w:t>17</w:t>
            </w:r>
            <w:r w:rsidRPr="00464182">
              <w:rPr>
                <w:rFonts w:ascii="Times New Roman" w:hAnsi="Times New Roman" w:cs="Times New Roman"/>
                <w:noProof/>
                <w:webHidden/>
                <w:rPrChange w:id="582" w:author="Maria Paola Fonseca Paez" w:date="2019-11-30T18:01:00Z">
                  <w:rPr>
                    <w:noProof/>
                    <w:webHidden/>
                  </w:rPr>
                </w:rPrChange>
              </w:rPr>
              <w:fldChar w:fldCharType="end"/>
            </w:r>
            <w:r w:rsidRPr="00464182">
              <w:rPr>
                <w:rStyle w:val="Hipervnculo"/>
                <w:rFonts w:ascii="Times New Roman" w:hAnsi="Times New Roman" w:cs="Times New Roman"/>
                <w:noProof/>
                <w:rPrChange w:id="583" w:author="Maria Paola Fonseca Paez" w:date="2019-11-30T18:01:00Z">
                  <w:rPr>
                    <w:rStyle w:val="Hipervnculo"/>
                    <w:noProof/>
                  </w:rPr>
                </w:rPrChange>
              </w:rPr>
              <w:fldChar w:fldCharType="end"/>
            </w:r>
          </w:ins>
        </w:p>
        <w:p w14:paraId="5CD9F0FD" w14:textId="20D162AB" w:rsidR="00464182" w:rsidRPr="00464182" w:rsidRDefault="00464182">
          <w:pPr>
            <w:pStyle w:val="TDC3"/>
            <w:tabs>
              <w:tab w:val="left" w:pos="1320"/>
              <w:tab w:val="right" w:leader="dot" w:pos="8922"/>
            </w:tabs>
            <w:rPr>
              <w:ins w:id="584" w:author="Maria Paola Fonseca Paez" w:date="2019-11-30T18:00:00Z"/>
              <w:rFonts w:ascii="Times New Roman" w:eastAsiaTheme="minorEastAsia" w:hAnsi="Times New Roman" w:cs="Times New Roman"/>
              <w:noProof/>
              <w:lang w:val="en-US" w:eastAsia="en-US"/>
              <w:rPrChange w:id="585" w:author="Maria Paola Fonseca Paez" w:date="2019-11-30T18:01:00Z">
                <w:rPr>
                  <w:ins w:id="586" w:author="Maria Paola Fonseca Paez" w:date="2019-11-30T18:00:00Z"/>
                  <w:rFonts w:asciiTheme="minorHAnsi" w:eastAsiaTheme="minorEastAsia" w:hAnsiTheme="minorHAnsi" w:cstheme="minorBidi"/>
                  <w:noProof/>
                  <w:lang w:val="en-US" w:eastAsia="en-US"/>
                </w:rPr>
              </w:rPrChange>
            </w:rPr>
          </w:pPr>
          <w:ins w:id="587" w:author="Maria Paola Fonseca Paez" w:date="2019-11-30T18:00:00Z">
            <w:r w:rsidRPr="00464182">
              <w:rPr>
                <w:rStyle w:val="Hipervnculo"/>
                <w:rFonts w:ascii="Times New Roman" w:hAnsi="Times New Roman" w:cs="Times New Roman"/>
                <w:noProof/>
                <w:rPrChange w:id="588" w:author="Maria Paola Fonseca Paez" w:date="2019-11-30T18:01:00Z">
                  <w:rPr>
                    <w:rStyle w:val="Hipervnculo"/>
                    <w:noProof/>
                  </w:rPr>
                </w:rPrChange>
              </w:rPr>
              <w:fldChar w:fldCharType="begin"/>
            </w:r>
            <w:r w:rsidRPr="00464182">
              <w:rPr>
                <w:rStyle w:val="Hipervnculo"/>
                <w:rFonts w:ascii="Times New Roman" w:hAnsi="Times New Roman" w:cs="Times New Roman"/>
                <w:noProof/>
                <w:rPrChange w:id="589" w:author="Maria Paola Fonseca Paez" w:date="2019-11-30T18:01:00Z">
                  <w:rPr>
                    <w:rStyle w:val="Hipervnculo"/>
                    <w:noProof/>
                  </w:rPr>
                </w:rPrChange>
              </w:rPr>
              <w:instrText xml:space="preserve"> </w:instrText>
            </w:r>
            <w:r w:rsidRPr="00464182">
              <w:rPr>
                <w:rFonts w:ascii="Times New Roman" w:hAnsi="Times New Roman" w:cs="Times New Roman"/>
                <w:noProof/>
                <w:rPrChange w:id="590" w:author="Maria Paola Fonseca Paez" w:date="2019-11-30T18:01:00Z">
                  <w:rPr>
                    <w:noProof/>
                  </w:rPr>
                </w:rPrChange>
              </w:rPr>
              <w:instrText>HYPERLINK \l "_Toc26029279"</w:instrText>
            </w:r>
            <w:r w:rsidRPr="00464182">
              <w:rPr>
                <w:rStyle w:val="Hipervnculo"/>
                <w:rFonts w:ascii="Times New Roman" w:hAnsi="Times New Roman" w:cs="Times New Roman"/>
                <w:noProof/>
                <w:rPrChange w:id="591" w:author="Maria Paola Fonseca Paez" w:date="2019-11-30T18:01:00Z">
                  <w:rPr>
                    <w:rStyle w:val="Hipervnculo"/>
                    <w:noProof/>
                  </w:rPr>
                </w:rPrChange>
              </w:rPr>
              <w:instrText xml:space="preserve"> </w:instrText>
            </w:r>
            <w:r w:rsidRPr="00464182">
              <w:rPr>
                <w:rStyle w:val="Hipervnculo"/>
                <w:rFonts w:ascii="Times New Roman" w:hAnsi="Times New Roman" w:cs="Times New Roman"/>
                <w:noProof/>
                <w:rPrChange w:id="592" w:author="Maria Paola Fonseca Paez" w:date="2019-11-30T18:01:00Z">
                  <w:rPr>
                    <w:rStyle w:val="Hipervnculo"/>
                    <w:noProof/>
                  </w:rPr>
                </w:rPrChange>
              </w:rPr>
              <w:fldChar w:fldCharType="separate"/>
            </w:r>
            <w:r w:rsidRPr="00464182">
              <w:rPr>
                <w:rStyle w:val="Hipervnculo"/>
                <w:rFonts w:ascii="Times New Roman" w:eastAsia="Times New Roman" w:hAnsi="Times New Roman" w:cs="Times New Roman"/>
                <w:noProof/>
                <w:rPrChange w:id="593" w:author="Maria Paola Fonseca Paez" w:date="2019-11-30T18:01:00Z">
                  <w:rPr>
                    <w:rStyle w:val="Hipervnculo"/>
                    <w:rFonts w:ascii="Times New Roman" w:eastAsia="Times New Roman" w:hAnsi="Times New Roman" w:cs="Times New Roman"/>
                    <w:b/>
                    <w:noProof/>
                  </w:rPr>
                </w:rPrChange>
              </w:rPr>
              <w:t>5.1.3</w:t>
            </w:r>
            <w:r w:rsidRPr="00464182">
              <w:rPr>
                <w:rFonts w:ascii="Times New Roman" w:eastAsiaTheme="minorEastAsia" w:hAnsi="Times New Roman" w:cs="Times New Roman"/>
                <w:noProof/>
                <w:lang w:val="en-US" w:eastAsia="en-US"/>
                <w:rPrChange w:id="594" w:author="Maria Paola Fonseca Paez" w:date="2019-11-30T18:01:00Z">
                  <w:rPr>
                    <w:rFonts w:asciiTheme="minorHAnsi" w:eastAsiaTheme="minorEastAsia" w:hAnsiTheme="minorHAnsi" w:cstheme="minorBidi"/>
                    <w:noProof/>
                    <w:lang w:val="en-US" w:eastAsia="en-US"/>
                  </w:rPr>
                </w:rPrChange>
              </w:rPr>
              <w:tab/>
            </w:r>
            <w:r w:rsidRPr="00464182">
              <w:rPr>
                <w:rStyle w:val="Hipervnculo"/>
                <w:rFonts w:ascii="Times New Roman" w:eastAsia="Times New Roman" w:hAnsi="Times New Roman" w:cs="Times New Roman"/>
                <w:noProof/>
                <w:rPrChange w:id="595" w:author="Maria Paola Fonseca Paez" w:date="2019-11-30T18:01:00Z">
                  <w:rPr>
                    <w:rStyle w:val="Hipervnculo"/>
                    <w:rFonts w:ascii="Times New Roman" w:eastAsia="Times New Roman" w:hAnsi="Times New Roman" w:cs="Times New Roman"/>
                    <w:b/>
                    <w:noProof/>
                  </w:rPr>
                </w:rPrChange>
              </w:rPr>
              <w:t>Diseño e implementación del subsistema ‘comunicación serial’</w:t>
            </w:r>
            <w:r w:rsidRPr="00464182">
              <w:rPr>
                <w:rFonts w:ascii="Times New Roman" w:hAnsi="Times New Roman" w:cs="Times New Roman"/>
                <w:noProof/>
                <w:webHidden/>
                <w:rPrChange w:id="596" w:author="Maria Paola Fonseca Paez" w:date="2019-11-30T18:01:00Z">
                  <w:rPr>
                    <w:noProof/>
                    <w:webHidden/>
                  </w:rPr>
                </w:rPrChange>
              </w:rPr>
              <w:tab/>
            </w:r>
            <w:r w:rsidRPr="00464182">
              <w:rPr>
                <w:rFonts w:ascii="Times New Roman" w:hAnsi="Times New Roman" w:cs="Times New Roman"/>
                <w:noProof/>
                <w:webHidden/>
                <w:rPrChange w:id="597" w:author="Maria Paola Fonseca Paez" w:date="2019-11-30T18:01:00Z">
                  <w:rPr>
                    <w:noProof/>
                    <w:webHidden/>
                  </w:rPr>
                </w:rPrChange>
              </w:rPr>
              <w:fldChar w:fldCharType="begin"/>
            </w:r>
            <w:r w:rsidRPr="00464182">
              <w:rPr>
                <w:rFonts w:ascii="Times New Roman" w:hAnsi="Times New Roman" w:cs="Times New Roman"/>
                <w:noProof/>
                <w:webHidden/>
                <w:rPrChange w:id="598" w:author="Maria Paola Fonseca Paez" w:date="2019-11-30T18:01:00Z">
                  <w:rPr>
                    <w:noProof/>
                    <w:webHidden/>
                  </w:rPr>
                </w:rPrChange>
              </w:rPr>
              <w:instrText xml:space="preserve"> PAGEREF _Toc26029279 \h </w:instrText>
            </w:r>
          </w:ins>
          <w:r w:rsidRPr="00464182">
            <w:rPr>
              <w:rFonts w:ascii="Times New Roman" w:hAnsi="Times New Roman" w:cs="Times New Roman"/>
              <w:noProof/>
              <w:webHidden/>
              <w:rPrChange w:id="599" w:author="Maria Paola Fonseca Paez" w:date="2019-11-30T18:01:00Z">
                <w:rPr>
                  <w:rFonts w:ascii="Times New Roman" w:hAnsi="Times New Roman" w:cs="Times New Roman"/>
                  <w:noProof/>
                  <w:webHidden/>
                </w:rPr>
              </w:rPrChange>
            </w:rPr>
          </w:r>
          <w:r w:rsidRPr="00464182">
            <w:rPr>
              <w:rFonts w:ascii="Times New Roman" w:hAnsi="Times New Roman" w:cs="Times New Roman"/>
              <w:noProof/>
              <w:webHidden/>
              <w:rPrChange w:id="600" w:author="Maria Paola Fonseca Paez" w:date="2019-11-30T18:01:00Z">
                <w:rPr>
                  <w:noProof/>
                  <w:webHidden/>
                </w:rPr>
              </w:rPrChange>
            </w:rPr>
            <w:fldChar w:fldCharType="separate"/>
          </w:r>
          <w:ins w:id="601" w:author="Maria Paola Fonseca Paez" w:date="2019-11-30T18:00:00Z">
            <w:r w:rsidRPr="00464182">
              <w:rPr>
                <w:rFonts w:ascii="Times New Roman" w:hAnsi="Times New Roman" w:cs="Times New Roman"/>
                <w:noProof/>
                <w:webHidden/>
                <w:rPrChange w:id="602" w:author="Maria Paola Fonseca Paez" w:date="2019-11-30T18:01:00Z">
                  <w:rPr>
                    <w:noProof/>
                    <w:webHidden/>
                  </w:rPr>
                </w:rPrChange>
              </w:rPr>
              <w:t>21</w:t>
            </w:r>
            <w:r w:rsidRPr="00464182">
              <w:rPr>
                <w:rFonts w:ascii="Times New Roman" w:hAnsi="Times New Roman" w:cs="Times New Roman"/>
                <w:noProof/>
                <w:webHidden/>
                <w:rPrChange w:id="603" w:author="Maria Paola Fonseca Paez" w:date="2019-11-30T18:01:00Z">
                  <w:rPr>
                    <w:noProof/>
                    <w:webHidden/>
                  </w:rPr>
                </w:rPrChange>
              </w:rPr>
              <w:fldChar w:fldCharType="end"/>
            </w:r>
            <w:r w:rsidRPr="00464182">
              <w:rPr>
                <w:rStyle w:val="Hipervnculo"/>
                <w:rFonts w:ascii="Times New Roman" w:hAnsi="Times New Roman" w:cs="Times New Roman"/>
                <w:noProof/>
                <w:rPrChange w:id="604" w:author="Maria Paola Fonseca Paez" w:date="2019-11-30T18:01:00Z">
                  <w:rPr>
                    <w:rStyle w:val="Hipervnculo"/>
                    <w:noProof/>
                  </w:rPr>
                </w:rPrChange>
              </w:rPr>
              <w:fldChar w:fldCharType="end"/>
            </w:r>
          </w:ins>
        </w:p>
        <w:p w14:paraId="2FFEEFB4" w14:textId="27B365B2" w:rsidR="00464182" w:rsidRPr="00464182" w:rsidRDefault="00464182">
          <w:pPr>
            <w:pStyle w:val="TDC3"/>
            <w:tabs>
              <w:tab w:val="left" w:pos="1320"/>
              <w:tab w:val="right" w:leader="dot" w:pos="8922"/>
            </w:tabs>
            <w:rPr>
              <w:ins w:id="605" w:author="Maria Paola Fonseca Paez" w:date="2019-11-30T18:00:00Z"/>
              <w:rFonts w:ascii="Times New Roman" w:eastAsiaTheme="minorEastAsia" w:hAnsi="Times New Roman" w:cs="Times New Roman"/>
              <w:noProof/>
              <w:lang w:val="en-US" w:eastAsia="en-US"/>
              <w:rPrChange w:id="606" w:author="Maria Paola Fonseca Paez" w:date="2019-11-30T18:01:00Z">
                <w:rPr>
                  <w:ins w:id="607" w:author="Maria Paola Fonseca Paez" w:date="2019-11-30T18:00:00Z"/>
                  <w:rFonts w:asciiTheme="minorHAnsi" w:eastAsiaTheme="minorEastAsia" w:hAnsiTheme="minorHAnsi" w:cstheme="minorBidi"/>
                  <w:noProof/>
                  <w:lang w:val="en-US" w:eastAsia="en-US"/>
                </w:rPr>
              </w:rPrChange>
            </w:rPr>
          </w:pPr>
          <w:ins w:id="608" w:author="Maria Paola Fonseca Paez" w:date="2019-11-30T18:00:00Z">
            <w:r w:rsidRPr="00464182">
              <w:rPr>
                <w:rStyle w:val="Hipervnculo"/>
                <w:rFonts w:ascii="Times New Roman" w:hAnsi="Times New Roman" w:cs="Times New Roman"/>
                <w:noProof/>
                <w:rPrChange w:id="609" w:author="Maria Paola Fonseca Paez" w:date="2019-11-30T18:01:00Z">
                  <w:rPr>
                    <w:rStyle w:val="Hipervnculo"/>
                    <w:noProof/>
                  </w:rPr>
                </w:rPrChange>
              </w:rPr>
              <w:fldChar w:fldCharType="begin"/>
            </w:r>
            <w:r w:rsidRPr="00464182">
              <w:rPr>
                <w:rStyle w:val="Hipervnculo"/>
                <w:rFonts w:ascii="Times New Roman" w:hAnsi="Times New Roman" w:cs="Times New Roman"/>
                <w:noProof/>
                <w:rPrChange w:id="610" w:author="Maria Paola Fonseca Paez" w:date="2019-11-30T18:01:00Z">
                  <w:rPr>
                    <w:rStyle w:val="Hipervnculo"/>
                    <w:noProof/>
                  </w:rPr>
                </w:rPrChange>
              </w:rPr>
              <w:instrText xml:space="preserve"> </w:instrText>
            </w:r>
            <w:r w:rsidRPr="00464182">
              <w:rPr>
                <w:rFonts w:ascii="Times New Roman" w:hAnsi="Times New Roman" w:cs="Times New Roman"/>
                <w:noProof/>
                <w:rPrChange w:id="611" w:author="Maria Paola Fonseca Paez" w:date="2019-11-30T18:01:00Z">
                  <w:rPr>
                    <w:noProof/>
                  </w:rPr>
                </w:rPrChange>
              </w:rPr>
              <w:instrText>HYPERLINK \l "_Toc26029280"</w:instrText>
            </w:r>
            <w:r w:rsidRPr="00464182">
              <w:rPr>
                <w:rStyle w:val="Hipervnculo"/>
                <w:rFonts w:ascii="Times New Roman" w:hAnsi="Times New Roman" w:cs="Times New Roman"/>
                <w:noProof/>
                <w:rPrChange w:id="612" w:author="Maria Paola Fonseca Paez" w:date="2019-11-30T18:01:00Z">
                  <w:rPr>
                    <w:rStyle w:val="Hipervnculo"/>
                    <w:noProof/>
                  </w:rPr>
                </w:rPrChange>
              </w:rPr>
              <w:instrText xml:space="preserve"> </w:instrText>
            </w:r>
            <w:r w:rsidRPr="00464182">
              <w:rPr>
                <w:rStyle w:val="Hipervnculo"/>
                <w:rFonts w:ascii="Times New Roman" w:hAnsi="Times New Roman" w:cs="Times New Roman"/>
                <w:noProof/>
                <w:rPrChange w:id="613" w:author="Maria Paola Fonseca Paez" w:date="2019-11-30T18:01:00Z">
                  <w:rPr>
                    <w:rStyle w:val="Hipervnculo"/>
                    <w:noProof/>
                  </w:rPr>
                </w:rPrChange>
              </w:rPr>
              <w:fldChar w:fldCharType="separate"/>
            </w:r>
            <w:r w:rsidRPr="00464182">
              <w:rPr>
                <w:rStyle w:val="Hipervnculo"/>
                <w:rFonts w:ascii="Times New Roman" w:hAnsi="Times New Roman" w:cs="Times New Roman"/>
                <w:noProof/>
                <w:rPrChange w:id="614" w:author="Maria Paola Fonseca Paez" w:date="2019-11-30T18:01:00Z">
                  <w:rPr>
                    <w:rStyle w:val="Hipervnculo"/>
                    <w:rFonts w:ascii="Times New Roman" w:hAnsi="Times New Roman" w:cs="Times New Roman"/>
                    <w:b/>
                    <w:noProof/>
                  </w:rPr>
                </w:rPrChange>
              </w:rPr>
              <w:t>5.1.4</w:t>
            </w:r>
            <w:r w:rsidRPr="00464182">
              <w:rPr>
                <w:rFonts w:ascii="Times New Roman" w:eastAsiaTheme="minorEastAsia" w:hAnsi="Times New Roman" w:cs="Times New Roman"/>
                <w:noProof/>
                <w:lang w:val="en-US" w:eastAsia="en-US"/>
                <w:rPrChange w:id="615" w:author="Maria Paola Fonseca Paez" w:date="2019-11-30T18:01:00Z">
                  <w:rPr>
                    <w:rFonts w:asciiTheme="minorHAnsi" w:eastAsiaTheme="minorEastAsia" w:hAnsiTheme="minorHAnsi" w:cstheme="minorBidi"/>
                    <w:noProof/>
                    <w:lang w:val="en-US" w:eastAsia="en-US"/>
                  </w:rPr>
                </w:rPrChange>
              </w:rPr>
              <w:tab/>
            </w:r>
            <w:r w:rsidRPr="00464182">
              <w:rPr>
                <w:rStyle w:val="Hipervnculo"/>
                <w:rFonts w:ascii="Times New Roman" w:eastAsia="Times New Roman" w:hAnsi="Times New Roman" w:cs="Times New Roman"/>
                <w:noProof/>
                <w:rPrChange w:id="616" w:author="Maria Paola Fonseca Paez" w:date="2019-11-30T18:01:00Z">
                  <w:rPr>
                    <w:rStyle w:val="Hipervnculo"/>
                    <w:rFonts w:ascii="Times New Roman" w:eastAsia="Times New Roman" w:hAnsi="Times New Roman" w:cs="Times New Roman"/>
                    <w:b/>
                    <w:noProof/>
                  </w:rPr>
                </w:rPrChange>
              </w:rPr>
              <w:t>Diseño e implementación del subsistema ‘unidad de tiempo’</w:t>
            </w:r>
            <w:r w:rsidRPr="00464182">
              <w:rPr>
                <w:rFonts w:ascii="Times New Roman" w:hAnsi="Times New Roman" w:cs="Times New Roman"/>
                <w:noProof/>
                <w:webHidden/>
                <w:rPrChange w:id="617" w:author="Maria Paola Fonseca Paez" w:date="2019-11-30T18:01:00Z">
                  <w:rPr>
                    <w:noProof/>
                    <w:webHidden/>
                  </w:rPr>
                </w:rPrChange>
              </w:rPr>
              <w:tab/>
            </w:r>
            <w:r w:rsidRPr="00464182">
              <w:rPr>
                <w:rFonts w:ascii="Times New Roman" w:hAnsi="Times New Roman" w:cs="Times New Roman"/>
                <w:noProof/>
                <w:webHidden/>
                <w:rPrChange w:id="618" w:author="Maria Paola Fonseca Paez" w:date="2019-11-30T18:01:00Z">
                  <w:rPr>
                    <w:noProof/>
                    <w:webHidden/>
                  </w:rPr>
                </w:rPrChange>
              </w:rPr>
              <w:fldChar w:fldCharType="begin"/>
            </w:r>
            <w:r w:rsidRPr="00464182">
              <w:rPr>
                <w:rFonts w:ascii="Times New Roman" w:hAnsi="Times New Roman" w:cs="Times New Roman"/>
                <w:noProof/>
                <w:webHidden/>
                <w:rPrChange w:id="619" w:author="Maria Paola Fonseca Paez" w:date="2019-11-30T18:01:00Z">
                  <w:rPr>
                    <w:noProof/>
                    <w:webHidden/>
                  </w:rPr>
                </w:rPrChange>
              </w:rPr>
              <w:instrText xml:space="preserve"> PAGEREF _Toc26029280 \h </w:instrText>
            </w:r>
          </w:ins>
          <w:r w:rsidRPr="00464182">
            <w:rPr>
              <w:rFonts w:ascii="Times New Roman" w:hAnsi="Times New Roman" w:cs="Times New Roman"/>
              <w:noProof/>
              <w:webHidden/>
              <w:rPrChange w:id="620" w:author="Maria Paola Fonseca Paez" w:date="2019-11-30T18:01:00Z">
                <w:rPr>
                  <w:rFonts w:ascii="Times New Roman" w:hAnsi="Times New Roman" w:cs="Times New Roman"/>
                  <w:noProof/>
                  <w:webHidden/>
                </w:rPr>
              </w:rPrChange>
            </w:rPr>
          </w:r>
          <w:r w:rsidRPr="00464182">
            <w:rPr>
              <w:rFonts w:ascii="Times New Roman" w:hAnsi="Times New Roman" w:cs="Times New Roman"/>
              <w:noProof/>
              <w:webHidden/>
              <w:rPrChange w:id="621" w:author="Maria Paola Fonseca Paez" w:date="2019-11-30T18:01:00Z">
                <w:rPr>
                  <w:noProof/>
                  <w:webHidden/>
                </w:rPr>
              </w:rPrChange>
            </w:rPr>
            <w:fldChar w:fldCharType="separate"/>
          </w:r>
          <w:ins w:id="622" w:author="Maria Paola Fonseca Paez" w:date="2019-11-30T18:00:00Z">
            <w:r w:rsidRPr="00464182">
              <w:rPr>
                <w:rFonts w:ascii="Times New Roman" w:hAnsi="Times New Roman" w:cs="Times New Roman"/>
                <w:noProof/>
                <w:webHidden/>
                <w:rPrChange w:id="623" w:author="Maria Paola Fonseca Paez" w:date="2019-11-30T18:01:00Z">
                  <w:rPr>
                    <w:noProof/>
                    <w:webHidden/>
                  </w:rPr>
                </w:rPrChange>
              </w:rPr>
              <w:t>26</w:t>
            </w:r>
            <w:r w:rsidRPr="00464182">
              <w:rPr>
                <w:rFonts w:ascii="Times New Roman" w:hAnsi="Times New Roman" w:cs="Times New Roman"/>
                <w:noProof/>
                <w:webHidden/>
                <w:rPrChange w:id="624" w:author="Maria Paola Fonseca Paez" w:date="2019-11-30T18:01:00Z">
                  <w:rPr>
                    <w:noProof/>
                    <w:webHidden/>
                  </w:rPr>
                </w:rPrChange>
              </w:rPr>
              <w:fldChar w:fldCharType="end"/>
            </w:r>
            <w:r w:rsidRPr="00464182">
              <w:rPr>
                <w:rStyle w:val="Hipervnculo"/>
                <w:rFonts w:ascii="Times New Roman" w:hAnsi="Times New Roman" w:cs="Times New Roman"/>
                <w:noProof/>
                <w:rPrChange w:id="625" w:author="Maria Paola Fonseca Paez" w:date="2019-11-30T18:01:00Z">
                  <w:rPr>
                    <w:rStyle w:val="Hipervnculo"/>
                    <w:noProof/>
                  </w:rPr>
                </w:rPrChange>
              </w:rPr>
              <w:fldChar w:fldCharType="end"/>
            </w:r>
          </w:ins>
        </w:p>
        <w:p w14:paraId="623EA567" w14:textId="0BA53BBF" w:rsidR="00464182" w:rsidRPr="00464182" w:rsidRDefault="00464182">
          <w:pPr>
            <w:pStyle w:val="TDC3"/>
            <w:tabs>
              <w:tab w:val="left" w:pos="1320"/>
              <w:tab w:val="right" w:leader="dot" w:pos="8922"/>
            </w:tabs>
            <w:rPr>
              <w:ins w:id="626" w:author="Maria Paola Fonseca Paez" w:date="2019-11-30T18:00:00Z"/>
              <w:rFonts w:ascii="Times New Roman" w:eastAsiaTheme="minorEastAsia" w:hAnsi="Times New Roman" w:cs="Times New Roman"/>
              <w:noProof/>
              <w:lang w:val="en-US" w:eastAsia="en-US"/>
              <w:rPrChange w:id="627" w:author="Maria Paola Fonseca Paez" w:date="2019-11-30T18:01:00Z">
                <w:rPr>
                  <w:ins w:id="628" w:author="Maria Paola Fonseca Paez" w:date="2019-11-30T18:00:00Z"/>
                  <w:rFonts w:asciiTheme="minorHAnsi" w:eastAsiaTheme="minorEastAsia" w:hAnsiTheme="minorHAnsi" w:cstheme="minorBidi"/>
                  <w:noProof/>
                  <w:lang w:val="en-US" w:eastAsia="en-US"/>
                </w:rPr>
              </w:rPrChange>
            </w:rPr>
          </w:pPr>
          <w:ins w:id="629" w:author="Maria Paola Fonseca Paez" w:date="2019-11-30T18:00:00Z">
            <w:r w:rsidRPr="00464182">
              <w:rPr>
                <w:rStyle w:val="Hipervnculo"/>
                <w:rFonts w:ascii="Times New Roman" w:hAnsi="Times New Roman" w:cs="Times New Roman"/>
                <w:noProof/>
                <w:rPrChange w:id="630" w:author="Maria Paola Fonseca Paez" w:date="2019-11-30T18:01:00Z">
                  <w:rPr>
                    <w:rStyle w:val="Hipervnculo"/>
                    <w:noProof/>
                  </w:rPr>
                </w:rPrChange>
              </w:rPr>
              <w:fldChar w:fldCharType="begin"/>
            </w:r>
            <w:r w:rsidRPr="00464182">
              <w:rPr>
                <w:rStyle w:val="Hipervnculo"/>
                <w:rFonts w:ascii="Times New Roman" w:hAnsi="Times New Roman" w:cs="Times New Roman"/>
                <w:noProof/>
                <w:rPrChange w:id="631" w:author="Maria Paola Fonseca Paez" w:date="2019-11-30T18:01:00Z">
                  <w:rPr>
                    <w:rStyle w:val="Hipervnculo"/>
                    <w:noProof/>
                  </w:rPr>
                </w:rPrChange>
              </w:rPr>
              <w:instrText xml:space="preserve"> </w:instrText>
            </w:r>
            <w:r w:rsidRPr="00464182">
              <w:rPr>
                <w:rFonts w:ascii="Times New Roman" w:hAnsi="Times New Roman" w:cs="Times New Roman"/>
                <w:noProof/>
                <w:rPrChange w:id="632" w:author="Maria Paola Fonseca Paez" w:date="2019-11-30T18:01:00Z">
                  <w:rPr>
                    <w:noProof/>
                  </w:rPr>
                </w:rPrChange>
              </w:rPr>
              <w:instrText>HYPERLINK \l "_Toc26029281"</w:instrText>
            </w:r>
            <w:r w:rsidRPr="00464182">
              <w:rPr>
                <w:rStyle w:val="Hipervnculo"/>
                <w:rFonts w:ascii="Times New Roman" w:hAnsi="Times New Roman" w:cs="Times New Roman"/>
                <w:noProof/>
                <w:rPrChange w:id="633" w:author="Maria Paola Fonseca Paez" w:date="2019-11-30T18:01:00Z">
                  <w:rPr>
                    <w:rStyle w:val="Hipervnculo"/>
                    <w:noProof/>
                  </w:rPr>
                </w:rPrChange>
              </w:rPr>
              <w:instrText xml:space="preserve"> </w:instrText>
            </w:r>
            <w:r w:rsidRPr="00464182">
              <w:rPr>
                <w:rStyle w:val="Hipervnculo"/>
                <w:rFonts w:ascii="Times New Roman" w:hAnsi="Times New Roman" w:cs="Times New Roman"/>
                <w:noProof/>
                <w:rPrChange w:id="634" w:author="Maria Paola Fonseca Paez" w:date="2019-11-30T18:01:00Z">
                  <w:rPr>
                    <w:rStyle w:val="Hipervnculo"/>
                    <w:noProof/>
                  </w:rPr>
                </w:rPrChange>
              </w:rPr>
              <w:fldChar w:fldCharType="separate"/>
            </w:r>
            <w:r w:rsidRPr="00464182">
              <w:rPr>
                <w:rStyle w:val="Hipervnculo"/>
                <w:rFonts w:ascii="Times New Roman" w:eastAsia="Times New Roman" w:hAnsi="Times New Roman" w:cs="Times New Roman"/>
                <w:noProof/>
                <w:rPrChange w:id="635" w:author="Maria Paola Fonseca Paez" w:date="2019-11-30T18:01:00Z">
                  <w:rPr>
                    <w:rStyle w:val="Hipervnculo"/>
                    <w:rFonts w:ascii="Times New Roman" w:eastAsia="Times New Roman" w:hAnsi="Times New Roman" w:cs="Times New Roman"/>
                    <w:b/>
                    <w:noProof/>
                  </w:rPr>
                </w:rPrChange>
              </w:rPr>
              <w:t>5.1.5</w:t>
            </w:r>
            <w:r w:rsidRPr="00464182">
              <w:rPr>
                <w:rFonts w:ascii="Times New Roman" w:eastAsiaTheme="minorEastAsia" w:hAnsi="Times New Roman" w:cs="Times New Roman"/>
                <w:noProof/>
                <w:lang w:val="en-US" w:eastAsia="en-US"/>
                <w:rPrChange w:id="636" w:author="Maria Paola Fonseca Paez" w:date="2019-11-30T18:01:00Z">
                  <w:rPr>
                    <w:rFonts w:asciiTheme="minorHAnsi" w:eastAsiaTheme="minorEastAsia" w:hAnsiTheme="minorHAnsi" w:cstheme="minorBidi"/>
                    <w:noProof/>
                    <w:lang w:val="en-US" w:eastAsia="en-US"/>
                  </w:rPr>
                </w:rPrChange>
              </w:rPr>
              <w:tab/>
            </w:r>
            <w:r w:rsidRPr="00464182">
              <w:rPr>
                <w:rStyle w:val="Hipervnculo"/>
                <w:rFonts w:ascii="Times New Roman" w:eastAsia="Times New Roman" w:hAnsi="Times New Roman" w:cs="Times New Roman"/>
                <w:noProof/>
                <w:rPrChange w:id="637" w:author="Maria Paola Fonseca Paez" w:date="2019-11-30T18:01:00Z">
                  <w:rPr>
                    <w:rStyle w:val="Hipervnculo"/>
                    <w:rFonts w:ascii="Times New Roman" w:eastAsia="Times New Roman" w:hAnsi="Times New Roman" w:cs="Times New Roman"/>
                    <w:b/>
                    <w:noProof/>
                  </w:rPr>
                </w:rPrChange>
              </w:rPr>
              <w:t>Diseño e implementación del subsistema ‘comparar ceros’</w:t>
            </w:r>
            <w:r w:rsidRPr="00464182">
              <w:rPr>
                <w:rFonts w:ascii="Times New Roman" w:hAnsi="Times New Roman" w:cs="Times New Roman"/>
                <w:noProof/>
                <w:webHidden/>
                <w:rPrChange w:id="638" w:author="Maria Paola Fonseca Paez" w:date="2019-11-30T18:01:00Z">
                  <w:rPr>
                    <w:noProof/>
                    <w:webHidden/>
                  </w:rPr>
                </w:rPrChange>
              </w:rPr>
              <w:tab/>
            </w:r>
            <w:r w:rsidRPr="00464182">
              <w:rPr>
                <w:rFonts w:ascii="Times New Roman" w:hAnsi="Times New Roman" w:cs="Times New Roman"/>
                <w:noProof/>
                <w:webHidden/>
                <w:rPrChange w:id="639" w:author="Maria Paola Fonseca Paez" w:date="2019-11-30T18:01:00Z">
                  <w:rPr>
                    <w:noProof/>
                    <w:webHidden/>
                  </w:rPr>
                </w:rPrChange>
              </w:rPr>
              <w:fldChar w:fldCharType="begin"/>
            </w:r>
            <w:r w:rsidRPr="00464182">
              <w:rPr>
                <w:rFonts w:ascii="Times New Roman" w:hAnsi="Times New Roman" w:cs="Times New Roman"/>
                <w:noProof/>
                <w:webHidden/>
                <w:rPrChange w:id="640" w:author="Maria Paola Fonseca Paez" w:date="2019-11-30T18:01:00Z">
                  <w:rPr>
                    <w:noProof/>
                    <w:webHidden/>
                  </w:rPr>
                </w:rPrChange>
              </w:rPr>
              <w:instrText xml:space="preserve"> PAGEREF _Toc26029281 \h </w:instrText>
            </w:r>
          </w:ins>
          <w:r w:rsidRPr="00464182">
            <w:rPr>
              <w:rFonts w:ascii="Times New Roman" w:hAnsi="Times New Roman" w:cs="Times New Roman"/>
              <w:noProof/>
              <w:webHidden/>
              <w:rPrChange w:id="641" w:author="Maria Paola Fonseca Paez" w:date="2019-11-30T18:01:00Z">
                <w:rPr>
                  <w:rFonts w:ascii="Times New Roman" w:hAnsi="Times New Roman" w:cs="Times New Roman"/>
                  <w:noProof/>
                  <w:webHidden/>
                </w:rPr>
              </w:rPrChange>
            </w:rPr>
          </w:r>
          <w:r w:rsidRPr="00464182">
            <w:rPr>
              <w:rFonts w:ascii="Times New Roman" w:hAnsi="Times New Roman" w:cs="Times New Roman"/>
              <w:noProof/>
              <w:webHidden/>
              <w:rPrChange w:id="642" w:author="Maria Paola Fonseca Paez" w:date="2019-11-30T18:01:00Z">
                <w:rPr>
                  <w:noProof/>
                  <w:webHidden/>
                </w:rPr>
              </w:rPrChange>
            </w:rPr>
            <w:fldChar w:fldCharType="separate"/>
          </w:r>
          <w:ins w:id="643" w:author="Maria Paola Fonseca Paez" w:date="2019-11-30T18:00:00Z">
            <w:r w:rsidRPr="00464182">
              <w:rPr>
                <w:rFonts w:ascii="Times New Roman" w:hAnsi="Times New Roman" w:cs="Times New Roman"/>
                <w:noProof/>
                <w:webHidden/>
                <w:rPrChange w:id="644" w:author="Maria Paola Fonseca Paez" w:date="2019-11-30T18:01:00Z">
                  <w:rPr>
                    <w:noProof/>
                    <w:webHidden/>
                  </w:rPr>
                </w:rPrChange>
              </w:rPr>
              <w:t>28</w:t>
            </w:r>
            <w:r w:rsidRPr="00464182">
              <w:rPr>
                <w:rFonts w:ascii="Times New Roman" w:hAnsi="Times New Roman" w:cs="Times New Roman"/>
                <w:noProof/>
                <w:webHidden/>
                <w:rPrChange w:id="645" w:author="Maria Paola Fonseca Paez" w:date="2019-11-30T18:01:00Z">
                  <w:rPr>
                    <w:noProof/>
                    <w:webHidden/>
                  </w:rPr>
                </w:rPrChange>
              </w:rPr>
              <w:fldChar w:fldCharType="end"/>
            </w:r>
            <w:r w:rsidRPr="00464182">
              <w:rPr>
                <w:rStyle w:val="Hipervnculo"/>
                <w:rFonts w:ascii="Times New Roman" w:hAnsi="Times New Roman" w:cs="Times New Roman"/>
                <w:noProof/>
                <w:rPrChange w:id="646" w:author="Maria Paola Fonseca Paez" w:date="2019-11-30T18:01:00Z">
                  <w:rPr>
                    <w:rStyle w:val="Hipervnculo"/>
                    <w:noProof/>
                  </w:rPr>
                </w:rPrChange>
              </w:rPr>
              <w:fldChar w:fldCharType="end"/>
            </w:r>
          </w:ins>
        </w:p>
        <w:p w14:paraId="185C5888" w14:textId="7BBFFDBE" w:rsidR="00464182" w:rsidRPr="00464182" w:rsidRDefault="00464182">
          <w:pPr>
            <w:pStyle w:val="TDC3"/>
            <w:tabs>
              <w:tab w:val="left" w:pos="1320"/>
              <w:tab w:val="right" w:leader="dot" w:pos="8922"/>
            </w:tabs>
            <w:rPr>
              <w:ins w:id="647" w:author="Maria Paola Fonseca Paez" w:date="2019-11-30T18:00:00Z"/>
              <w:rFonts w:ascii="Times New Roman" w:eastAsiaTheme="minorEastAsia" w:hAnsi="Times New Roman" w:cs="Times New Roman"/>
              <w:noProof/>
              <w:lang w:val="en-US" w:eastAsia="en-US"/>
              <w:rPrChange w:id="648" w:author="Maria Paola Fonseca Paez" w:date="2019-11-30T18:01:00Z">
                <w:rPr>
                  <w:ins w:id="649" w:author="Maria Paola Fonseca Paez" w:date="2019-11-30T18:00:00Z"/>
                  <w:rFonts w:asciiTheme="minorHAnsi" w:eastAsiaTheme="minorEastAsia" w:hAnsiTheme="minorHAnsi" w:cstheme="minorBidi"/>
                  <w:noProof/>
                  <w:lang w:val="en-US" w:eastAsia="en-US"/>
                </w:rPr>
              </w:rPrChange>
            </w:rPr>
          </w:pPr>
          <w:ins w:id="650" w:author="Maria Paola Fonseca Paez" w:date="2019-11-30T18:00:00Z">
            <w:r w:rsidRPr="00464182">
              <w:rPr>
                <w:rStyle w:val="Hipervnculo"/>
                <w:rFonts w:ascii="Times New Roman" w:hAnsi="Times New Roman" w:cs="Times New Roman"/>
                <w:noProof/>
                <w:rPrChange w:id="651" w:author="Maria Paola Fonseca Paez" w:date="2019-11-30T18:01:00Z">
                  <w:rPr>
                    <w:rStyle w:val="Hipervnculo"/>
                    <w:noProof/>
                  </w:rPr>
                </w:rPrChange>
              </w:rPr>
              <w:fldChar w:fldCharType="begin"/>
            </w:r>
            <w:r w:rsidRPr="00464182">
              <w:rPr>
                <w:rStyle w:val="Hipervnculo"/>
                <w:rFonts w:ascii="Times New Roman" w:hAnsi="Times New Roman" w:cs="Times New Roman"/>
                <w:noProof/>
                <w:rPrChange w:id="652" w:author="Maria Paola Fonseca Paez" w:date="2019-11-30T18:01:00Z">
                  <w:rPr>
                    <w:rStyle w:val="Hipervnculo"/>
                    <w:noProof/>
                  </w:rPr>
                </w:rPrChange>
              </w:rPr>
              <w:instrText xml:space="preserve"> </w:instrText>
            </w:r>
            <w:r w:rsidRPr="00464182">
              <w:rPr>
                <w:rFonts w:ascii="Times New Roman" w:hAnsi="Times New Roman" w:cs="Times New Roman"/>
                <w:noProof/>
                <w:rPrChange w:id="653" w:author="Maria Paola Fonseca Paez" w:date="2019-11-30T18:01:00Z">
                  <w:rPr>
                    <w:noProof/>
                  </w:rPr>
                </w:rPrChange>
              </w:rPr>
              <w:instrText>HYPERLINK \l "_Toc26029282"</w:instrText>
            </w:r>
            <w:r w:rsidRPr="00464182">
              <w:rPr>
                <w:rStyle w:val="Hipervnculo"/>
                <w:rFonts w:ascii="Times New Roman" w:hAnsi="Times New Roman" w:cs="Times New Roman"/>
                <w:noProof/>
                <w:rPrChange w:id="654" w:author="Maria Paola Fonseca Paez" w:date="2019-11-30T18:01:00Z">
                  <w:rPr>
                    <w:rStyle w:val="Hipervnculo"/>
                    <w:noProof/>
                  </w:rPr>
                </w:rPrChange>
              </w:rPr>
              <w:instrText xml:space="preserve"> </w:instrText>
            </w:r>
            <w:r w:rsidRPr="00464182">
              <w:rPr>
                <w:rStyle w:val="Hipervnculo"/>
                <w:rFonts w:ascii="Times New Roman" w:hAnsi="Times New Roman" w:cs="Times New Roman"/>
                <w:noProof/>
                <w:rPrChange w:id="655" w:author="Maria Paola Fonseca Paez" w:date="2019-11-30T18:01:00Z">
                  <w:rPr>
                    <w:rStyle w:val="Hipervnculo"/>
                    <w:noProof/>
                  </w:rPr>
                </w:rPrChange>
              </w:rPr>
              <w:fldChar w:fldCharType="separate"/>
            </w:r>
            <w:r w:rsidRPr="00464182">
              <w:rPr>
                <w:rStyle w:val="Hipervnculo"/>
                <w:rFonts w:ascii="Times New Roman" w:hAnsi="Times New Roman" w:cs="Times New Roman"/>
                <w:noProof/>
                <w:rPrChange w:id="656" w:author="Maria Paola Fonseca Paez" w:date="2019-11-30T18:01:00Z">
                  <w:rPr>
                    <w:rStyle w:val="Hipervnculo"/>
                    <w:rFonts w:ascii="Times New Roman" w:hAnsi="Times New Roman" w:cs="Times New Roman"/>
                    <w:b/>
                    <w:noProof/>
                  </w:rPr>
                </w:rPrChange>
              </w:rPr>
              <w:t>5.1.6</w:t>
            </w:r>
            <w:r w:rsidRPr="00464182">
              <w:rPr>
                <w:rFonts w:ascii="Times New Roman" w:eastAsiaTheme="minorEastAsia" w:hAnsi="Times New Roman" w:cs="Times New Roman"/>
                <w:noProof/>
                <w:lang w:val="en-US" w:eastAsia="en-US"/>
                <w:rPrChange w:id="657" w:author="Maria Paola Fonseca Paez" w:date="2019-11-30T18:01:00Z">
                  <w:rPr>
                    <w:rFonts w:asciiTheme="minorHAnsi" w:eastAsiaTheme="minorEastAsia" w:hAnsiTheme="minorHAnsi" w:cstheme="minorBidi"/>
                    <w:noProof/>
                    <w:lang w:val="en-US" w:eastAsia="en-US"/>
                  </w:rPr>
                </w:rPrChange>
              </w:rPr>
              <w:tab/>
            </w:r>
            <w:r w:rsidRPr="00464182">
              <w:rPr>
                <w:rStyle w:val="Hipervnculo"/>
                <w:rFonts w:ascii="Times New Roman" w:eastAsia="Times New Roman" w:hAnsi="Times New Roman" w:cs="Times New Roman"/>
                <w:noProof/>
                <w:rPrChange w:id="658" w:author="Maria Paola Fonseca Paez" w:date="2019-11-30T18:01:00Z">
                  <w:rPr>
                    <w:rStyle w:val="Hipervnculo"/>
                    <w:rFonts w:ascii="Times New Roman" w:eastAsia="Times New Roman" w:hAnsi="Times New Roman" w:cs="Times New Roman"/>
                    <w:b/>
                    <w:noProof/>
                  </w:rPr>
                </w:rPrChange>
              </w:rPr>
              <w:t>Diseño e implementación del subsistema ‘control global’</w:t>
            </w:r>
            <w:r w:rsidRPr="00464182">
              <w:rPr>
                <w:rFonts w:ascii="Times New Roman" w:hAnsi="Times New Roman" w:cs="Times New Roman"/>
                <w:noProof/>
                <w:webHidden/>
                <w:rPrChange w:id="659" w:author="Maria Paola Fonseca Paez" w:date="2019-11-30T18:01:00Z">
                  <w:rPr>
                    <w:noProof/>
                    <w:webHidden/>
                  </w:rPr>
                </w:rPrChange>
              </w:rPr>
              <w:tab/>
            </w:r>
            <w:r w:rsidRPr="00464182">
              <w:rPr>
                <w:rFonts w:ascii="Times New Roman" w:hAnsi="Times New Roman" w:cs="Times New Roman"/>
                <w:noProof/>
                <w:webHidden/>
                <w:rPrChange w:id="660" w:author="Maria Paola Fonseca Paez" w:date="2019-11-30T18:01:00Z">
                  <w:rPr>
                    <w:noProof/>
                    <w:webHidden/>
                  </w:rPr>
                </w:rPrChange>
              </w:rPr>
              <w:fldChar w:fldCharType="begin"/>
            </w:r>
            <w:r w:rsidRPr="00464182">
              <w:rPr>
                <w:rFonts w:ascii="Times New Roman" w:hAnsi="Times New Roman" w:cs="Times New Roman"/>
                <w:noProof/>
                <w:webHidden/>
                <w:rPrChange w:id="661" w:author="Maria Paola Fonseca Paez" w:date="2019-11-30T18:01:00Z">
                  <w:rPr>
                    <w:noProof/>
                    <w:webHidden/>
                  </w:rPr>
                </w:rPrChange>
              </w:rPr>
              <w:instrText xml:space="preserve"> PAGEREF _Toc26029282 \h </w:instrText>
            </w:r>
          </w:ins>
          <w:r w:rsidRPr="00464182">
            <w:rPr>
              <w:rFonts w:ascii="Times New Roman" w:hAnsi="Times New Roman" w:cs="Times New Roman"/>
              <w:noProof/>
              <w:webHidden/>
              <w:rPrChange w:id="662" w:author="Maria Paola Fonseca Paez" w:date="2019-11-30T18:01:00Z">
                <w:rPr>
                  <w:rFonts w:ascii="Times New Roman" w:hAnsi="Times New Roman" w:cs="Times New Roman"/>
                  <w:noProof/>
                  <w:webHidden/>
                </w:rPr>
              </w:rPrChange>
            </w:rPr>
          </w:r>
          <w:r w:rsidRPr="00464182">
            <w:rPr>
              <w:rFonts w:ascii="Times New Roman" w:hAnsi="Times New Roman" w:cs="Times New Roman"/>
              <w:noProof/>
              <w:webHidden/>
              <w:rPrChange w:id="663" w:author="Maria Paola Fonseca Paez" w:date="2019-11-30T18:01:00Z">
                <w:rPr>
                  <w:noProof/>
                  <w:webHidden/>
                </w:rPr>
              </w:rPrChange>
            </w:rPr>
            <w:fldChar w:fldCharType="separate"/>
          </w:r>
          <w:ins w:id="664" w:author="Maria Paola Fonseca Paez" w:date="2019-11-30T18:00:00Z">
            <w:r w:rsidRPr="00464182">
              <w:rPr>
                <w:rFonts w:ascii="Times New Roman" w:hAnsi="Times New Roman" w:cs="Times New Roman"/>
                <w:noProof/>
                <w:webHidden/>
                <w:rPrChange w:id="665" w:author="Maria Paola Fonseca Paez" w:date="2019-11-30T18:01:00Z">
                  <w:rPr>
                    <w:noProof/>
                    <w:webHidden/>
                  </w:rPr>
                </w:rPrChange>
              </w:rPr>
              <w:t>28</w:t>
            </w:r>
            <w:r w:rsidRPr="00464182">
              <w:rPr>
                <w:rFonts w:ascii="Times New Roman" w:hAnsi="Times New Roman" w:cs="Times New Roman"/>
                <w:noProof/>
                <w:webHidden/>
                <w:rPrChange w:id="666" w:author="Maria Paola Fonseca Paez" w:date="2019-11-30T18:01:00Z">
                  <w:rPr>
                    <w:noProof/>
                    <w:webHidden/>
                  </w:rPr>
                </w:rPrChange>
              </w:rPr>
              <w:fldChar w:fldCharType="end"/>
            </w:r>
            <w:r w:rsidRPr="00464182">
              <w:rPr>
                <w:rStyle w:val="Hipervnculo"/>
                <w:rFonts w:ascii="Times New Roman" w:hAnsi="Times New Roman" w:cs="Times New Roman"/>
                <w:noProof/>
                <w:rPrChange w:id="667" w:author="Maria Paola Fonseca Paez" w:date="2019-11-30T18:01:00Z">
                  <w:rPr>
                    <w:rStyle w:val="Hipervnculo"/>
                    <w:noProof/>
                  </w:rPr>
                </w:rPrChange>
              </w:rPr>
              <w:fldChar w:fldCharType="end"/>
            </w:r>
          </w:ins>
        </w:p>
        <w:p w14:paraId="29BD1367" w14:textId="7232E92E" w:rsidR="00464182" w:rsidRPr="00464182" w:rsidRDefault="00464182">
          <w:pPr>
            <w:pStyle w:val="TDC2"/>
            <w:tabs>
              <w:tab w:val="left" w:pos="880"/>
              <w:tab w:val="right" w:leader="dot" w:pos="8922"/>
            </w:tabs>
            <w:rPr>
              <w:ins w:id="668" w:author="Maria Paola Fonseca Paez" w:date="2019-11-30T18:00:00Z"/>
              <w:rFonts w:ascii="Times New Roman" w:eastAsiaTheme="minorEastAsia" w:hAnsi="Times New Roman" w:cs="Times New Roman"/>
              <w:noProof/>
              <w:lang w:val="en-US" w:eastAsia="en-US"/>
              <w:rPrChange w:id="669" w:author="Maria Paola Fonseca Paez" w:date="2019-11-30T18:01:00Z">
                <w:rPr>
                  <w:ins w:id="670" w:author="Maria Paola Fonseca Paez" w:date="2019-11-30T18:00:00Z"/>
                  <w:rFonts w:asciiTheme="minorHAnsi" w:eastAsiaTheme="minorEastAsia" w:hAnsiTheme="minorHAnsi" w:cstheme="minorBidi"/>
                  <w:noProof/>
                  <w:lang w:val="en-US" w:eastAsia="en-US"/>
                </w:rPr>
              </w:rPrChange>
            </w:rPr>
          </w:pPr>
          <w:ins w:id="671" w:author="Maria Paola Fonseca Paez" w:date="2019-11-30T18:00:00Z">
            <w:r w:rsidRPr="00464182">
              <w:rPr>
                <w:rStyle w:val="Hipervnculo"/>
                <w:rFonts w:ascii="Times New Roman" w:hAnsi="Times New Roman" w:cs="Times New Roman"/>
                <w:noProof/>
                <w:rPrChange w:id="672" w:author="Maria Paola Fonseca Paez" w:date="2019-11-30T18:01:00Z">
                  <w:rPr>
                    <w:rStyle w:val="Hipervnculo"/>
                    <w:noProof/>
                  </w:rPr>
                </w:rPrChange>
              </w:rPr>
              <w:fldChar w:fldCharType="begin"/>
            </w:r>
            <w:r w:rsidRPr="00464182">
              <w:rPr>
                <w:rStyle w:val="Hipervnculo"/>
                <w:rFonts w:ascii="Times New Roman" w:hAnsi="Times New Roman" w:cs="Times New Roman"/>
                <w:noProof/>
                <w:rPrChange w:id="673" w:author="Maria Paola Fonseca Paez" w:date="2019-11-30T18:01:00Z">
                  <w:rPr>
                    <w:rStyle w:val="Hipervnculo"/>
                    <w:noProof/>
                  </w:rPr>
                </w:rPrChange>
              </w:rPr>
              <w:instrText xml:space="preserve"> </w:instrText>
            </w:r>
            <w:r w:rsidRPr="00464182">
              <w:rPr>
                <w:rFonts w:ascii="Times New Roman" w:hAnsi="Times New Roman" w:cs="Times New Roman"/>
                <w:noProof/>
                <w:rPrChange w:id="674" w:author="Maria Paola Fonseca Paez" w:date="2019-11-30T18:01:00Z">
                  <w:rPr>
                    <w:noProof/>
                  </w:rPr>
                </w:rPrChange>
              </w:rPr>
              <w:instrText>HYPERLINK \l "_Toc26029283"</w:instrText>
            </w:r>
            <w:r w:rsidRPr="00464182">
              <w:rPr>
                <w:rStyle w:val="Hipervnculo"/>
                <w:rFonts w:ascii="Times New Roman" w:hAnsi="Times New Roman" w:cs="Times New Roman"/>
                <w:noProof/>
                <w:rPrChange w:id="675" w:author="Maria Paola Fonseca Paez" w:date="2019-11-30T18:01:00Z">
                  <w:rPr>
                    <w:rStyle w:val="Hipervnculo"/>
                    <w:noProof/>
                  </w:rPr>
                </w:rPrChange>
              </w:rPr>
              <w:instrText xml:space="preserve"> </w:instrText>
            </w:r>
            <w:r w:rsidRPr="00464182">
              <w:rPr>
                <w:rStyle w:val="Hipervnculo"/>
                <w:rFonts w:ascii="Times New Roman" w:hAnsi="Times New Roman" w:cs="Times New Roman"/>
                <w:noProof/>
                <w:rPrChange w:id="676" w:author="Maria Paola Fonseca Paez" w:date="2019-11-30T18:01:00Z">
                  <w:rPr>
                    <w:rStyle w:val="Hipervnculo"/>
                    <w:noProof/>
                  </w:rPr>
                </w:rPrChange>
              </w:rPr>
              <w:fldChar w:fldCharType="separate"/>
            </w:r>
            <w:r w:rsidRPr="00464182">
              <w:rPr>
                <w:rStyle w:val="Hipervnculo"/>
                <w:rFonts w:ascii="Times New Roman" w:eastAsia="Times New Roman" w:hAnsi="Times New Roman" w:cs="Times New Roman"/>
                <w:noProof/>
                <w:rPrChange w:id="677" w:author="Maria Paola Fonseca Paez" w:date="2019-11-30T18:01:00Z">
                  <w:rPr>
                    <w:rStyle w:val="Hipervnculo"/>
                    <w:rFonts w:ascii="Times New Roman" w:eastAsia="Times New Roman" w:hAnsi="Times New Roman" w:cs="Times New Roman"/>
                    <w:b/>
                    <w:noProof/>
                  </w:rPr>
                </w:rPrChange>
              </w:rPr>
              <w:t>5.2</w:t>
            </w:r>
            <w:r w:rsidRPr="00464182">
              <w:rPr>
                <w:rFonts w:ascii="Times New Roman" w:eastAsiaTheme="minorEastAsia" w:hAnsi="Times New Roman" w:cs="Times New Roman"/>
                <w:noProof/>
                <w:lang w:val="en-US" w:eastAsia="en-US"/>
                <w:rPrChange w:id="678" w:author="Maria Paola Fonseca Paez" w:date="2019-11-30T18:01:00Z">
                  <w:rPr>
                    <w:rFonts w:asciiTheme="minorHAnsi" w:eastAsiaTheme="minorEastAsia" w:hAnsiTheme="minorHAnsi" w:cstheme="minorBidi"/>
                    <w:noProof/>
                    <w:lang w:val="en-US" w:eastAsia="en-US"/>
                  </w:rPr>
                </w:rPrChange>
              </w:rPr>
              <w:tab/>
            </w:r>
            <w:r w:rsidRPr="00464182">
              <w:rPr>
                <w:rStyle w:val="Hipervnculo"/>
                <w:rFonts w:ascii="Times New Roman" w:eastAsia="Times New Roman" w:hAnsi="Times New Roman" w:cs="Times New Roman"/>
                <w:noProof/>
                <w:rPrChange w:id="679" w:author="Maria Paola Fonseca Paez" w:date="2019-11-30T18:01:00Z">
                  <w:rPr>
                    <w:rStyle w:val="Hipervnculo"/>
                    <w:rFonts w:ascii="Times New Roman" w:eastAsia="Times New Roman" w:hAnsi="Times New Roman" w:cs="Times New Roman"/>
                    <w:b/>
                    <w:noProof/>
                  </w:rPr>
                </w:rPrChange>
              </w:rPr>
              <w:t xml:space="preserve">Sistema de minado en </w:t>
            </w:r>
            <w:r w:rsidRPr="00464182">
              <w:rPr>
                <w:rStyle w:val="Hipervnculo"/>
                <w:rFonts w:ascii="Times New Roman" w:eastAsia="Times New Roman" w:hAnsi="Times New Roman" w:cs="Times New Roman"/>
                <w:i/>
                <w:noProof/>
                <w:rPrChange w:id="680" w:author="Maria Paola Fonseca Paez" w:date="2019-11-30T18:01:00Z">
                  <w:rPr>
                    <w:rStyle w:val="Hipervnculo"/>
                    <w:rFonts w:ascii="Times New Roman" w:eastAsia="Times New Roman" w:hAnsi="Times New Roman" w:cs="Times New Roman"/>
                    <w:b/>
                    <w:i/>
                    <w:noProof/>
                  </w:rPr>
                </w:rPrChange>
              </w:rPr>
              <w:t>hardware</w:t>
            </w:r>
            <w:r w:rsidRPr="00464182">
              <w:rPr>
                <w:rStyle w:val="Hipervnculo"/>
                <w:rFonts w:ascii="Times New Roman" w:eastAsia="Times New Roman" w:hAnsi="Times New Roman" w:cs="Times New Roman"/>
                <w:noProof/>
                <w:rPrChange w:id="681" w:author="Maria Paola Fonseca Paez" w:date="2019-11-30T18:01:00Z">
                  <w:rPr>
                    <w:rStyle w:val="Hipervnculo"/>
                    <w:rFonts w:ascii="Times New Roman" w:eastAsia="Times New Roman" w:hAnsi="Times New Roman" w:cs="Times New Roman"/>
                    <w:b/>
                    <w:noProof/>
                  </w:rPr>
                </w:rPrChange>
              </w:rPr>
              <w:t>, variación</w:t>
            </w:r>
            <w:r w:rsidRPr="00464182">
              <w:rPr>
                <w:rFonts w:ascii="Times New Roman" w:hAnsi="Times New Roman" w:cs="Times New Roman"/>
                <w:noProof/>
                <w:webHidden/>
                <w:rPrChange w:id="682" w:author="Maria Paola Fonseca Paez" w:date="2019-11-30T18:01:00Z">
                  <w:rPr>
                    <w:noProof/>
                    <w:webHidden/>
                  </w:rPr>
                </w:rPrChange>
              </w:rPr>
              <w:tab/>
            </w:r>
            <w:r w:rsidRPr="00464182">
              <w:rPr>
                <w:rFonts w:ascii="Times New Roman" w:hAnsi="Times New Roman" w:cs="Times New Roman"/>
                <w:noProof/>
                <w:webHidden/>
                <w:rPrChange w:id="683" w:author="Maria Paola Fonseca Paez" w:date="2019-11-30T18:01:00Z">
                  <w:rPr>
                    <w:noProof/>
                    <w:webHidden/>
                  </w:rPr>
                </w:rPrChange>
              </w:rPr>
              <w:fldChar w:fldCharType="begin"/>
            </w:r>
            <w:r w:rsidRPr="00464182">
              <w:rPr>
                <w:rFonts w:ascii="Times New Roman" w:hAnsi="Times New Roman" w:cs="Times New Roman"/>
                <w:noProof/>
                <w:webHidden/>
                <w:rPrChange w:id="684" w:author="Maria Paola Fonseca Paez" w:date="2019-11-30T18:01:00Z">
                  <w:rPr>
                    <w:noProof/>
                    <w:webHidden/>
                  </w:rPr>
                </w:rPrChange>
              </w:rPr>
              <w:instrText xml:space="preserve"> PAGEREF _Toc26029283 \h </w:instrText>
            </w:r>
          </w:ins>
          <w:r w:rsidRPr="00464182">
            <w:rPr>
              <w:rFonts w:ascii="Times New Roman" w:hAnsi="Times New Roman" w:cs="Times New Roman"/>
              <w:noProof/>
              <w:webHidden/>
              <w:rPrChange w:id="685" w:author="Maria Paola Fonseca Paez" w:date="2019-11-30T18:01:00Z">
                <w:rPr>
                  <w:rFonts w:ascii="Times New Roman" w:hAnsi="Times New Roman" w:cs="Times New Roman"/>
                  <w:noProof/>
                  <w:webHidden/>
                </w:rPr>
              </w:rPrChange>
            </w:rPr>
          </w:r>
          <w:r w:rsidRPr="00464182">
            <w:rPr>
              <w:rFonts w:ascii="Times New Roman" w:hAnsi="Times New Roman" w:cs="Times New Roman"/>
              <w:noProof/>
              <w:webHidden/>
              <w:rPrChange w:id="686" w:author="Maria Paola Fonseca Paez" w:date="2019-11-30T18:01:00Z">
                <w:rPr>
                  <w:noProof/>
                  <w:webHidden/>
                </w:rPr>
              </w:rPrChange>
            </w:rPr>
            <w:fldChar w:fldCharType="separate"/>
          </w:r>
          <w:ins w:id="687" w:author="Maria Paola Fonseca Paez" w:date="2019-11-30T18:00:00Z">
            <w:r w:rsidRPr="00464182">
              <w:rPr>
                <w:rFonts w:ascii="Times New Roman" w:hAnsi="Times New Roman" w:cs="Times New Roman"/>
                <w:noProof/>
                <w:webHidden/>
                <w:rPrChange w:id="688" w:author="Maria Paola Fonseca Paez" w:date="2019-11-30T18:01:00Z">
                  <w:rPr>
                    <w:noProof/>
                    <w:webHidden/>
                  </w:rPr>
                </w:rPrChange>
              </w:rPr>
              <w:t>30</w:t>
            </w:r>
            <w:r w:rsidRPr="00464182">
              <w:rPr>
                <w:rFonts w:ascii="Times New Roman" w:hAnsi="Times New Roman" w:cs="Times New Roman"/>
                <w:noProof/>
                <w:webHidden/>
                <w:rPrChange w:id="689" w:author="Maria Paola Fonseca Paez" w:date="2019-11-30T18:01:00Z">
                  <w:rPr>
                    <w:noProof/>
                    <w:webHidden/>
                  </w:rPr>
                </w:rPrChange>
              </w:rPr>
              <w:fldChar w:fldCharType="end"/>
            </w:r>
            <w:r w:rsidRPr="00464182">
              <w:rPr>
                <w:rStyle w:val="Hipervnculo"/>
                <w:rFonts w:ascii="Times New Roman" w:hAnsi="Times New Roman" w:cs="Times New Roman"/>
                <w:noProof/>
                <w:rPrChange w:id="690" w:author="Maria Paola Fonseca Paez" w:date="2019-11-30T18:01:00Z">
                  <w:rPr>
                    <w:rStyle w:val="Hipervnculo"/>
                    <w:noProof/>
                  </w:rPr>
                </w:rPrChange>
              </w:rPr>
              <w:fldChar w:fldCharType="end"/>
            </w:r>
          </w:ins>
        </w:p>
        <w:p w14:paraId="559E2085" w14:textId="3B23FABC" w:rsidR="00464182" w:rsidRPr="00464182" w:rsidRDefault="00464182">
          <w:pPr>
            <w:pStyle w:val="TDC3"/>
            <w:tabs>
              <w:tab w:val="left" w:pos="1320"/>
              <w:tab w:val="right" w:leader="dot" w:pos="8922"/>
            </w:tabs>
            <w:rPr>
              <w:ins w:id="691" w:author="Maria Paola Fonseca Paez" w:date="2019-11-30T18:00:00Z"/>
              <w:rFonts w:ascii="Times New Roman" w:eastAsiaTheme="minorEastAsia" w:hAnsi="Times New Roman" w:cs="Times New Roman"/>
              <w:noProof/>
              <w:lang w:val="en-US" w:eastAsia="en-US"/>
              <w:rPrChange w:id="692" w:author="Maria Paola Fonseca Paez" w:date="2019-11-30T18:01:00Z">
                <w:rPr>
                  <w:ins w:id="693" w:author="Maria Paola Fonseca Paez" w:date="2019-11-30T18:00:00Z"/>
                  <w:rFonts w:asciiTheme="minorHAnsi" w:eastAsiaTheme="minorEastAsia" w:hAnsiTheme="minorHAnsi" w:cstheme="minorBidi"/>
                  <w:noProof/>
                  <w:lang w:val="en-US" w:eastAsia="en-US"/>
                </w:rPr>
              </w:rPrChange>
            </w:rPr>
          </w:pPr>
          <w:ins w:id="694" w:author="Maria Paola Fonseca Paez" w:date="2019-11-30T18:00:00Z">
            <w:r w:rsidRPr="00464182">
              <w:rPr>
                <w:rStyle w:val="Hipervnculo"/>
                <w:rFonts w:ascii="Times New Roman" w:hAnsi="Times New Roman" w:cs="Times New Roman"/>
                <w:noProof/>
                <w:rPrChange w:id="695" w:author="Maria Paola Fonseca Paez" w:date="2019-11-30T18:01:00Z">
                  <w:rPr>
                    <w:rStyle w:val="Hipervnculo"/>
                    <w:noProof/>
                  </w:rPr>
                </w:rPrChange>
              </w:rPr>
              <w:fldChar w:fldCharType="begin"/>
            </w:r>
            <w:r w:rsidRPr="00464182">
              <w:rPr>
                <w:rStyle w:val="Hipervnculo"/>
                <w:rFonts w:ascii="Times New Roman" w:hAnsi="Times New Roman" w:cs="Times New Roman"/>
                <w:noProof/>
                <w:rPrChange w:id="696" w:author="Maria Paola Fonseca Paez" w:date="2019-11-30T18:01:00Z">
                  <w:rPr>
                    <w:rStyle w:val="Hipervnculo"/>
                    <w:noProof/>
                  </w:rPr>
                </w:rPrChange>
              </w:rPr>
              <w:instrText xml:space="preserve"> </w:instrText>
            </w:r>
            <w:r w:rsidRPr="00464182">
              <w:rPr>
                <w:rFonts w:ascii="Times New Roman" w:hAnsi="Times New Roman" w:cs="Times New Roman"/>
                <w:noProof/>
                <w:rPrChange w:id="697" w:author="Maria Paola Fonseca Paez" w:date="2019-11-30T18:01:00Z">
                  <w:rPr>
                    <w:noProof/>
                  </w:rPr>
                </w:rPrChange>
              </w:rPr>
              <w:instrText>HYPERLINK \l "_Toc26029284"</w:instrText>
            </w:r>
            <w:r w:rsidRPr="00464182">
              <w:rPr>
                <w:rStyle w:val="Hipervnculo"/>
                <w:rFonts w:ascii="Times New Roman" w:hAnsi="Times New Roman" w:cs="Times New Roman"/>
                <w:noProof/>
                <w:rPrChange w:id="698" w:author="Maria Paola Fonseca Paez" w:date="2019-11-30T18:01:00Z">
                  <w:rPr>
                    <w:rStyle w:val="Hipervnculo"/>
                    <w:noProof/>
                  </w:rPr>
                </w:rPrChange>
              </w:rPr>
              <w:instrText xml:space="preserve"> </w:instrText>
            </w:r>
            <w:r w:rsidRPr="00464182">
              <w:rPr>
                <w:rStyle w:val="Hipervnculo"/>
                <w:rFonts w:ascii="Times New Roman" w:hAnsi="Times New Roman" w:cs="Times New Roman"/>
                <w:noProof/>
                <w:rPrChange w:id="699" w:author="Maria Paola Fonseca Paez" w:date="2019-11-30T18:01:00Z">
                  <w:rPr>
                    <w:rStyle w:val="Hipervnculo"/>
                    <w:noProof/>
                  </w:rPr>
                </w:rPrChange>
              </w:rPr>
              <w:fldChar w:fldCharType="separate"/>
            </w:r>
            <w:r w:rsidRPr="00464182">
              <w:rPr>
                <w:rStyle w:val="Hipervnculo"/>
                <w:rFonts w:ascii="Times New Roman" w:eastAsia="Times New Roman" w:hAnsi="Times New Roman" w:cs="Times New Roman"/>
                <w:noProof/>
                <w:rPrChange w:id="700" w:author="Maria Paola Fonseca Paez" w:date="2019-11-30T18:01:00Z">
                  <w:rPr>
                    <w:rStyle w:val="Hipervnculo"/>
                    <w:rFonts w:ascii="Times New Roman" w:eastAsia="Times New Roman" w:hAnsi="Times New Roman" w:cs="Times New Roman"/>
                    <w:b/>
                    <w:noProof/>
                  </w:rPr>
                </w:rPrChange>
              </w:rPr>
              <w:t>5.2.1</w:t>
            </w:r>
            <w:r w:rsidRPr="00464182">
              <w:rPr>
                <w:rFonts w:ascii="Times New Roman" w:eastAsiaTheme="minorEastAsia" w:hAnsi="Times New Roman" w:cs="Times New Roman"/>
                <w:noProof/>
                <w:lang w:val="en-US" w:eastAsia="en-US"/>
                <w:rPrChange w:id="701" w:author="Maria Paola Fonseca Paez" w:date="2019-11-30T18:01:00Z">
                  <w:rPr>
                    <w:rFonts w:asciiTheme="minorHAnsi" w:eastAsiaTheme="minorEastAsia" w:hAnsiTheme="minorHAnsi" w:cstheme="minorBidi"/>
                    <w:noProof/>
                    <w:lang w:val="en-US" w:eastAsia="en-US"/>
                  </w:rPr>
                </w:rPrChange>
              </w:rPr>
              <w:tab/>
            </w:r>
            <w:r w:rsidRPr="00464182">
              <w:rPr>
                <w:rStyle w:val="Hipervnculo"/>
                <w:rFonts w:ascii="Times New Roman" w:eastAsia="Times New Roman" w:hAnsi="Times New Roman" w:cs="Times New Roman"/>
                <w:noProof/>
                <w:rPrChange w:id="702" w:author="Maria Paola Fonseca Paez" w:date="2019-11-30T18:01:00Z">
                  <w:rPr>
                    <w:rStyle w:val="Hipervnculo"/>
                    <w:rFonts w:ascii="Times New Roman" w:eastAsia="Times New Roman" w:hAnsi="Times New Roman" w:cs="Times New Roman"/>
                    <w:b/>
                    <w:noProof/>
                  </w:rPr>
                </w:rPrChange>
              </w:rPr>
              <w:t>Planeamiento y variaciones para la implementación de las unidades de minado</w:t>
            </w:r>
            <w:r w:rsidRPr="00464182">
              <w:rPr>
                <w:rFonts w:ascii="Times New Roman" w:hAnsi="Times New Roman" w:cs="Times New Roman"/>
                <w:noProof/>
                <w:webHidden/>
                <w:rPrChange w:id="703" w:author="Maria Paola Fonseca Paez" w:date="2019-11-30T18:01:00Z">
                  <w:rPr>
                    <w:noProof/>
                    <w:webHidden/>
                  </w:rPr>
                </w:rPrChange>
              </w:rPr>
              <w:tab/>
            </w:r>
            <w:r w:rsidRPr="00464182">
              <w:rPr>
                <w:rFonts w:ascii="Times New Roman" w:hAnsi="Times New Roman" w:cs="Times New Roman"/>
                <w:noProof/>
                <w:webHidden/>
                <w:rPrChange w:id="704" w:author="Maria Paola Fonseca Paez" w:date="2019-11-30T18:01:00Z">
                  <w:rPr>
                    <w:noProof/>
                    <w:webHidden/>
                  </w:rPr>
                </w:rPrChange>
              </w:rPr>
              <w:fldChar w:fldCharType="begin"/>
            </w:r>
            <w:r w:rsidRPr="00464182">
              <w:rPr>
                <w:rFonts w:ascii="Times New Roman" w:hAnsi="Times New Roman" w:cs="Times New Roman"/>
                <w:noProof/>
                <w:webHidden/>
                <w:rPrChange w:id="705" w:author="Maria Paola Fonseca Paez" w:date="2019-11-30T18:01:00Z">
                  <w:rPr>
                    <w:noProof/>
                    <w:webHidden/>
                  </w:rPr>
                </w:rPrChange>
              </w:rPr>
              <w:instrText xml:space="preserve"> PAGEREF _Toc26029284 \h </w:instrText>
            </w:r>
          </w:ins>
          <w:r w:rsidRPr="00464182">
            <w:rPr>
              <w:rFonts w:ascii="Times New Roman" w:hAnsi="Times New Roman" w:cs="Times New Roman"/>
              <w:noProof/>
              <w:webHidden/>
              <w:rPrChange w:id="706" w:author="Maria Paola Fonseca Paez" w:date="2019-11-30T18:01:00Z">
                <w:rPr>
                  <w:rFonts w:ascii="Times New Roman" w:hAnsi="Times New Roman" w:cs="Times New Roman"/>
                  <w:noProof/>
                  <w:webHidden/>
                </w:rPr>
              </w:rPrChange>
            </w:rPr>
          </w:r>
          <w:r w:rsidRPr="00464182">
            <w:rPr>
              <w:rFonts w:ascii="Times New Roman" w:hAnsi="Times New Roman" w:cs="Times New Roman"/>
              <w:noProof/>
              <w:webHidden/>
              <w:rPrChange w:id="707" w:author="Maria Paola Fonseca Paez" w:date="2019-11-30T18:01:00Z">
                <w:rPr>
                  <w:noProof/>
                  <w:webHidden/>
                </w:rPr>
              </w:rPrChange>
            </w:rPr>
            <w:fldChar w:fldCharType="separate"/>
          </w:r>
          <w:ins w:id="708" w:author="Maria Paola Fonseca Paez" w:date="2019-11-30T18:00:00Z">
            <w:r w:rsidRPr="00464182">
              <w:rPr>
                <w:rFonts w:ascii="Times New Roman" w:hAnsi="Times New Roman" w:cs="Times New Roman"/>
                <w:noProof/>
                <w:webHidden/>
                <w:rPrChange w:id="709" w:author="Maria Paola Fonseca Paez" w:date="2019-11-30T18:01:00Z">
                  <w:rPr>
                    <w:noProof/>
                    <w:webHidden/>
                  </w:rPr>
                </w:rPrChange>
              </w:rPr>
              <w:t>32</w:t>
            </w:r>
            <w:r w:rsidRPr="00464182">
              <w:rPr>
                <w:rFonts w:ascii="Times New Roman" w:hAnsi="Times New Roman" w:cs="Times New Roman"/>
                <w:noProof/>
                <w:webHidden/>
                <w:rPrChange w:id="710" w:author="Maria Paola Fonseca Paez" w:date="2019-11-30T18:01:00Z">
                  <w:rPr>
                    <w:noProof/>
                    <w:webHidden/>
                  </w:rPr>
                </w:rPrChange>
              </w:rPr>
              <w:fldChar w:fldCharType="end"/>
            </w:r>
            <w:r w:rsidRPr="00464182">
              <w:rPr>
                <w:rStyle w:val="Hipervnculo"/>
                <w:rFonts w:ascii="Times New Roman" w:hAnsi="Times New Roman" w:cs="Times New Roman"/>
                <w:noProof/>
                <w:rPrChange w:id="711" w:author="Maria Paola Fonseca Paez" w:date="2019-11-30T18:01:00Z">
                  <w:rPr>
                    <w:rStyle w:val="Hipervnculo"/>
                    <w:noProof/>
                  </w:rPr>
                </w:rPrChange>
              </w:rPr>
              <w:fldChar w:fldCharType="end"/>
            </w:r>
          </w:ins>
        </w:p>
        <w:p w14:paraId="2E5280CF" w14:textId="11528703" w:rsidR="00464182" w:rsidRPr="00464182" w:rsidRDefault="00464182">
          <w:pPr>
            <w:pStyle w:val="TDC3"/>
            <w:tabs>
              <w:tab w:val="left" w:pos="1320"/>
              <w:tab w:val="right" w:leader="dot" w:pos="8922"/>
            </w:tabs>
            <w:rPr>
              <w:ins w:id="712" w:author="Maria Paola Fonseca Paez" w:date="2019-11-30T18:00:00Z"/>
              <w:rFonts w:ascii="Times New Roman" w:eastAsiaTheme="minorEastAsia" w:hAnsi="Times New Roman" w:cs="Times New Roman"/>
              <w:noProof/>
              <w:lang w:val="en-US" w:eastAsia="en-US"/>
              <w:rPrChange w:id="713" w:author="Maria Paola Fonseca Paez" w:date="2019-11-30T18:01:00Z">
                <w:rPr>
                  <w:ins w:id="714" w:author="Maria Paola Fonseca Paez" w:date="2019-11-30T18:00:00Z"/>
                  <w:rFonts w:asciiTheme="minorHAnsi" w:eastAsiaTheme="minorEastAsia" w:hAnsiTheme="minorHAnsi" w:cstheme="minorBidi"/>
                  <w:noProof/>
                  <w:lang w:val="en-US" w:eastAsia="en-US"/>
                </w:rPr>
              </w:rPrChange>
            </w:rPr>
          </w:pPr>
          <w:ins w:id="715" w:author="Maria Paola Fonseca Paez" w:date="2019-11-30T18:00:00Z">
            <w:r w:rsidRPr="00464182">
              <w:rPr>
                <w:rStyle w:val="Hipervnculo"/>
                <w:rFonts w:ascii="Times New Roman" w:hAnsi="Times New Roman" w:cs="Times New Roman"/>
                <w:noProof/>
                <w:rPrChange w:id="716" w:author="Maria Paola Fonseca Paez" w:date="2019-11-30T18:01:00Z">
                  <w:rPr>
                    <w:rStyle w:val="Hipervnculo"/>
                    <w:noProof/>
                  </w:rPr>
                </w:rPrChange>
              </w:rPr>
              <w:fldChar w:fldCharType="begin"/>
            </w:r>
            <w:r w:rsidRPr="00464182">
              <w:rPr>
                <w:rStyle w:val="Hipervnculo"/>
                <w:rFonts w:ascii="Times New Roman" w:hAnsi="Times New Roman" w:cs="Times New Roman"/>
                <w:noProof/>
                <w:rPrChange w:id="717" w:author="Maria Paola Fonseca Paez" w:date="2019-11-30T18:01:00Z">
                  <w:rPr>
                    <w:rStyle w:val="Hipervnculo"/>
                    <w:noProof/>
                  </w:rPr>
                </w:rPrChange>
              </w:rPr>
              <w:instrText xml:space="preserve"> </w:instrText>
            </w:r>
            <w:r w:rsidRPr="00464182">
              <w:rPr>
                <w:rFonts w:ascii="Times New Roman" w:hAnsi="Times New Roman" w:cs="Times New Roman"/>
                <w:noProof/>
                <w:rPrChange w:id="718" w:author="Maria Paola Fonseca Paez" w:date="2019-11-30T18:01:00Z">
                  <w:rPr>
                    <w:noProof/>
                  </w:rPr>
                </w:rPrChange>
              </w:rPr>
              <w:instrText>HYPERLINK \l "_Toc26029285"</w:instrText>
            </w:r>
            <w:r w:rsidRPr="00464182">
              <w:rPr>
                <w:rStyle w:val="Hipervnculo"/>
                <w:rFonts w:ascii="Times New Roman" w:hAnsi="Times New Roman" w:cs="Times New Roman"/>
                <w:noProof/>
                <w:rPrChange w:id="719" w:author="Maria Paola Fonseca Paez" w:date="2019-11-30T18:01:00Z">
                  <w:rPr>
                    <w:rStyle w:val="Hipervnculo"/>
                    <w:noProof/>
                  </w:rPr>
                </w:rPrChange>
              </w:rPr>
              <w:instrText xml:space="preserve"> </w:instrText>
            </w:r>
            <w:r w:rsidRPr="00464182">
              <w:rPr>
                <w:rStyle w:val="Hipervnculo"/>
                <w:rFonts w:ascii="Times New Roman" w:hAnsi="Times New Roman" w:cs="Times New Roman"/>
                <w:noProof/>
                <w:rPrChange w:id="720" w:author="Maria Paola Fonseca Paez" w:date="2019-11-30T18:01:00Z">
                  <w:rPr>
                    <w:rStyle w:val="Hipervnculo"/>
                    <w:noProof/>
                  </w:rPr>
                </w:rPrChange>
              </w:rPr>
              <w:fldChar w:fldCharType="separate"/>
            </w:r>
            <w:r w:rsidRPr="00464182">
              <w:rPr>
                <w:rStyle w:val="Hipervnculo"/>
                <w:rFonts w:ascii="Times New Roman" w:eastAsia="Times New Roman" w:hAnsi="Times New Roman" w:cs="Times New Roman"/>
                <w:noProof/>
                <w:rPrChange w:id="721" w:author="Maria Paola Fonseca Paez" w:date="2019-11-30T18:01:00Z">
                  <w:rPr>
                    <w:rStyle w:val="Hipervnculo"/>
                    <w:rFonts w:ascii="Times New Roman" w:eastAsia="Times New Roman" w:hAnsi="Times New Roman" w:cs="Times New Roman"/>
                    <w:b/>
                    <w:noProof/>
                  </w:rPr>
                </w:rPrChange>
              </w:rPr>
              <w:t>5.2.2</w:t>
            </w:r>
            <w:r w:rsidRPr="00464182">
              <w:rPr>
                <w:rFonts w:ascii="Times New Roman" w:eastAsiaTheme="minorEastAsia" w:hAnsi="Times New Roman" w:cs="Times New Roman"/>
                <w:noProof/>
                <w:lang w:val="en-US" w:eastAsia="en-US"/>
                <w:rPrChange w:id="722" w:author="Maria Paola Fonseca Paez" w:date="2019-11-30T18:01:00Z">
                  <w:rPr>
                    <w:rFonts w:asciiTheme="minorHAnsi" w:eastAsiaTheme="minorEastAsia" w:hAnsiTheme="minorHAnsi" w:cstheme="minorBidi"/>
                    <w:noProof/>
                    <w:lang w:val="en-US" w:eastAsia="en-US"/>
                  </w:rPr>
                </w:rPrChange>
              </w:rPr>
              <w:tab/>
            </w:r>
            <w:r w:rsidRPr="00464182">
              <w:rPr>
                <w:rStyle w:val="Hipervnculo"/>
                <w:rFonts w:ascii="Times New Roman" w:eastAsia="Times New Roman" w:hAnsi="Times New Roman" w:cs="Times New Roman"/>
                <w:noProof/>
                <w:rPrChange w:id="723" w:author="Maria Paola Fonseca Paez" w:date="2019-11-30T18:01:00Z">
                  <w:rPr>
                    <w:rStyle w:val="Hipervnculo"/>
                    <w:rFonts w:ascii="Times New Roman" w:eastAsia="Times New Roman" w:hAnsi="Times New Roman" w:cs="Times New Roman"/>
                    <w:b/>
                    <w:noProof/>
                  </w:rPr>
                </w:rPrChange>
              </w:rPr>
              <w:t>Diseño e implementación del subsistema ‘out select’</w:t>
            </w:r>
            <w:r w:rsidRPr="00464182">
              <w:rPr>
                <w:rFonts w:ascii="Times New Roman" w:hAnsi="Times New Roman" w:cs="Times New Roman"/>
                <w:noProof/>
                <w:webHidden/>
                <w:rPrChange w:id="724" w:author="Maria Paola Fonseca Paez" w:date="2019-11-30T18:01:00Z">
                  <w:rPr>
                    <w:noProof/>
                    <w:webHidden/>
                  </w:rPr>
                </w:rPrChange>
              </w:rPr>
              <w:tab/>
            </w:r>
            <w:r w:rsidRPr="00464182">
              <w:rPr>
                <w:rFonts w:ascii="Times New Roman" w:hAnsi="Times New Roman" w:cs="Times New Roman"/>
                <w:noProof/>
                <w:webHidden/>
                <w:rPrChange w:id="725" w:author="Maria Paola Fonseca Paez" w:date="2019-11-30T18:01:00Z">
                  <w:rPr>
                    <w:noProof/>
                    <w:webHidden/>
                  </w:rPr>
                </w:rPrChange>
              </w:rPr>
              <w:fldChar w:fldCharType="begin"/>
            </w:r>
            <w:r w:rsidRPr="00464182">
              <w:rPr>
                <w:rFonts w:ascii="Times New Roman" w:hAnsi="Times New Roman" w:cs="Times New Roman"/>
                <w:noProof/>
                <w:webHidden/>
                <w:rPrChange w:id="726" w:author="Maria Paola Fonseca Paez" w:date="2019-11-30T18:01:00Z">
                  <w:rPr>
                    <w:noProof/>
                    <w:webHidden/>
                  </w:rPr>
                </w:rPrChange>
              </w:rPr>
              <w:instrText xml:space="preserve"> PAGEREF _Toc26029285 \h </w:instrText>
            </w:r>
          </w:ins>
          <w:r w:rsidRPr="00464182">
            <w:rPr>
              <w:rFonts w:ascii="Times New Roman" w:hAnsi="Times New Roman" w:cs="Times New Roman"/>
              <w:noProof/>
              <w:webHidden/>
              <w:rPrChange w:id="727" w:author="Maria Paola Fonseca Paez" w:date="2019-11-30T18:01:00Z">
                <w:rPr>
                  <w:rFonts w:ascii="Times New Roman" w:hAnsi="Times New Roman" w:cs="Times New Roman"/>
                  <w:noProof/>
                  <w:webHidden/>
                </w:rPr>
              </w:rPrChange>
            </w:rPr>
          </w:r>
          <w:r w:rsidRPr="00464182">
            <w:rPr>
              <w:rFonts w:ascii="Times New Roman" w:hAnsi="Times New Roman" w:cs="Times New Roman"/>
              <w:noProof/>
              <w:webHidden/>
              <w:rPrChange w:id="728" w:author="Maria Paola Fonseca Paez" w:date="2019-11-30T18:01:00Z">
                <w:rPr>
                  <w:noProof/>
                  <w:webHidden/>
                </w:rPr>
              </w:rPrChange>
            </w:rPr>
            <w:fldChar w:fldCharType="separate"/>
          </w:r>
          <w:ins w:id="729" w:author="Maria Paola Fonseca Paez" w:date="2019-11-30T18:00:00Z">
            <w:r w:rsidRPr="00464182">
              <w:rPr>
                <w:rFonts w:ascii="Times New Roman" w:hAnsi="Times New Roman" w:cs="Times New Roman"/>
                <w:noProof/>
                <w:webHidden/>
                <w:rPrChange w:id="730" w:author="Maria Paola Fonseca Paez" w:date="2019-11-30T18:01:00Z">
                  <w:rPr>
                    <w:noProof/>
                    <w:webHidden/>
                  </w:rPr>
                </w:rPrChange>
              </w:rPr>
              <w:t>33</w:t>
            </w:r>
            <w:r w:rsidRPr="00464182">
              <w:rPr>
                <w:rFonts w:ascii="Times New Roman" w:hAnsi="Times New Roman" w:cs="Times New Roman"/>
                <w:noProof/>
                <w:webHidden/>
                <w:rPrChange w:id="731" w:author="Maria Paola Fonseca Paez" w:date="2019-11-30T18:01:00Z">
                  <w:rPr>
                    <w:noProof/>
                    <w:webHidden/>
                  </w:rPr>
                </w:rPrChange>
              </w:rPr>
              <w:fldChar w:fldCharType="end"/>
            </w:r>
            <w:r w:rsidRPr="00464182">
              <w:rPr>
                <w:rStyle w:val="Hipervnculo"/>
                <w:rFonts w:ascii="Times New Roman" w:hAnsi="Times New Roman" w:cs="Times New Roman"/>
                <w:noProof/>
                <w:rPrChange w:id="732" w:author="Maria Paola Fonseca Paez" w:date="2019-11-30T18:01:00Z">
                  <w:rPr>
                    <w:rStyle w:val="Hipervnculo"/>
                    <w:noProof/>
                  </w:rPr>
                </w:rPrChange>
              </w:rPr>
              <w:fldChar w:fldCharType="end"/>
            </w:r>
          </w:ins>
        </w:p>
        <w:p w14:paraId="2E244DA8" w14:textId="15533ECB" w:rsidR="00464182" w:rsidRPr="00464182" w:rsidRDefault="00464182">
          <w:pPr>
            <w:pStyle w:val="TDC3"/>
            <w:tabs>
              <w:tab w:val="left" w:pos="1320"/>
              <w:tab w:val="right" w:leader="dot" w:pos="8922"/>
            </w:tabs>
            <w:rPr>
              <w:ins w:id="733" w:author="Maria Paola Fonseca Paez" w:date="2019-11-30T18:00:00Z"/>
              <w:rFonts w:ascii="Times New Roman" w:eastAsiaTheme="minorEastAsia" w:hAnsi="Times New Roman" w:cs="Times New Roman"/>
              <w:noProof/>
              <w:lang w:val="en-US" w:eastAsia="en-US"/>
              <w:rPrChange w:id="734" w:author="Maria Paola Fonseca Paez" w:date="2019-11-30T18:01:00Z">
                <w:rPr>
                  <w:ins w:id="735" w:author="Maria Paola Fonseca Paez" w:date="2019-11-30T18:00:00Z"/>
                  <w:rFonts w:asciiTheme="minorHAnsi" w:eastAsiaTheme="minorEastAsia" w:hAnsiTheme="minorHAnsi" w:cstheme="minorBidi"/>
                  <w:noProof/>
                  <w:lang w:val="en-US" w:eastAsia="en-US"/>
                </w:rPr>
              </w:rPrChange>
            </w:rPr>
          </w:pPr>
          <w:ins w:id="736" w:author="Maria Paola Fonseca Paez" w:date="2019-11-30T18:00:00Z">
            <w:r w:rsidRPr="00464182">
              <w:rPr>
                <w:rStyle w:val="Hipervnculo"/>
                <w:rFonts w:ascii="Times New Roman" w:hAnsi="Times New Roman" w:cs="Times New Roman"/>
                <w:noProof/>
                <w:rPrChange w:id="737" w:author="Maria Paola Fonseca Paez" w:date="2019-11-30T18:01:00Z">
                  <w:rPr>
                    <w:rStyle w:val="Hipervnculo"/>
                    <w:noProof/>
                  </w:rPr>
                </w:rPrChange>
              </w:rPr>
              <w:fldChar w:fldCharType="begin"/>
            </w:r>
            <w:r w:rsidRPr="00464182">
              <w:rPr>
                <w:rStyle w:val="Hipervnculo"/>
                <w:rFonts w:ascii="Times New Roman" w:hAnsi="Times New Roman" w:cs="Times New Roman"/>
                <w:noProof/>
                <w:rPrChange w:id="738" w:author="Maria Paola Fonseca Paez" w:date="2019-11-30T18:01:00Z">
                  <w:rPr>
                    <w:rStyle w:val="Hipervnculo"/>
                    <w:noProof/>
                  </w:rPr>
                </w:rPrChange>
              </w:rPr>
              <w:instrText xml:space="preserve"> </w:instrText>
            </w:r>
            <w:r w:rsidRPr="00464182">
              <w:rPr>
                <w:rFonts w:ascii="Times New Roman" w:hAnsi="Times New Roman" w:cs="Times New Roman"/>
                <w:noProof/>
                <w:rPrChange w:id="739" w:author="Maria Paola Fonseca Paez" w:date="2019-11-30T18:01:00Z">
                  <w:rPr>
                    <w:noProof/>
                  </w:rPr>
                </w:rPrChange>
              </w:rPr>
              <w:instrText>HYPERLINK \l "_Toc26029286"</w:instrText>
            </w:r>
            <w:r w:rsidRPr="00464182">
              <w:rPr>
                <w:rStyle w:val="Hipervnculo"/>
                <w:rFonts w:ascii="Times New Roman" w:hAnsi="Times New Roman" w:cs="Times New Roman"/>
                <w:noProof/>
                <w:rPrChange w:id="740" w:author="Maria Paola Fonseca Paez" w:date="2019-11-30T18:01:00Z">
                  <w:rPr>
                    <w:rStyle w:val="Hipervnculo"/>
                    <w:noProof/>
                  </w:rPr>
                </w:rPrChange>
              </w:rPr>
              <w:instrText xml:space="preserve"> </w:instrText>
            </w:r>
            <w:r w:rsidRPr="00464182">
              <w:rPr>
                <w:rStyle w:val="Hipervnculo"/>
                <w:rFonts w:ascii="Times New Roman" w:hAnsi="Times New Roman" w:cs="Times New Roman"/>
                <w:noProof/>
                <w:rPrChange w:id="741" w:author="Maria Paola Fonseca Paez" w:date="2019-11-30T18:01:00Z">
                  <w:rPr>
                    <w:rStyle w:val="Hipervnculo"/>
                    <w:noProof/>
                  </w:rPr>
                </w:rPrChange>
              </w:rPr>
              <w:fldChar w:fldCharType="separate"/>
            </w:r>
            <w:r w:rsidRPr="00464182">
              <w:rPr>
                <w:rStyle w:val="Hipervnculo"/>
                <w:rFonts w:ascii="Times New Roman" w:eastAsia="Times New Roman" w:hAnsi="Times New Roman" w:cs="Times New Roman"/>
                <w:noProof/>
                <w:rPrChange w:id="742" w:author="Maria Paola Fonseca Paez" w:date="2019-11-30T18:01:00Z">
                  <w:rPr>
                    <w:rStyle w:val="Hipervnculo"/>
                    <w:rFonts w:ascii="Times New Roman" w:eastAsia="Times New Roman" w:hAnsi="Times New Roman" w:cs="Times New Roman"/>
                    <w:b/>
                    <w:noProof/>
                  </w:rPr>
                </w:rPrChange>
              </w:rPr>
              <w:t>5.2.3</w:t>
            </w:r>
            <w:r w:rsidRPr="00464182">
              <w:rPr>
                <w:rFonts w:ascii="Times New Roman" w:eastAsiaTheme="minorEastAsia" w:hAnsi="Times New Roman" w:cs="Times New Roman"/>
                <w:noProof/>
                <w:lang w:val="en-US" w:eastAsia="en-US"/>
                <w:rPrChange w:id="743" w:author="Maria Paola Fonseca Paez" w:date="2019-11-30T18:01:00Z">
                  <w:rPr>
                    <w:rFonts w:asciiTheme="minorHAnsi" w:eastAsiaTheme="minorEastAsia" w:hAnsiTheme="minorHAnsi" w:cstheme="minorBidi"/>
                    <w:noProof/>
                    <w:lang w:val="en-US" w:eastAsia="en-US"/>
                  </w:rPr>
                </w:rPrChange>
              </w:rPr>
              <w:tab/>
            </w:r>
            <w:r w:rsidRPr="00464182">
              <w:rPr>
                <w:rStyle w:val="Hipervnculo"/>
                <w:rFonts w:ascii="Times New Roman" w:eastAsia="Times New Roman" w:hAnsi="Times New Roman" w:cs="Times New Roman"/>
                <w:noProof/>
                <w:rPrChange w:id="744" w:author="Maria Paola Fonseca Paez" w:date="2019-11-30T18:01:00Z">
                  <w:rPr>
                    <w:rStyle w:val="Hipervnculo"/>
                    <w:rFonts w:ascii="Times New Roman" w:eastAsia="Times New Roman" w:hAnsi="Times New Roman" w:cs="Times New Roman"/>
                    <w:b/>
                    <w:noProof/>
                  </w:rPr>
                </w:rPrChange>
              </w:rPr>
              <w:t>Diseño e implementación del subsistema ‘output sel’</w:t>
            </w:r>
            <w:r w:rsidRPr="00464182">
              <w:rPr>
                <w:rFonts w:ascii="Times New Roman" w:hAnsi="Times New Roman" w:cs="Times New Roman"/>
                <w:noProof/>
                <w:webHidden/>
                <w:rPrChange w:id="745" w:author="Maria Paola Fonseca Paez" w:date="2019-11-30T18:01:00Z">
                  <w:rPr>
                    <w:noProof/>
                    <w:webHidden/>
                  </w:rPr>
                </w:rPrChange>
              </w:rPr>
              <w:tab/>
            </w:r>
            <w:r w:rsidRPr="00464182">
              <w:rPr>
                <w:rFonts w:ascii="Times New Roman" w:hAnsi="Times New Roman" w:cs="Times New Roman"/>
                <w:noProof/>
                <w:webHidden/>
                <w:rPrChange w:id="746" w:author="Maria Paola Fonseca Paez" w:date="2019-11-30T18:01:00Z">
                  <w:rPr>
                    <w:noProof/>
                    <w:webHidden/>
                  </w:rPr>
                </w:rPrChange>
              </w:rPr>
              <w:fldChar w:fldCharType="begin"/>
            </w:r>
            <w:r w:rsidRPr="00464182">
              <w:rPr>
                <w:rFonts w:ascii="Times New Roman" w:hAnsi="Times New Roman" w:cs="Times New Roman"/>
                <w:noProof/>
                <w:webHidden/>
                <w:rPrChange w:id="747" w:author="Maria Paola Fonseca Paez" w:date="2019-11-30T18:01:00Z">
                  <w:rPr>
                    <w:noProof/>
                    <w:webHidden/>
                  </w:rPr>
                </w:rPrChange>
              </w:rPr>
              <w:instrText xml:space="preserve"> PAGEREF _Toc26029286 \h </w:instrText>
            </w:r>
          </w:ins>
          <w:r w:rsidRPr="00464182">
            <w:rPr>
              <w:rFonts w:ascii="Times New Roman" w:hAnsi="Times New Roman" w:cs="Times New Roman"/>
              <w:noProof/>
              <w:webHidden/>
              <w:rPrChange w:id="748" w:author="Maria Paola Fonseca Paez" w:date="2019-11-30T18:01:00Z">
                <w:rPr>
                  <w:rFonts w:ascii="Times New Roman" w:hAnsi="Times New Roman" w:cs="Times New Roman"/>
                  <w:noProof/>
                  <w:webHidden/>
                </w:rPr>
              </w:rPrChange>
            </w:rPr>
          </w:r>
          <w:r w:rsidRPr="00464182">
            <w:rPr>
              <w:rFonts w:ascii="Times New Roman" w:hAnsi="Times New Roman" w:cs="Times New Roman"/>
              <w:noProof/>
              <w:webHidden/>
              <w:rPrChange w:id="749" w:author="Maria Paola Fonseca Paez" w:date="2019-11-30T18:01:00Z">
                <w:rPr>
                  <w:noProof/>
                  <w:webHidden/>
                </w:rPr>
              </w:rPrChange>
            </w:rPr>
            <w:fldChar w:fldCharType="separate"/>
          </w:r>
          <w:ins w:id="750" w:author="Maria Paola Fonseca Paez" w:date="2019-11-30T18:00:00Z">
            <w:r w:rsidRPr="00464182">
              <w:rPr>
                <w:rFonts w:ascii="Times New Roman" w:hAnsi="Times New Roman" w:cs="Times New Roman"/>
                <w:noProof/>
                <w:webHidden/>
                <w:rPrChange w:id="751" w:author="Maria Paola Fonseca Paez" w:date="2019-11-30T18:01:00Z">
                  <w:rPr>
                    <w:noProof/>
                    <w:webHidden/>
                  </w:rPr>
                </w:rPrChange>
              </w:rPr>
              <w:t>34</w:t>
            </w:r>
            <w:r w:rsidRPr="00464182">
              <w:rPr>
                <w:rFonts w:ascii="Times New Roman" w:hAnsi="Times New Roman" w:cs="Times New Roman"/>
                <w:noProof/>
                <w:webHidden/>
                <w:rPrChange w:id="752" w:author="Maria Paola Fonseca Paez" w:date="2019-11-30T18:01:00Z">
                  <w:rPr>
                    <w:noProof/>
                    <w:webHidden/>
                  </w:rPr>
                </w:rPrChange>
              </w:rPr>
              <w:fldChar w:fldCharType="end"/>
            </w:r>
            <w:r w:rsidRPr="00464182">
              <w:rPr>
                <w:rStyle w:val="Hipervnculo"/>
                <w:rFonts w:ascii="Times New Roman" w:hAnsi="Times New Roman" w:cs="Times New Roman"/>
                <w:noProof/>
                <w:rPrChange w:id="753" w:author="Maria Paola Fonseca Paez" w:date="2019-11-30T18:01:00Z">
                  <w:rPr>
                    <w:rStyle w:val="Hipervnculo"/>
                    <w:noProof/>
                  </w:rPr>
                </w:rPrChange>
              </w:rPr>
              <w:fldChar w:fldCharType="end"/>
            </w:r>
          </w:ins>
        </w:p>
        <w:p w14:paraId="41C3F24F" w14:textId="6CF1B8C6" w:rsidR="00464182" w:rsidRPr="00464182" w:rsidRDefault="00464182">
          <w:pPr>
            <w:pStyle w:val="TDC3"/>
            <w:tabs>
              <w:tab w:val="left" w:pos="1320"/>
              <w:tab w:val="right" w:leader="dot" w:pos="8922"/>
            </w:tabs>
            <w:rPr>
              <w:ins w:id="754" w:author="Maria Paola Fonseca Paez" w:date="2019-11-30T18:00:00Z"/>
              <w:rFonts w:ascii="Times New Roman" w:eastAsiaTheme="minorEastAsia" w:hAnsi="Times New Roman" w:cs="Times New Roman"/>
              <w:noProof/>
              <w:lang w:val="en-US" w:eastAsia="en-US"/>
              <w:rPrChange w:id="755" w:author="Maria Paola Fonseca Paez" w:date="2019-11-30T18:01:00Z">
                <w:rPr>
                  <w:ins w:id="756" w:author="Maria Paola Fonseca Paez" w:date="2019-11-30T18:00:00Z"/>
                  <w:rFonts w:asciiTheme="minorHAnsi" w:eastAsiaTheme="minorEastAsia" w:hAnsiTheme="minorHAnsi" w:cstheme="minorBidi"/>
                  <w:noProof/>
                  <w:lang w:val="en-US" w:eastAsia="en-US"/>
                </w:rPr>
              </w:rPrChange>
            </w:rPr>
          </w:pPr>
          <w:ins w:id="757" w:author="Maria Paola Fonseca Paez" w:date="2019-11-30T18:00:00Z">
            <w:r w:rsidRPr="00464182">
              <w:rPr>
                <w:rStyle w:val="Hipervnculo"/>
                <w:rFonts w:ascii="Times New Roman" w:hAnsi="Times New Roman" w:cs="Times New Roman"/>
                <w:noProof/>
                <w:rPrChange w:id="758" w:author="Maria Paola Fonseca Paez" w:date="2019-11-30T18:01:00Z">
                  <w:rPr>
                    <w:rStyle w:val="Hipervnculo"/>
                    <w:noProof/>
                  </w:rPr>
                </w:rPrChange>
              </w:rPr>
              <w:fldChar w:fldCharType="begin"/>
            </w:r>
            <w:r w:rsidRPr="00464182">
              <w:rPr>
                <w:rStyle w:val="Hipervnculo"/>
                <w:rFonts w:ascii="Times New Roman" w:hAnsi="Times New Roman" w:cs="Times New Roman"/>
                <w:noProof/>
                <w:rPrChange w:id="759" w:author="Maria Paola Fonseca Paez" w:date="2019-11-30T18:01:00Z">
                  <w:rPr>
                    <w:rStyle w:val="Hipervnculo"/>
                    <w:noProof/>
                  </w:rPr>
                </w:rPrChange>
              </w:rPr>
              <w:instrText xml:space="preserve"> </w:instrText>
            </w:r>
            <w:r w:rsidRPr="00464182">
              <w:rPr>
                <w:rFonts w:ascii="Times New Roman" w:hAnsi="Times New Roman" w:cs="Times New Roman"/>
                <w:noProof/>
                <w:rPrChange w:id="760" w:author="Maria Paola Fonseca Paez" w:date="2019-11-30T18:01:00Z">
                  <w:rPr>
                    <w:noProof/>
                  </w:rPr>
                </w:rPrChange>
              </w:rPr>
              <w:instrText>HYPERLINK \l "_Toc26029287"</w:instrText>
            </w:r>
            <w:r w:rsidRPr="00464182">
              <w:rPr>
                <w:rStyle w:val="Hipervnculo"/>
                <w:rFonts w:ascii="Times New Roman" w:hAnsi="Times New Roman" w:cs="Times New Roman"/>
                <w:noProof/>
                <w:rPrChange w:id="761" w:author="Maria Paola Fonseca Paez" w:date="2019-11-30T18:01:00Z">
                  <w:rPr>
                    <w:rStyle w:val="Hipervnculo"/>
                    <w:noProof/>
                  </w:rPr>
                </w:rPrChange>
              </w:rPr>
              <w:instrText xml:space="preserve"> </w:instrText>
            </w:r>
            <w:r w:rsidRPr="00464182">
              <w:rPr>
                <w:rStyle w:val="Hipervnculo"/>
                <w:rFonts w:ascii="Times New Roman" w:hAnsi="Times New Roman" w:cs="Times New Roman"/>
                <w:noProof/>
                <w:rPrChange w:id="762" w:author="Maria Paola Fonseca Paez" w:date="2019-11-30T18:01:00Z">
                  <w:rPr>
                    <w:rStyle w:val="Hipervnculo"/>
                    <w:noProof/>
                  </w:rPr>
                </w:rPrChange>
              </w:rPr>
              <w:fldChar w:fldCharType="separate"/>
            </w:r>
            <w:r w:rsidRPr="00464182">
              <w:rPr>
                <w:rStyle w:val="Hipervnculo"/>
                <w:rFonts w:ascii="Times New Roman" w:hAnsi="Times New Roman" w:cs="Times New Roman"/>
                <w:noProof/>
                <w:rPrChange w:id="763" w:author="Maria Paola Fonseca Paez" w:date="2019-11-30T18:01:00Z">
                  <w:rPr>
                    <w:rStyle w:val="Hipervnculo"/>
                    <w:rFonts w:ascii="Times New Roman" w:hAnsi="Times New Roman" w:cs="Times New Roman"/>
                    <w:b/>
                    <w:noProof/>
                  </w:rPr>
                </w:rPrChange>
              </w:rPr>
              <w:t>5.2.4</w:t>
            </w:r>
            <w:r w:rsidRPr="00464182">
              <w:rPr>
                <w:rFonts w:ascii="Times New Roman" w:eastAsiaTheme="minorEastAsia" w:hAnsi="Times New Roman" w:cs="Times New Roman"/>
                <w:noProof/>
                <w:lang w:val="en-US" w:eastAsia="en-US"/>
                <w:rPrChange w:id="764" w:author="Maria Paola Fonseca Paez" w:date="2019-11-30T18:01:00Z">
                  <w:rPr>
                    <w:rFonts w:asciiTheme="minorHAnsi" w:eastAsiaTheme="minorEastAsia" w:hAnsiTheme="minorHAnsi" w:cstheme="minorBidi"/>
                    <w:noProof/>
                    <w:lang w:val="en-US" w:eastAsia="en-US"/>
                  </w:rPr>
                </w:rPrChange>
              </w:rPr>
              <w:tab/>
            </w:r>
            <w:r w:rsidRPr="00464182">
              <w:rPr>
                <w:rStyle w:val="Hipervnculo"/>
                <w:rFonts w:ascii="Times New Roman" w:eastAsia="Times New Roman" w:hAnsi="Times New Roman" w:cs="Times New Roman"/>
                <w:noProof/>
                <w:rPrChange w:id="765" w:author="Maria Paola Fonseca Paez" w:date="2019-11-30T18:01:00Z">
                  <w:rPr>
                    <w:rStyle w:val="Hipervnculo"/>
                    <w:rFonts w:ascii="Times New Roman" w:eastAsia="Times New Roman" w:hAnsi="Times New Roman" w:cs="Times New Roman"/>
                    <w:b/>
                    <w:noProof/>
                  </w:rPr>
                </w:rPrChange>
              </w:rPr>
              <w:t>Diseño e implementación del subsistema ‘control global’ para la variación</w:t>
            </w:r>
            <w:r w:rsidRPr="00464182">
              <w:rPr>
                <w:rFonts w:ascii="Times New Roman" w:hAnsi="Times New Roman" w:cs="Times New Roman"/>
                <w:noProof/>
                <w:webHidden/>
                <w:rPrChange w:id="766" w:author="Maria Paola Fonseca Paez" w:date="2019-11-30T18:01:00Z">
                  <w:rPr>
                    <w:noProof/>
                    <w:webHidden/>
                  </w:rPr>
                </w:rPrChange>
              </w:rPr>
              <w:tab/>
            </w:r>
            <w:r w:rsidRPr="00464182">
              <w:rPr>
                <w:rFonts w:ascii="Times New Roman" w:hAnsi="Times New Roman" w:cs="Times New Roman"/>
                <w:noProof/>
                <w:webHidden/>
                <w:rPrChange w:id="767" w:author="Maria Paola Fonseca Paez" w:date="2019-11-30T18:01:00Z">
                  <w:rPr>
                    <w:noProof/>
                    <w:webHidden/>
                  </w:rPr>
                </w:rPrChange>
              </w:rPr>
              <w:fldChar w:fldCharType="begin"/>
            </w:r>
            <w:r w:rsidRPr="00464182">
              <w:rPr>
                <w:rFonts w:ascii="Times New Roman" w:hAnsi="Times New Roman" w:cs="Times New Roman"/>
                <w:noProof/>
                <w:webHidden/>
                <w:rPrChange w:id="768" w:author="Maria Paola Fonseca Paez" w:date="2019-11-30T18:01:00Z">
                  <w:rPr>
                    <w:noProof/>
                    <w:webHidden/>
                  </w:rPr>
                </w:rPrChange>
              </w:rPr>
              <w:instrText xml:space="preserve"> PAGEREF _Toc26029287 \h </w:instrText>
            </w:r>
          </w:ins>
          <w:r w:rsidRPr="00464182">
            <w:rPr>
              <w:rFonts w:ascii="Times New Roman" w:hAnsi="Times New Roman" w:cs="Times New Roman"/>
              <w:noProof/>
              <w:webHidden/>
              <w:rPrChange w:id="769" w:author="Maria Paola Fonseca Paez" w:date="2019-11-30T18:01:00Z">
                <w:rPr>
                  <w:rFonts w:ascii="Times New Roman" w:hAnsi="Times New Roman" w:cs="Times New Roman"/>
                  <w:noProof/>
                  <w:webHidden/>
                </w:rPr>
              </w:rPrChange>
            </w:rPr>
          </w:r>
          <w:r w:rsidRPr="00464182">
            <w:rPr>
              <w:rFonts w:ascii="Times New Roman" w:hAnsi="Times New Roman" w:cs="Times New Roman"/>
              <w:noProof/>
              <w:webHidden/>
              <w:rPrChange w:id="770" w:author="Maria Paola Fonseca Paez" w:date="2019-11-30T18:01:00Z">
                <w:rPr>
                  <w:noProof/>
                  <w:webHidden/>
                </w:rPr>
              </w:rPrChange>
            </w:rPr>
            <w:fldChar w:fldCharType="separate"/>
          </w:r>
          <w:ins w:id="771" w:author="Maria Paola Fonseca Paez" w:date="2019-11-30T18:00:00Z">
            <w:r w:rsidRPr="00464182">
              <w:rPr>
                <w:rFonts w:ascii="Times New Roman" w:hAnsi="Times New Roman" w:cs="Times New Roman"/>
                <w:noProof/>
                <w:webHidden/>
                <w:rPrChange w:id="772" w:author="Maria Paola Fonseca Paez" w:date="2019-11-30T18:01:00Z">
                  <w:rPr>
                    <w:noProof/>
                    <w:webHidden/>
                  </w:rPr>
                </w:rPrChange>
              </w:rPr>
              <w:t>35</w:t>
            </w:r>
            <w:r w:rsidRPr="00464182">
              <w:rPr>
                <w:rFonts w:ascii="Times New Roman" w:hAnsi="Times New Roman" w:cs="Times New Roman"/>
                <w:noProof/>
                <w:webHidden/>
                <w:rPrChange w:id="773" w:author="Maria Paola Fonseca Paez" w:date="2019-11-30T18:01:00Z">
                  <w:rPr>
                    <w:noProof/>
                    <w:webHidden/>
                  </w:rPr>
                </w:rPrChange>
              </w:rPr>
              <w:fldChar w:fldCharType="end"/>
            </w:r>
            <w:r w:rsidRPr="00464182">
              <w:rPr>
                <w:rStyle w:val="Hipervnculo"/>
                <w:rFonts w:ascii="Times New Roman" w:hAnsi="Times New Roman" w:cs="Times New Roman"/>
                <w:noProof/>
                <w:rPrChange w:id="774" w:author="Maria Paola Fonseca Paez" w:date="2019-11-30T18:01:00Z">
                  <w:rPr>
                    <w:rStyle w:val="Hipervnculo"/>
                    <w:noProof/>
                  </w:rPr>
                </w:rPrChange>
              </w:rPr>
              <w:fldChar w:fldCharType="end"/>
            </w:r>
          </w:ins>
        </w:p>
        <w:p w14:paraId="15339718" w14:textId="4F12C6B6" w:rsidR="00464182" w:rsidRPr="00464182" w:rsidRDefault="00464182">
          <w:pPr>
            <w:pStyle w:val="TDC2"/>
            <w:tabs>
              <w:tab w:val="left" w:pos="880"/>
              <w:tab w:val="right" w:leader="dot" w:pos="8922"/>
            </w:tabs>
            <w:rPr>
              <w:ins w:id="775" w:author="Maria Paola Fonseca Paez" w:date="2019-11-30T18:00:00Z"/>
              <w:rFonts w:ascii="Times New Roman" w:eastAsiaTheme="minorEastAsia" w:hAnsi="Times New Roman" w:cs="Times New Roman"/>
              <w:noProof/>
              <w:lang w:val="en-US" w:eastAsia="en-US"/>
              <w:rPrChange w:id="776" w:author="Maria Paola Fonseca Paez" w:date="2019-11-30T18:01:00Z">
                <w:rPr>
                  <w:ins w:id="777" w:author="Maria Paola Fonseca Paez" w:date="2019-11-30T18:00:00Z"/>
                  <w:rFonts w:asciiTheme="minorHAnsi" w:eastAsiaTheme="minorEastAsia" w:hAnsiTheme="minorHAnsi" w:cstheme="minorBidi"/>
                  <w:noProof/>
                  <w:lang w:val="en-US" w:eastAsia="en-US"/>
                </w:rPr>
              </w:rPrChange>
            </w:rPr>
          </w:pPr>
          <w:ins w:id="778" w:author="Maria Paola Fonseca Paez" w:date="2019-11-30T18:00:00Z">
            <w:r w:rsidRPr="00464182">
              <w:rPr>
                <w:rStyle w:val="Hipervnculo"/>
                <w:rFonts w:ascii="Times New Roman" w:hAnsi="Times New Roman" w:cs="Times New Roman"/>
                <w:noProof/>
                <w:rPrChange w:id="779" w:author="Maria Paola Fonseca Paez" w:date="2019-11-30T18:01:00Z">
                  <w:rPr>
                    <w:rStyle w:val="Hipervnculo"/>
                    <w:noProof/>
                  </w:rPr>
                </w:rPrChange>
              </w:rPr>
              <w:fldChar w:fldCharType="begin"/>
            </w:r>
            <w:r w:rsidRPr="00464182">
              <w:rPr>
                <w:rStyle w:val="Hipervnculo"/>
                <w:rFonts w:ascii="Times New Roman" w:hAnsi="Times New Roman" w:cs="Times New Roman"/>
                <w:noProof/>
                <w:rPrChange w:id="780" w:author="Maria Paola Fonseca Paez" w:date="2019-11-30T18:01:00Z">
                  <w:rPr>
                    <w:rStyle w:val="Hipervnculo"/>
                    <w:noProof/>
                  </w:rPr>
                </w:rPrChange>
              </w:rPr>
              <w:instrText xml:space="preserve"> </w:instrText>
            </w:r>
            <w:r w:rsidRPr="00464182">
              <w:rPr>
                <w:rFonts w:ascii="Times New Roman" w:hAnsi="Times New Roman" w:cs="Times New Roman"/>
                <w:noProof/>
                <w:rPrChange w:id="781" w:author="Maria Paola Fonseca Paez" w:date="2019-11-30T18:01:00Z">
                  <w:rPr>
                    <w:noProof/>
                  </w:rPr>
                </w:rPrChange>
              </w:rPr>
              <w:instrText>HYPERLINK \l "_Toc26029288"</w:instrText>
            </w:r>
            <w:r w:rsidRPr="00464182">
              <w:rPr>
                <w:rStyle w:val="Hipervnculo"/>
                <w:rFonts w:ascii="Times New Roman" w:hAnsi="Times New Roman" w:cs="Times New Roman"/>
                <w:noProof/>
                <w:rPrChange w:id="782" w:author="Maria Paola Fonseca Paez" w:date="2019-11-30T18:01:00Z">
                  <w:rPr>
                    <w:rStyle w:val="Hipervnculo"/>
                    <w:noProof/>
                  </w:rPr>
                </w:rPrChange>
              </w:rPr>
              <w:instrText xml:space="preserve"> </w:instrText>
            </w:r>
            <w:r w:rsidRPr="00464182">
              <w:rPr>
                <w:rStyle w:val="Hipervnculo"/>
                <w:rFonts w:ascii="Times New Roman" w:hAnsi="Times New Roman" w:cs="Times New Roman"/>
                <w:noProof/>
                <w:rPrChange w:id="783" w:author="Maria Paola Fonseca Paez" w:date="2019-11-30T18:01:00Z">
                  <w:rPr>
                    <w:rStyle w:val="Hipervnculo"/>
                    <w:noProof/>
                  </w:rPr>
                </w:rPrChange>
              </w:rPr>
              <w:fldChar w:fldCharType="separate"/>
            </w:r>
            <w:r w:rsidRPr="00464182">
              <w:rPr>
                <w:rStyle w:val="Hipervnculo"/>
                <w:rFonts w:ascii="Times New Roman" w:eastAsia="Times New Roman" w:hAnsi="Times New Roman" w:cs="Times New Roman"/>
                <w:noProof/>
                <w:rPrChange w:id="784" w:author="Maria Paola Fonseca Paez" w:date="2019-11-30T18:01:00Z">
                  <w:rPr>
                    <w:rStyle w:val="Hipervnculo"/>
                    <w:rFonts w:ascii="Times New Roman" w:eastAsia="Times New Roman" w:hAnsi="Times New Roman" w:cs="Times New Roman"/>
                    <w:b/>
                    <w:noProof/>
                  </w:rPr>
                </w:rPrChange>
              </w:rPr>
              <w:t>5.3</w:t>
            </w:r>
            <w:r w:rsidRPr="00464182">
              <w:rPr>
                <w:rFonts w:ascii="Times New Roman" w:eastAsiaTheme="minorEastAsia" w:hAnsi="Times New Roman" w:cs="Times New Roman"/>
                <w:noProof/>
                <w:lang w:val="en-US" w:eastAsia="en-US"/>
                <w:rPrChange w:id="785" w:author="Maria Paola Fonseca Paez" w:date="2019-11-30T18:01:00Z">
                  <w:rPr>
                    <w:rFonts w:asciiTheme="minorHAnsi" w:eastAsiaTheme="minorEastAsia" w:hAnsiTheme="minorHAnsi" w:cstheme="minorBidi"/>
                    <w:noProof/>
                    <w:lang w:val="en-US" w:eastAsia="en-US"/>
                  </w:rPr>
                </w:rPrChange>
              </w:rPr>
              <w:tab/>
            </w:r>
            <w:r w:rsidRPr="00464182">
              <w:rPr>
                <w:rStyle w:val="Hipervnculo"/>
                <w:rFonts w:ascii="Times New Roman" w:eastAsia="Times New Roman" w:hAnsi="Times New Roman" w:cs="Times New Roman"/>
                <w:noProof/>
                <w:rPrChange w:id="786" w:author="Maria Paola Fonseca Paez" w:date="2019-11-30T18:01:00Z">
                  <w:rPr>
                    <w:rStyle w:val="Hipervnculo"/>
                    <w:rFonts w:ascii="Times New Roman" w:eastAsia="Times New Roman" w:hAnsi="Times New Roman" w:cs="Times New Roman"/>
                    <w:b/>
                    <w:noProof/>
                  </w:rPr>
                </w:rPrChange>
              </w:rPr>
              <w:t>Desarrollo en software</w:t>
            </w:r>
            <w:r w:rsidRPr="00464182">
              <w:rPr>
                <w:rFonts w:ascii="Times New Roman" w:hAnsi="Times New Roman" w:cs="Times New Roman"/>
                <w:noProof/>
                <w:webHidden/>
                <w:rPrChange w:id="787" w:author="Maria Paola Fonseca Paez" w:date="2019-11-30T18:01:00Z">
                  <w:rPr>
                    <w:noProof/>
                    <w:webHidden/>
                  </w:rPr>
                </w:rPrChange>
              </w:rPr>
              <w:tab/>
            </w:r>
            <w:r w:rsidRPr="00464182">
              <w:rPr>
                <w:rFonts w:ascii="Times New Roman" w:hAnsi="Times New Roman" w:cs="Times New Roman"/>
                <w:noProof/>
                <w:webHidden/>
                <w:rPrChange w:id="788" w:author="Maria Paola Fonseca Paez" w:date="2019-11-30T18:01:00Z">
                  <w:rPr>
                    <w:noProof/>
                    <w:webHidden/>
                  </w:rPr>
                </w:rPrChange>
              </w:rPr>
              <w:fldChar w:fldCharType="begin"/>
            </w:r>
            <w:r w:rsidRPr="00464182">
              <w:rPr>
                <w:rFonts w:ascii="Times New Roman" w:hAnsi="Times New Roman" w:cs="Times New Roman"/>
                <w:noProof/>
                <w:webHidden/>
                <w:rPrChange w:id="789" w:author="Maria Paola Fonseca Paez" w:date="2019-11-30T18:01:00Z">
                  <w:rPr>
                    <w:noProof/>
                    <w:webHidden/>
                  </w:rPr>
                </w:rPrChange>
              </w:rPr>
              <w:instrText xml:space="preserve"> PAGEREF _Toc26029288 \h </w:instrText>
            </w:r>
          </w:ins>
          <w:r w:rsidRPr="00464182">
            <w:rPr>
              <w:rFonts w:ascii="Times New Roman" w:hAnsi="Times New Roman" w:cs="Times New Roman"/>
              <w:noProof/>
              <w:webHidden/>
              <w:rPrChange w:id="790" w:author="Maria Paola Fonseca Paez" w:date="2019-11-30T18:01:00Z">
                <w:rPr>
                  <w:rFonts w:ascii="Times New Roman" w:hAnsi="Times New Roman" w:cs="Times New Roman"/>
                  <w:noProof/>
                  <w:webHidden/>
                </w:rPr>
              </w:rPrChange>
            </w:rPr>
          </w:r>
          <w:r w:rsidRPr="00464182">
            <w:rPr>
              <w:rFonts w:ascii="Times New Roman" w:hAnsi="Times New Roman" w:cs="Times New Roman"/>
              <w:noProof/>
              <w:webHidden/>
              <w:rPrChange w:id="791" w:author="Maria Paola Fonseca Paez" w:date="2019-11-30T18:01:00Z">
                <w:rPr>
                  <w:noProof/>
                  <w:webHidden/>
                </w:rPr>
              </w:rPrChange>
            </w:rPr>
            <w:fldChar w:fldCharType="separate"/>
          </w:r>
          <w:ins w:id="792" w:author="Maria Paola Fonseca Paez" w:date="2019-11-30T18:00:00Z">
            <w:r w:rsidRPr="00464182">
              <w:rPr>
                <w:rFonts w:ascii="Times New Roman" w:hAnsi="Times New Roman" w:cs="Times New Roman"/>
                <w:noProof/>
                <w:webHidden/>
                <w:rPrChange w:id="793" w:author="Maria Paola Fonseca Paez" w:date="2019-11-30T18:01:00Z">
                  <w:rPr>
                    <w:noProof/>
                    <w:webHidden/>
                  </w:rPr>
                </w:rPrChange>
              </w:rPr>
              <w:t>36</w:t>
            </w:r>
            <w:r w:rsidRPr="00464182">
              <w:rPr>
                <w:rFonts w:ascii="Times New Roman" w:hAnsi="Times New Roman" w:cs="Times New Roman"/>
                <w:noProof/>
                <w:webHidden/>
                <w:rPrChange w:id="794" w:author="Maria Paola Fonseca Paez" w:date="2019-11-30T18:01:00Z">
                  <w:rPr>
                    <w:noProof/>
                    <w:webHidden/>
                  </w:rPr>
                </w:rPrChange>
              </w:rPr>
              <w:fldChar w:fldCharType="end"/>
            </w:r>
            <w:r w:rsidRPr="00464182">
              <w:rPr>
                <w:rStyle w:val="Hipervnculo"/>
                <w:rFonts w:ascii="Times New Roman" w:hAnsi="Times New Roman" w:cs="Times New Roman"/>
                <w:noProof/>
                <w:rPrChange w:id="795" w:author="Maria Paola Fonseca Paez" w:date="2019-11-30T18:01:00Z">
                  <w:rPr>
                    <w:rStyle w:val="Hipervnculo"/>
                    <w:noProof/>
                  </w:rPr>
                </w:rPrChange>
              </w:rPr>
              <w:fldChar w:fldCharType="end"/>
            </w:r>
          </w:ins>
        </w:p>
        <w:p w14:paraId="773837C0" w14:textId="6F4A7356" w:rsidR="00464182" w:rsidRPr="00464182" w:rsidRDefault="00464182">
          <w:pPr>
            <w:pStyle w:val="TDC1"/>
            <w:tabs>
              <w:tab w:val="left" w:pos="440"/>
            </w:tabs>
            <w:rPr>
              <w:ins w:id="796" w:author="Maria Paola Fonseca Paez" w:date="2019-11-30T18:00:00Z"/>
              <w:rFonts w:ascii="Times New Roman" w:eastAsiaTheme="minorEastAsia" w:hAnsi="Times New Roman" w:cs="Times New Roman"/>
              <w:noProof/>
              <w:lang w:val="en-US" w:eastAsia="en-US"/>
              <w:rPrChange w:id="797" w:author="Maria Paola Fonseca Paez" w:date="2019-11-30T18:01:00Z">
                <w:rPr>
                  <w:ins w:id="798" w:author="Maria Paola Fonseca Paez" w:date="2019-11-30T18:00:00Z"/>
                  <w:rFonts w:asciiTheme="minorHAnsi" w:eastAsiaTheme="minorEastAsia" w:hAnsiTheme="minorHAnsi" w:cstheme="minorBidi"/>
                  <w:noProof/>
                  <w:lang w:val="en-US" w:eastAsia="en-US"/>
                </w:rPr>
              </w:rPrChange>
            </w:rPr>
          </w:pPr>
          <w:ins w:id="799" w:author="Maria Paola Fonseca Paez" w:date="2019-11-30T18:00:00Z">
            <w:r w:rsidRPr="00464182">
              <w:rPr>
                <w:rStyle w:val="Hipervnculo"/>
                <w:rFonts w:ascii="Times New Roman" w:hAnsi="Times New Roman" w:cs="Times New Roman"/>
                <w:noProof/>
                <w:rPrChange w:id="800" w:author="Maria Paola Fonseca Paez" w:date="2019-11-30T18:01:00Z">
                  <w:rPr>
                    <w:rStyle w:val="Hipervnculo"/>
                    <w:noProof/>
                  </w:rPr>
                </w:rPrChange>
              </w:rPr>
              <w:fldChar w:fldCharType="begin"/>
            </w:r>
            <w:r w:rsidRPr="00464182">
              <w:rPr>
                <w:rStyle w:val="Hipervnculo"/>
                <w:rFonts w:ascii="Times New Roman" w:hAnsi="Times New Roman" w:cs="Times New Roman"/>
                <w:noProof/>
                <w:rPrChange w:id="801" w:author="Maria Paola Fonseca Paez" w:date="2019-11-30T18:01:00Z">
                  <w:rPr>
                    <w:rStyle w:val="Hipervnculo"/>
                    <w:noProof/>
                  </w:rPr>
                </w:rPrChange>
              </w:rPr>
              <w:instrText xml:space="preserve"> </w:instrText>
            </w:r>
            <w:r w:rsidRPr="00464182">
              <w:rPr>
                <w:rFonts w:ascii="Times New Roman" w:hAnsi="Times New Roman" w:cs="Times New Roman"/>
                <w:noProof/>
                <w:rPrChange w:id="802" w:author="Maria Paola Fonseca Paez" w:date="2019-11-30T18:01:00Z">
                  <w:rPr>
                    <w:noProof/>
                  </w:rPr>
                </w:rPrChange>
              </w:rPr>
              <w:instrText>HYPERLINK \l "_Toc26029289"</w:instrText>
            </w:r>
            <w:r w:rsidRPr="00464182">
              <w:rPr>
                <w:rStyle w:val="Hipervnculo"/>
                <w:rFonts w:ascii="Times New Roman" w:hAnsi="Times New Roman" w:cs="Times New Roman"/>
                <w:noProof/>
                <w:rPrChange w:id="803" w:author="Maria Paola Fonseca Paez" w:date="2019-11-30T18:01:00Z">
                  <w:rPr>
                    <w:rStyle w:val="Hipervnculo"/>
                    <w:noProof/>
                  </w:rPr>
                </w:rPrChange>
              </w:rPr>
              <w:instrText xml:space="preserve"> </w:instrText>
            </w:r>
            <w:r w:rsidRPr="00464182">
              <w:rPr>
                <w:rStyle w:val="Hipervnculo"/>
                <w:rFonts w:ascii="Times New Roman" w:hAnsi="Times New Roman" w:cs="Times New Roman"/>
                <w:noProof/>
                <w:rPrChange w:id="804" w:author="Maria Paola Fonseca Paez" w:date="2019-11-30T18:01:00Z">
                  <w:rPr>
                    <w:rStyle w:val="Hipervnculo"/>
                    <w:noProof/>
                  </w:rPr>
                </w:rPrChange>
              </w:rPr>
              <w:fldChar w:fldCharType="separate"/>
            </w:r>
            <w:r w:rsidRPr="00464182">
              <w:rPr>
                <w:rStyle w:val="Hipervnculo"/>
                <w:rFonts w:ascii="Times New Roman" w:eastAsia="Times New Roman" w:hAnsi="Times New Roman" w:cs="Times New Roman"/>
                <w:noProof/>
                <w:rPrChange w:id="805" w:author="Maria Paola Fonseca Paez" w:date="2019-11-30T18:01:00Z">
                  <w:rPr>
                    <w:rStyle w:val="Hipervnculo"/>
                    <w:rFonts w:ascii="Times New Roman" w:eastAsia="Times New Roman" w:hAnsi="Times New Roman" w:cs="Times New Roman"/>
                    <w:b/>
                    <w:noProof/>
                  </w:rPr>
                </w:rPrChange>
              </w:rPr>
              <w:t>6</w:t>
            </w:r>
            <w:r w:rsidRPr="00464182">
              <w:rPr>
                <w:rFonts w:ascii="Times New Roman" w:eastAsiaTheme="minorEastAsia" w:hAnsi="Times New Roman" w:cs="Times New Roman"/>
                <w:noProof/>
                <w:lang w:val="en-US" w:eastAsia="en-US"/>
                <w:rPrChange w:id="806" w:author="Maria Paola Fonseca Paez" w:date="2019-11-30T18:01:00Z">
                  <w:rPr>
                    <w:rFonts w:asciiTheme="minorHAnsi" w:eastAsiaTheme="minorEastAsia" w:hAnsiTheme="minorHAnsi" w:cstheme="minorBidi"/>
                    <w:noProof/>
                    <w:lang w:val="en-US" w:eastAsia="en-US"/>
                  </w:rPr>
                </w:rPrChange>
              </w:rPr>
              <w:tab/>
            </w:r>
            <w:r w:rsidRPr="00464182">
              <w:rPr>
                <w:rStyle w:val="Hipervnculo"/>
                <w:rFonts w:ascii="Times New Roman" w:eastAsia="Times New Roman" w:hAnsi="Times New Roman" w:cs="Times New Roman"/>
                <w:noProof/>
                <w:rPrChange w:id="807" w:author="Maria Paola Fonseca Paez" w:date="2019-11-30T18:01:00Z">
                  <w:rPr>
                    <w:rStyle w:val="Hipervnculo"/>
                    <w:rFonts w:ascii="Times New Roman" w:eastAsia="Times New Roman" w:hAnsi="Times New Roman" w:cs="Times New Roman"/>
                    <w:b/>
                    <w:noProof/>
                  </w:rPr>
                </w:rPrChange>
              </w:rPr>
              <w:t>PROTOCOLO DE PRUEBAS</w:t>
            </w:r>
            <w:r w:rsidRPr="00464182">
              <w:rPr>
                <w:rFonts w:ascii="Times New Roman" w:hAnsi="Times New Roman" w:cs="Times New Roman"/>
                <w:noProof/>
                <w:webHidden/>
                <w:rPrChange w:id="808" w:author="Maria Paola Fonseca Paez" w:date="2019-11-30T18:01:00Z">
                  <w:rPr>
                    <w:noProof/>
                    <w:webHidden/>
                  </w:rPr>
                </w:rPrChange>
              </w:rPr>
              <w:tab/>
            </w:r>
            <w:r w:rsidRPr="00464182">
              <w:rPr>
                <w:rFonts w:ascii="Times New Roman" w:hAnsi="Times New Roman" w:cs="Times New Roman"/>
                <w:noProof/>
                <w:webHidden/>
                <w:rPrChange w:id="809" w:author="Maria Paola Fonseca Paez" w:date="2019-11-30T18:01:00Z">
                  <w:rPr>
                    <w:noProof/>
                    <w:webHidden/>
                  </w:rPr>
                </w:rPrChange>
              </w:rPr>
              <w:fldChar w:fldCharType="begin"/>
            </w:r>
            <w:r w:rsidRPr="00464182">
              <w:rPr>
                <w:rFonts w:ascii="Times New Roman" w:hAnsi="Times New Roman" w:cs="Times New Roman"/>
                <w:noProof/>
                <w:webHidden/>
                <w:rPrChange w:id="810" w:author="Maria Paola Fonseca Paez" w:date="2019-11-30T18:01:00Z">
                  <w:rPr>
                    <w:noProof/>
                    <w:webHidden/>
                  </w:rPr>
                </w:rPrChange>
              </w:rPr>
              <w:instrText xml:space="preserve"> PAGEREF _Toc26029289 \h </w:instrText>
            </w:r>
          </w:ins>
          <w:r w:rsidRPr="00464182">
            <w:rPr>
              <w:rFonts w:ascii="Times New Roman" w:hAnsi="Times New Roman" w:cs="Times New Roman"/>
              <w:noProof/>
              <w:webHidden/>
              <w:rPrChange w:id="811" w:author="Maria Paola Fonseca Paez" w:date="2019-11-30T18:01:00Z">
                <w:rPr>
                  <w:rFonts w:ascii="Times New Roman" w:hAnsi="Times New Roman" w:cs="Times New Roman"/>
                  <w:noProof/>
                  <w:webHidden/>
                </w:rPr>
              </w:rPrChange>
            </w:rPr>
          </w:r>
          <w:r w:rsidRPr="00464182">
            <w:rPr>
              <w:rFonts w:ascii="Times New Roman" w:hAnsi="Times New Roman" w:cs="Times New Roman"/>
              <w:noProof/>
              <w:webHidden/>
              <w:rPrChange w:id="812" w:author="Maria Paola Fonseca Paez" w:date="2019-11-30T18:01:00Z">
                <w:rPr>
                  <w:noProof/>
                  <w:webHidden/>
                </w:rPr>
              </w:rPrChange>
            </w:rPr>
            <w:fldChar w:fldCharType="separate"/>
          </w:r>
          <w:ins w:id="813" w:author="Maria Paola Fonseca Paez" w:date="2019-11-30T18:00:00Z">
            <w:r w:rsidRPr="00464182">
              <w:rPr>
                <w:rFonts w:ascii="Times New Roman" w:hAnsi="Times New Roman" w:cs="Times New Roman"/>
                <w:noProof/>
                <w:webHidden/>
                <w:rPrChange w:id="814" w:author="Maria Paola Fonseca Paez" w:date="2019-11-30T18:01:00Z">
                  <w:rPr>
                    <w:noProof/>
                    <w:webHidden/>
                  </w:rPr>
                </w:rPrChange>
              </w:rPr>
              <w:t>39</w:t>
            </w:r>
            <w:r w:rsidRPr="00464182">
              <w:rPr>
                <w:rFonts w:ascii="Times New Roman" w:hAnsi="Times New Roman" w:cs="Times New Roman"/>
                <w:noProof/>
                <w:webHidden/>
                <w:rPrChange w:id="815" w:author="Maria Paola Fonseca Paez" w:date="2019-11-30T18:01:00Z">
                  <w:rPr>
                    <w:noProof/>
                    <w:webHidden/>
                  </w:rPr>
                </w:rPrChange>
              </w:rPr>
              <w:fldChar w:fldCharType="end"/>
            </w:r>
            <w:r w:rsidRPr="00464182">
              <w:rPr>
                <w:rStyle w:val="Hipervnculo"/>
                <w:rFonts w:ascii="Times New Roman" w:hAnsi="Times New Roman" w:cs="Times New Roman"/>
                <w:noProof/>
                <w:rPrChange w:id="816" w:author="Maria Paola Fonseca Paez" w:date="2019-11-30T18:01:00Z">
                  <w:rPr>
                    <w:rStyle w:val="Hipervnculo"/>
                    <w:noProof/>
                  </w:rPr>
                </w:rPrChange>
              </w:rPr>
              <w:fldChar w:fldCharType="end"/>
            </w:r>
          </w:ins>
        </w:p>
        <w:p w14:paraId="42BFBE41" w14:textId="320E03F2" w:rsidR="00464182" w:rsidRPr="00464182" w:rsidRDefault="00464182">
          <w:pPr>
            <w:pStyle w:val="TDC1"/>
            <w:tabs>
              <w:tab w:val="left" w:pos="440"/>
            </w:tabs>
            <w:rPr>
              <w:ins w:id="817" w:author="Maria Paola Fonseca Paez" w:date="2019-11-30T18:00:00Z"/>
              <w:rFonts w:ascii="Times New Roman" w:eastAsiaTheme="minorEastAsia" w:hAnsi="Times New Roman" w:cs="Times New Roman"/>
              <w:noProof/>
              <w:lang w:val="en-US" w:eastAsia="en-US"/>
              <w:rPrChange w:id="818" w:author="Maria Paola Fonseca Paez" w:date="2019-11-30T18:01:00Z">
                <w:rPr>
                  <w:ins w:id="819" w:author="Maria Paola Fonseca Paez" w:date="2019-11-30T18:00:00Z"/>
                  <w:rFonts w:asciiTheme="minorHAnsi" w:eastAsiaTheme="minorEastAsia" w:hAnsiTheme="minorHAnsi" w:cstheme="minorBidi"/>
                  <w:noProof/>
                  <w:lang w:val="en-US" w:eastAsia="en-US"/>
                </w:rPr>
              </w:rPrChange>
            </w:rPr>
          </w:pPr>
          <w:ins w:id="820" w:author="Maria Paola Fonseca Paez" w:date="2019-11-30T18:00:00Z">
            <w:r w:rsidRPr="00464182">
              <w:rPr>
                <w:rStyle w:val="Hipervnculo"/>
                <w:rFonts w:ascii="Times New Roman" w:hAnsi="Times New Roman" w:cs="Times New Roman"/>
                <w:noProof/>
                <w:rPrChange w:id="821" w:author="Maria Paola Fonseca Paez" w:date="2019-11-30T18:01:00Z">
                  <w:rPr>
                    <w:rStyle w:val="Hipervnculo"/>
                    <w:noProof/>
                  </w:rPr>
                </w:rPrChange>
              </w:rPr>
              <w:fldChar w:fldCharType="begin"/>
            </w:r>
            <w:r w:rsidRPr="00464182">
              <w:rPr>
                <w:rStyle w:val="Hipervnculo"/>
                <w:rFonts w:ascii="Times New Roman" w:hAnsi="Times New Roman" w:cs="Times New Roman"/>
                <w:noProof/>
                <w:rPrChange w:id="822" w:author="Maria Paola Fonseca Paez" w:date="2019-11-30T18:01:00Z">
                  <w:rPr>
                    <w:rStyle w:val="Hipervnculo"/>
                    <w:noProof/>
                  </w:rPr>
                </w:rPrChange>
              </w:rPr>
              <w:instrText xml:space="preserve"> </w:instrText>
            </w:r>
            <w:r w:rsidRPr="00464182">
              <w:rPr>
                <w:rFonts w:ascii="Times New Roman" w:hAnsi="Times New Roman" w:cs="Times New Roman"/>
                <w:noProof/>
                <w:rPrChange w:id="823" w:author="Maria Paola Fonseca Paez" w:date="2019-11-30T18:01:00Z">
                  <w:rPr>
                    <w:noProof/>
                  </w:rPr>
                </w:rPrChange>
              </w:rPr>
              <w:instrText>HYPERLINK \l "_Toc26029290"</w:instrText>
            </w:r>
            <w:r w:rsidRPr="00464182">
              <w:rPr>
                <w:rStyle w:val="Hipervnculo"/>
                <w:rFonts w:ascii="Times New Roman" w:hAnsi="Times New Roman" w:cs="Times New Roman"/>
                <w:noProof/>
                <w:rPrChange w:id="824" w:author="Maria Paola Fonseca Paez" w:date="2019-11-30T18:01:00Z">
                  <w:rPr>
                    <w:rStyle w:val="Hipervnculo"/>
                    <w:noProof/>
                  </w:rPr>
                </w:rPrChange>
              </w:rPr>
              <w:instrText xml:space="preserve"> </w:instrText>
            </w:r>
            <w:r w:rsidRPr="00464182">
              <w:rPr>
                <w:rStyle w:val="Hipervnculo"/>
                <w:rFonts w:ascii="Times New Roman" w:hAnsi="Times New Roman" w:cs="Times New Roman"/>
                <w:noProof/>
                <w:rPrChange w:id="825" w:author="Maria Paola Fonseca Paez" w:date="2019-11-30T18:01:00Z">
                  <w:rPr>
                    <w:rStyle w:val="Hipervnculo"/>
                    <w:noProof/>
                  </w:rPr>
                </w:rPrChange>
              </w:rPr>
              <w:fldChar w:fldCharType="separate"/>
            </w:r>
            <w:r w:rsidRPr="00464182">
              <w:rPr>
                <w:rStyle w:val="Hipervnculo"/>
                <w:rFonts w:ascii="Times New Roman" w:eastAsia="Times New Roman" w:hAnsi="Times New Roman" w:cs="Times New Roman"/>
                <w:noProof/>
                <w:rPrChange w:id="826" w:author="Maria Paola Fonseca Paez" w:date="2019-11-30T18:01:00Z">
                  <w:rPr>
                    <w:rStyle w:val="Hipervnculo"/>
                    <w:rFonts w:ascii="Times New Roman" w:eastAsia="Times New Roman" w:hAnsi="Times New Roman" w:cs="Times New Roman"/>
                    <w:b/>
                    <w:noProof/>
                  </w:rPr>
                </w:rPrChange>
              </w:rPr>
              <w:t>7</w:t>
            </w:r>
            <w:r w:rsidRPr="00464182">
              <w:rPr>
                <w:rFonts w:ascii="Times New Roman" w:eastAsiaTheme="minorEastAsia" w:hAnsi="Times New Roman" w:cs="Times New Roman"/>
                <w:noProof/>
                <w:lang w:val="en-US" w:eastAsia="en-US"/>
                <w:rPrChange w:id="827" w:author="Maria Paola Fonseca Paez" w:date="2019-11-30T18:01:00Z">
                  <w:rPr>
                    <w:rFonts w:asciiTheme="minorHAnsi" w:eastAsiaTheme="minorEastAsia" w:hAnsiTheme="minorHAnsi" w:cstheme="minorBidi"/>
                    <w:noProof/>
                    <w:lang w:val="en-US" w:eastAsia="en-US"/>
                  </w:rPr>
                </w:rPrChange>
              </w:rPr>
              <w:tab/>
            </w:r>
            <w:r w:rsidRPr="00464182">
              <w:rPr>
                <w:rStyle w:val="Hipervnculo"/>
                <w:rFonts w:ascii="Times New Roman" w:eastAsia="Times New Roman" w:hAnsi="Times New Roman" w:cs="Times New Roman"/>
                <w:noProof/>
                <w:rPrChange w:id="828" w:author="Maria Paola Fonseca Paez" w:date="2019-11-30T18:01:00Z">
                  <w:rPr>
                    <w:rStyle w:val="Hipervnculo"/>
                    <w:rFonts w:ascii="Times New Roman" w:eastAsia="Times New Roman" w:hAnsi="Times New Roman" w:cs="Times New Roman"/>
                    <w:b/>
                    <w:noProof/>
                  </w:rPr>
                </w:rPrChange>
              </w:rPr>
              <w:t>ANÁLISIS DE RESULTADOS</w:t>
            </w:r>
            <w:r w:rsidRPr="00464182">
              <w:rPr>
                <w:rFonts w:ascii="Times New Roman" w:hAnsi="Times New Roman" w:cs="Times New Roman"/>
                <w:noProof/>
                <w:webHidden/>
                <w:rPrChange w:id="829" w:author="Maria Paola Fonseca Paez" w:date="2019-11-30T18:01:00Z">
                  <w:rPr>
                    <w:noProof/>
                    <w:webHidden/>
                  </w:rPr>
                </w:rPrChange>
              </w:rPr>
              <w:tab/>
            </w:r>
            <w:r w:rsidRPr="00464182">
              <w:rPr>
                <w:rFonts w:ascii="Times New Roman" w:hAnsi="Times New Roman" w:cs="Times New Roman"/>
                <w:noProof/>
                <w:webHidden/>
                <w:rPrChange w:id="830" w:author="Maria Paola Fonseca Paez" w:date="2019-11-30T18:01:00Z">
                  <w:rPr>
                    <w:noProof/>
                    <w:webHidden/>
                  </w:rPr>
                </w:rPrChange>
              </w:rPr>
              <w:fldChar w:fldCharType="begin"/>
            </w:r>
            <w:r w:rsidRPr="00464182">
              <w:rPr>
                <w:rFonts w:ascii="Times New Roman" w:hAnsi="Times New Roman" w:cs="Times New Roman"/>
                <w:noProof/>
                <w:webHidden/>
                <w:rPrChange w:id="831" w:author="Maria Paola Fonseca Paez" w:date="2019-11-30T18:01:00Z">
                  <w:rPr>
                    <w:noProof/>
                    <w:webHidden/>
                  </w:rPr>
                </w:rPrChange>
              </w:rPr>
              <w:instrText xml:space="preserve"> PAGEREF _Toc26029290 \h </w:instrText>
            </w:r>
          </w:ins>
          <w:r w:rsidRPr="00464182">
            <w:rPr>
              <w:rFonts w:ascii="Times New Roman" w:hAnsi="Times New Roman" w:cs="Times New Roman"/>
              <w:noProof/>
              <w:webHidden/>
              <w:rPrChange w:id="832" w:author="Maria Paola Fonseca Paez" w:date="2019-11-30T18:01:00Z">
                <w:rPr>
                  <w:rFonts w:ascii="Times New Roman" w:hAnsi="Times New Roman" w:cs="Times New Roman"/>
                  <w:noProof/>
                  <w:webHidden/>
                </w:rPr>
              </w:rPrChange>
            </w:rPr>
          </w:r>
          <w:r w:rsidRPr="00464182">
            <w:rPr>
              <w:rFonts w:ascii="Times New Roman" w:hAnsi="Times New Roman" w:cs="Times New Roman"/>
              <w:noProof/>
              <w:webHidden/>
              <w:rPrChange w:id="833" w:author="Maria Paola Fonseca Paez" w:date="2019-11-30T18:01:00Z">
                <w:rPr>
                  <w:noProof/>
                  <w:webHidden/>
                </w:rPr>
              </w:rPrChange>
            </w:rPr>
            <w:fldChar w:fldCharType="separate"/>
          </w:r>
          <w:ins w:id="834" w:author="Maria Paola Fonseca Paez" w:date="2019-11-30T18:00:00Z">
            <w:r w:rsidRPr="00464182">
              <w:rPr>
                <w:rFonts w:ascii="Times New Roman" w:hAnsi="Times New Roman" w:cs="Times New Roman"/>
                <w:noProof/>
                <w:webHidden/>
                <w:rPrChange w:id="835" w:author="Maria Paola Fonseca Paez" w:date="2019-11-30T18:01:00Z">
                  <w:rPr>
                    <w:noProof/>
                    <w:webHidden/>
                  </w:rPr>
                </w:rPrChange>
              </w:rPr>
              <w:t>42</w:t>
            </w:r>
            <w:r w:rsidRPr="00464182">
              <w:rPr>
                <w:rFonts w:ascii="Times New Roman" w:hAnsi="Times New Roman" w:cs="Times New Roman"/>
                <w:noProof/>
                <w:webHidden/>
                <w:rPrChange w:id="836" w:author="Maria Paola Fonseca Paez" w:date="2019-11-30T18:01:00Z">
                  <w:rPr>
                    <w:noProof/>
                    <w:webHidden/>
                  </w:rPr>
                </w:rPrChange>
              </w:rPr>
              <w:fldChar w:fldCharType="end"/>
            </w:r>
            <w:r w:rsidRPr="00464182">
              <w:rPr>
                <w:rStyle w:val="Hipervnculo"/>
                <w:rFonts w:ascii="Times New Roman" w:hAnsi="Times New Roman" w:cs="Times New Roman"/>
                <w:noProof/>
                <w:rPrChange w:id="837" w:author="Maria Paola Fonseca Paez" w:date="2019-11-30T18:01:00Z">
                  <w:rPr>
                    <w:rStyle w:val="Hipervnculo"/>
                    <w:noProof/>
                  </w:rPr>
                </w:rPrChange>
              </w:rPr>
              <w:fldChar w:fldCharType="end"/>
            </w:r>
          </w:ins>
        </w:p>
        <w:p w14:paraId="50F2A70B" w14:textId="5E9D578A" w:rsidR="00464182" w:rsidRPr="00464182" w:rsidRDefault="00464182">
          <w:pPr>
            <w:pStyle w:val="TDC1"/>
            <w:tabs>
              <w:tab w:val="left" w:pos="440"/>
            </w:tabs>
            <w:rPr>
              <w:ins w:id="838" w:author="Maria Paola Fonseca Paez" w:date="2019-11-30T18:00:00Z"/>
              <w:rFonts w:ascii="Times New Roman" w:eastAsiaTheme="minorEastAsia" w:hAnsi="Times New Roman" w:cs="Times New Roman"/>
              <w:noProof/>
              <w:lang w:val="en-US" w:eastAsia="en-US"/>
              <w:rPrChange w:id="839" w:author="Maria Paola Fonseca Paez" w:date="2019-11-30T18:01:00Z">
                <w:rPr>
                  <w:ins w:id="840" w:author="Maria Paola Fonseca Paez" w:date="2019-11-30T18:00:00Z"/>
                  <w:rFonts w:asciiTheme="minorHAnsi" w:eastAsiaTheme="minorEastAsia" w:hAnsiTheme="minorHAnsi" w:cstheme="minorBidi"/>
                  <w:noProof/>
                  <w:lang w:val="en-US" w:eastAsia="en-US"/>
                </w:rPr>
              </w:rPrChange>
            </w:rPr>
          </w:pPr>
          <w:ins w:id="841" w:author="Maria Paola Fonseca Paez" w:date="2019-11-30T18:00:00Z">
            <w:r w:rsidRPr="00464182">
              <w:rPr>
                <w:rStyle w:val="Hipervnculo"/>
                <w:rFonts w:ascii="Times New Roman" w:hAnsi="Times New Roman" w:cs="Times New Roman"/>
                <w:noProof/>
                <w:rPrChange w:id="842" w:author="Maria Paola Fonseca Paez" w:date="2019-11-30T18:01:00Z">
                  <w:rPr>
                    <w:rStyle w:val="Hipervnculo"/>
                    <w:noProof/>
                  </w:rPr>
                </w:rPrChange>
              </w:rPr>
              <w:fldChar w:fldCharType="begin"/>
            </w:r>
            <w:r w:rsidRPr="00464182">
              <w:rPr>
                <w:rStyle w:val="Hipervnculo"/>
                <w:rFonts w:ascii="Times New Roman" w:hAnsi="Times New Roman" w:cs="Times New Roman"/>
                <w:noProof/>
                <w:rPrChange w:id="843" w:author="Maria Paola Fonseca Paez" w:date="2019-11-30T18:01:00Z">
                  <w:rPr>
                    <w:rStyle w:val="Hipervnculo"/>
                    <w:noProof/>
                  </w:rPr>
                </w:rPrChange>
              </w:rPr>
              <w:instrText xml:space="preserve"> </w:instrText>
            </w:r>
            <w:r w:rsidRPr="00464182">
              <w:rPr>
                <w:rFonts w:ascii="Times New Roman" w:hAnsi="Times New Roman" w:cs="Times New Roman"/>
                <w:noProof/>
                <w:rPrChange w:id="844" w:author="Maria Paola Fonseca Paez" w:date="2019-11-30T18:01:00Z">
                  <w:rPr>
                    <w:noProof/>
                  </w:rPr>
                </w:rPrChange>
              </w:rPr>
              <w:instrText>HYPERLINK \l "_Toc26029291"</w:instrText>
            </w:r>
            <w:r w:rsidRPr="00464182">
              <w:rPr>
                <w:rStyle w:val="Hipervnculo"/>
                <w:rFonts w:ascii="Times New Roman" w:hAnsi="Times New Roman" w:cs="Times New Roman"/>
                <w:noProof/>
                <w:rPrChange w:id="845" w:author="Maria Paola Fonseca Paez" w:date="2019-11-30T18:01:00Z">
                  <w:rPr>
                    <w:rStyle w:val="Hipervnculo"/>
                    <w:noProof/>
                  </w:rPr>
                </w:rPrChange>
              </w:rPr>
              <w:instrText xml:space="preserve"> </w:instrText>
            </w:r>
            <w:r w:rsidRPr="00464182">
              <w:rPr>
                <w:rStyle w:val="Hipervnculo"/>
                <w:rFonts w:ascii="Times New Roman" w:hAnsi="Times New Roman" w:cs="Times New Roman"/>
                <w:noProof/>
                <w:rPrChange w:id="846" w:author="Maria Paola Fonseca Paez" w:date="2019-11-30T18:01:00Z">
                  <w:rPr>
                    <w:rStyle w:val="Hipervnculo"/>
                    <w:noProof/>
                  </w:rPr>
                </w:rPrChange>
              </w:rPr>
              <w:fldChar w:fldCharType="separate"/>
            </w:r>
            <w:r w:rsidRPr="00464182">
              <w:rPr>
                <w:rStyle w:val="Hipervnculo"/>
                <w:rFonts w:ascii="Times New Roman" w:eastAsia="Times New Roman" w:hAnsi="Times New Roman" w:cs="Times New Roman"/>
                <w:noProof/>
                <w:rPrChange w:id="847" w:author="Maria Paola Fonseca Paez" w:date="2019-11-30T18:01:00Z">
                  <w:rPr>
                    <w:rStyle w:val="Hipervnculo"/>
                    <w:rFonts w:ascii="Times New Roman" w:eastAsia="Times New Roman" w:hAnsi="Times New Roman" w:cs="Times New Roman"/>
                    <w:b/>
                    <w:noProof/>
                  </w:rPr>
                </w:rPrChange>
              </w:rPr>
              <w:t>8</w:t>
            </w:r>
            <w:r w:rsidRPr="00464182">
              <w:rPr>
                <w:rFonts w:ascii="Times New Roman" w:eastAsiaTheme="minorEastAsia" w:hAnsi="Times New Roman" w:cs="Times New Roman"/>
                <w:noProof/>
                <w:lang w:val="en-US" w:eastAsia="en-US"/>
                <w:rPrChange w:id="848" w:author="Maria Paola Fonseca Paez" w:date="2019-11-30T18:01:00Z">
                  <w:rPr>
                    <w:rFonts w:asciiTheme="minorHAnsi" w:eastAsiaTheme="minorEastAsia" w:hAnsiTheme="minorHAnsi" w:cstheme="minorBidi"/>
                    <w:noProof/>
                    <w:lang w:val="en-US" w:eastAsia="en-US"/>
                  </w:rPr>
                </w:rPrChange>
              </w:rPr>
              <w:tab/>
            </w:r>
            <w:r w:rsidRPr="00464182">
              <w:rPr>
                <w:rStyle w:val="Hipervnculo"/>
                <w:rFonts w:ascii="Times New Roman" w:eastAsia="Times New Roman" w:hAnsi="Times New Roman" w:cs="Times New Roman"/>
                <w:noProof/>
                <w:rPrChange w:id="849" w:author="Maria Paola Fonseca Paez" w:date="2019-11-30T18:01:00Z">
                  <w:rPr>
                    <w:rStyle w:val="Hipervnculo"/>
                    <w:rFonts w:ascii="Times New Roman" w:eastAsia="Times New Roman" w:hAnsi="Times New Roman" w:cs="Times New Roman"/>
                    <w:b/>
                    <w:noProof/>
                  </w:rPr>
                </w:rPrChange>
              </w:rPr>
              <w:t>CONCLUSIONES Y RECOMENDACIONES</w:t>
            </w:r>
            <w:r w:rsidRPr="00464182">
              <w:rPr>
                <w:rFonts w:ascii="Times New Roman" w:hAnsi="Times New Roman" w:cs="Times New Roman"/>
                <w:noProof/>
                <w:webHidden/>
                <w:rPrChange w:id="850" w:author="Maria Paola Fonseca Paez" w:date="2019-11-30T18:01:00Z">
                  <w:rPr>
                    <w:noProof/>
                    <w:webHidden/>
                  </w:rPr>
                </w:rPrChange>
              </w:rPr>
              <w:tab/>
            </w:r>
            <w:r w:rsidRPr="00464182">
              <w:rPr>
                <w:rFonts w:ascii="Times New Roman" w:hAnsi="Times New Roman" w:cs="Times New Roman"/>
                <w:noProof/>
                <w:webHidden/>
                <w:rPrChange w:id="851" w:author="Maria Paola Fonseca Paez" w:date="2019-11-30T18:01:00Z">
                  <w:rPr>
                    <w:noProof/>
                    <w:webHidden/>
                  </w:rPr>
                </w:rPrChange>
              </w:rPr>
              <w:fldChar w:fldCharType="begin"/>
            </w:r>
            <w:r w:rsidRPr="00464182">
              <w:rPr>
                <w:rFonts w:ascii="Times New Roman" w:hAnsi="Times New Roman" w:cs="Times New Roman"/>
                <w:noProof/>
                <w:webHidden/>
                <w:rPrChange w:id="852" w:author="Maria Paola Fonseca Paez" w:date="2019-11-30T18:01:00Z">
                  <w:rPr>
                    <w:noProof/>
                    <w:webHidden/>
                  </w:rPr>
                </w:rPrChange>
              </w:rPr>
              <w:instrText xml:space="preserve"> PAGEREF _Toc26029291 \h </w:instrText>
            </w:r>
          </w:ins>
          <w:r w:rsidRPr="00464182">
            <w:rPr>
              <w:rFonts w:ascii="Times New Roman" w:hAnsi="Times New Roman" w:cs="Times New Roman"/>
              <w:noProof/>
              <w:webHidden/>
              <w:rPrChange w:id="853" w:author="Maria Paola Fonseca Paez" w:date="2019-11-30T18:01:00Z">
                <w:rPr>
                  <w:rFonts w:ascii="Times New Roman" w:hAnsi="Times New Roman" w:cs="Times New Roman"/>
                  <w:noProof/>
                  <w:webHidden/>
                </w:rPr>
              </w:rPrChange>
            </w:rPr>
          </w:r>
          <w:r w:rsidRPr="00464182">
            <w:rPr>
              <w:rFonts w:ascii="Times New Roman" w:hAnsi="Times New Roman" w:cs="Times New Roman"/>
              <w:noProof/>
              <w:webHidden/>
              <w:rPrChange w:id="854" w:author="Maria Paola Fonseca Paez" w:date="2019-11-30T18:01:00Z">
                <w:rPr>
                  <w:noProof/>
                  <w:webHidden/>
                </w:rPr>
              </w:rPrChange>
            </w:rPr>
            <w:fldChar w:fldCharType="separate"/>
          </w:r>
          <w:ins w:id="855" w:author="Maria Paola Fonseca Paez" w:date="2019-11-30T18:00:00Z">
            <w:r w:rsidRPr="00464182">
              <w:rPr>
                <w:rFonts w:ascii="Times New Roman" w:hAnsi="Times New Roman" w:cs="Times New Roman"/>
                <w:noProof/>
                <w:webHidden/>
                <w:rPrChange w:id="856" w:author="Maria Paola Fonseca Paez" w:date="2019-11-30T18:01:00Z">
                  <w:rPr>
                    <w:noProof/>
                    <w:webHidden/>
                  </w:rPr>
                </w:rPrChange>
              </w:rPr>
              <w:t>42</w:t>
            </w:r>
            <w:r w:rsidRPr="00464182">
              <w:rPr>
                <w:rFonts w:ascii="Times New Roman" w:hAnsi="Times New Roman" w:cs="Times New Roman"/>
                <w:noProof/>
                <w:webHidden/>
                <w:rPrChange w:id="857" w:author="Maria Paola Fonseca Paez" w:date="2019-11-30T18:01:00Z">
                  <w:rPr>
                    <w:noProof/>
                    <w:webHidden/>
                  </w:rPr>
                </w:rPrChange>
              </w:rPr>
              <w:fldChar w:fldCharType="end"/>
            </w:r>
            <w:r w:rsidRPr="00464182">
              <w:rPr>
                <w:rStyle w:val="Hipervnculo"/>
                <w:rFonts w:ascii="Times New Roman" w:hAnsi="Times New Roman" w:cs="Times New Roman"/>
                <w:noProof/>
                <w:rPrChange w:id="858" w:author="Maria Paola Fonseca Paez" w:date="2019-11-30T18:01:00Z">
                  <w:rPr>
                    <w:rStyle w:val="Hipervnculo"/>
                    <w:noProof/>
                  </w:rPr>
                </w:rPrChange>
              </w:rPr>
              <w:fldChar w:fldCharType="end"/>
            </w:r>
          </w:ins>
        </w:p>
        <w:p w14:paraId="07FF2C43" w14:textId="3852CE29" w:rsidR="00464182" w:rsidRPr="00464182" w:rsidRDefault="00464182">
          <w:pPr>
            <w:pStyle w:val="TDC1"/>
            <w:tabs>
              <w:tab w:val="left" w:pos="440"/>
            </w:tabs>
            <w:rPr>
              <w:ins w:id="859" w:author="Maria Paola Fonseca Paez" w:date="2019-11-30T18:00:00Z"/>
              <w:rFonts w:ascii="Times New Roman" w:eastAsiaTheme="minorEastAsia" w:hAnsi="Times New Roman" w:cs="Times New Roman"/>
              <w:noProof/>
              <w:lang w:val="en-US" w:eastAsia="en-US"/>
              <w:rPrChange w:id="860" w:author="Maria Paola Fonseca Paez" w:date="2019-11-30T18:01:00Z">
                <w:rPr>
                  <w:ins w:id="861" w:author="Maria Paola Fonseca Paez" w:date="2019-11-30T18:00:00Z"/>
                  <w:rFonts w:asciiTheme="minorHAnsi" w:eastAsiaTheme="minorEastAsia" w:hAnsiTheme="minorHAnsi" w:cstheme="minorBidi"/>
                  <w:noProof/>
                  <w:lang w:val="en-US" w:eastAsia="en-US"/>
                </w:rPr>
              </w:rPrChange>
            </w:rPr>
          </w:pPr>
          <w:ins w:id="862" w:author="Maria Paola Fonseca Paez" w:date="2019-11-30T18:00:00Z">
            <w:r w:rsidRPr="00464182">
              <w:rPr>
                <w:rStyle w:val="Hipervnculo"/>
                <w:rFonts w:ascii="Times New Roman" w:hAnsi="Times New Roman" w:cs="Times New Roman"/>
                <w:noProof/>
                <w:rPrChange w:id="863" w:author="Maria Paola Fonseca Paez" w:date="2019-11-30T18:01:00Z">
                  <w:rPr>
                    <w:rStyle w:val="Hipervnculo"/>
                    <w:noProof/>
                  </w:rPr>
                </w:rPrChange>
              </w:rPr>
              <w:fldChar w:fldCharType="begin"/>
            </w:r>
            <w:r w:rsidRPr="00464182">
              <w:rPr>
                <w:rStyle w:val="Hipervnculo"/>
                <w:rFonts w:ascii="Times New Roman" w:hAnsi="Times New Roman" w:cs="Times New Roman"/>
                <w:noProof/>
                <w:rPrChange w:id="864" w:author="Maria Paola Fonseca Paez" w:date="2019-11-30T18:01:00Z">
                  <w:rPr>
                    <w:rStyle w:val="Hipervnculo"/>
                    <w:noProof/>
                  </w:rPr>
                </w:rPrChange>
              </w:rPr>
              <w:instrText xml:space="preserve"> </w:instrText>
            </w:r>
            <w:r w:rsidRPr="00464182">
              <w:rPr>
                <w:rFonts w:ascii="Times New Roman" w:hAnsi="Times New Roman" w:cs="Times New Roman"/>
                <w:noProof/>
                <w:rPrChange w:id="865" w:author="Maria Paola Fonseca Paez" w:date="2019-11-30T18:01:00Z">
                  <w:rPr>
                    <w:noProof/>
                  </w:rPr>
                </w:rPrChange>
              </w:rPr>
              <w:instrText>HYPERLINK \l "_Toc26029292"</w:instrText>
            </w:r>
            <w:r w:rsidRPr="00464182">
              <w:rPr>
                <w:rStyle w:val="Hipervnculo"/>
                <w:rFonts w:ascii="Times New Roman" w:hAnsi="Times New Roman" w:cs="Times New Roman"/>
                <w:noProof/>
                <w:rPrChange w:id="866" w:author="Maria Paola Fonseca Paez" w:date="2019-11-30T18:01:00Z">
                  <w:rPr>
                    <w:rStyle w:val="Hipervnculo"/>
                    <w:noProof/>
                  </w:rPr>
                </w:rPrChange>
              </w:rPr>
              <w:instrText xml:space="preserve"> </w:instrText>
            </w:r>
            <w:r w:rsidRPr="00464182">
              <w:rPr>
                <w:rStyle w:val="Hipervnculo"/>
                <w:rFonts w:ascii="Times New Roman" w:hAnsi="Times New Roman" w:cs="Times New Roman"/>
                <w:noProof/>
                <w:rPrChange w:id="867" w:author="Maria Paola Fonseca Paez" w:date="2019-11-30T18:01:00Z">
                  <w:rPr>
                    <w:rStyle w:val="Hipervnculo"/>
                    <w:noProof/>
                  </w:rPr>
                </w:rPrChange>
              </w:rPr>
              <w:fldChar w:fldCharType="separate"/>
            </w:r>
            <w:r w:rsidRPr="00464182">
              <w:rPr>
                <w:rStyle w:val="Hipervnculo"/>
                <w:rFonts w:ascii="Times New Roman" w:hAnsi="Times New Roman" w:cs="Times New Roman"/>
                <w:noProof/>
                <w:rPrChange w:id="868" w:author="Maria Paola Fonseca Paez" w:date="2019-11-30T18:01:00Z">
                  <w:rPr>
                    <w:rStyle w:val="Hipervnculo"/>
                    <w:rFonts w:ascii="Times New Roman" w:hAnsi="Times New Roman" w:cs="Times New Roman"/>
                    <w:b/>
                    <w:noProof/>
                  </w:rPr>
                </w:rPrChange>
              </w:rPr>
              <w:t>9</w:t>
            </w:r>
            <w:r w:rsidRPr="00464182">
              <w:rPr>
                <w:rFonts w:ascii="Times New Roman" w:eastAsiaTheme="minorEastAsia" w:hAnsi="Times New Roman" w:cs="Times New Roman"/>
                <w:noProof/>
                <w:lang w:val="en-US" w:eastAsia="en-US"/>
                <w:rPrChange w:id="869" w:author="Maria Paola Fonseca Paez" w:date="2019-11-30T18:01:00Z">
                  <w:rPr>
                    <w:rFonts w:asciiTheme="minorHAnsi" w:eastAsiaTheme="minorEastAsia" w:hAnsiTheme="minorHAnsi" w:cstheme="minorBidi"/>
                    <w:noProof/>
                    <w:lang w:val="en-US" w:eastAsia="en-US"/>
                  </w:rPr>
                </w:rPrChange>
              </w:rPr>
              <w:tab/>
            </w:r>
            <w:r w:rsidRPr="00464182">
              <w:rPr>
                <w:rStyle w:val="Hipervnculo"/>
                <w:rFonts w:ascii="Times New Roman" w:eastAsia="Times New Roman" w:hAnsi="Times New Roman" w:cs="Times New Roman"/>
                <w:noProof/>
                <w:rPrChange w:id="870" w:author="Maria Paola Fonseca Paez" w:date="2019-11-30T18:01:00Z">
                  <w:rPr>
                    <w:rStyle w:val="Hipervnculo"/>
                    <w:rFonts w:ascii="Times New Roman" w:eastAsia="Times New Roman" w:hAnsi="Times New Roman" w:cs="Times New Roman"/>
                    <w:b/>
                    <w:noProof/>
                  </w:rPr>
                </w:rPrChange>
              </w:rPr>
              <w:t>BIBLIOGRAFÍA</w:t>
            </w:r>
            <w:r w:rsidRPr="00464182">
              <w:rPr>
                <w:rFonts w:ascii="Times New Roman" w:hAnsi="Times New Roman" w:cs="Times New Roman"/>
                <w:noProof/>
                <w:webHidden/>
                <w:rPrChange w:id="871" w:author="Maria Paola Fonseca Paez" w:date="2019-11-30T18:01:00Z">
                  <w:rPr>
                    <w:noProof/>
                    <w:webHidden/>
                  </w:rPr>
                </w:rPrChange>
              </w:rPr>
              <w:tab/>
            </w:r>
            <w:r w:rsidRPr="00464182">
              <w:rPr>
                <w:rFonts w:ascii="Times New Roman" w:hAnsi="Times New Roman" w:cs="Times New Roman"/>
                <w:noProof/>
                <w:webHidden/>
                <w:rPrChange w:id="872" w:author="Maria Paola Fonseca Paez" w:date="2019-11-30T18:01:00Z">
                  <w:rPr>
                    <w:noProof/>
                    <w:webHidden/>
                  </w:rPr>
                </w:rPrChange>
              </w:rPr>
              <w:fldChar w:fldCharType="begin"/>
            </w:r>
            <w:r w:rsidRPr="00464182">
              <w:rPr>
                <w:rFonts w:ascii="Times New Roman" w:hAnsi="Times New Roman" w:cs="Times New Roman"/>
                <w:noProof/>
                <w:webHidden/>
                <w:rPrChange w:id="873" w:author="Maria Paola Fonseca Paez" w:date="2019-11-30T18:01:00Z">
                  <w:rPr>
                    <w:noProof/>
                    <w:webHidden/>
                  </w:rPr>
                </w:rPrChange>
              </w:rPr>
              <w:instrText xml:space="preserve"> PAGEREF _Toc26029292 \h </w:instrText>
            </w:r>
          </w:ins>
          <w:r w:rsidRPr="00464182">
            <w:rPr>
              <w:rFonts w:ascii="Times New Roman" w:hAnsi="Times New Roman" w:cs="Times New Roman"/>
              <w:noProof/>
              <w:webHidden/>
              <w:rPrChange w:id="874" w:author="Maria Paola Fonseca Paez" w:date="2019-11-30T18:01:00Z">
                <w:rPr>
                  <w:rFonts w:ascii="Times New Roman" w:hAnsi="Times New Roman" w:cs="Times New Roman"/>
                  <w:noProof/>
                  <w:webHidden/>
                </w:rPr>
              </w:rPrChange>
            </w:rPr>
          </w:r>
          <w:r w:rsidRPr="00464182">
            <w:rPr>
              <w:rFonts w:ascii="Times New Roman" w:hAnsi="Times New Roman" w:cs="Times New Roman"/>
              <w:noProof/>
              <w:webHidden/>
              <w:rPrChange w:id="875" w:author="Maria Paola Fonseca Paez" w:date="2019-11-30T18:01:00Z">
                <w:rPr>
                  <w:noProof/>
                  <w:webHidden/>
                </w:rPr>
              </w:rPrChange>
            </w:rPr>
            <w:fldChar w:fldCharType="separate"/>
          </w:r>
          <w:ins w:id="876" w:author="Maria Paola Fonseca Paez" w:date="2019-11-30T18:00:00Z">
            <w:r w:rsidRPr="00464182">
              <w:rPr>
                <w:rFonts w:ascii="Times New Roman" w:hAnsi="Times New Roman" w:cs="Times New Roman"/>
                <w:noProof/>
                <w:webHidden/>
                <w:rPrChange w:id="877" w:author="Maria Paola Fonseca Paez" w:date="2019-11-30T18:01:00Z">
                  <w:rPr>
                    <w:noProof/>
                    <w:webHidden/>
                  </w:rPr>
                </w:rPrChange>
              </w:rPr>
              <w:t>43</w:t>
            </w:r>
            <w:r w:rsidRPr="00464182">
              <w:rPr>
                <w:rFonts w:ascii="Times New Roman" w:hAnsi="Times New Roman" w:cs="Times New Roman"/>
                <w:noProof/>
                <w:webHidden/>
                <w:rPrChange w:id="878" w:author="Maria Paola Fonseca Paez" w:date="2019-11-30T18:01:00Z">
                  <w:rPr>
                    <w:noProof/>
                    <w:webHidden/>
                  </w:rPr>
                </w:rPrChange>
              </w:rPr>
              <w:fldChar w:fldCharType="end"/>
            </w:r>
            <w:r w:rsidRPr="00464182">
              <w:rPr>
                <w:rStyle w:val="Hipervnculo"/>
                <w:rFonts w:ascii="Times New Roman" w:hAnsi="Times New Roman" w:cs="Times New Roman"/>
                <w:noProof/>
                <w:rPrChange w:id="879" w:author="Maria Paola Fonseca Paez" w:date="2019-11-30T18:01:00Z">
                  <w:rPr>
                    <w:rStyle w:val="Hipervnculo"/>
                    <w:noProof/>
                  </w:rPr>
                </w:rPrChange>
              </w:rPr>
              <w:fldChar w:fldCharType="end"/>
            </w:r>
          </w:ins>
        </w:p>
        <w:p w14:paraId="6351C2F4" w14:textId="091F9BF3" w:rsidR="00464182" w:rsidRPr="00464182" w:rsidRDefault="00464182">
          <w:pPr>
            <w:pStyle w:val="TDC1"/>
            <w:tabs>
              <w:tab w:val="left" w:pos="660"/>
            </w:tabs>
            <w:rPr>
              <w:ins w:id="880" w:author="Maria Paola Fonseca Paez" w:date="2019-11-30T18:00:00Z"/>
              <w:rFonts w:ascii="Times New Roman" w:eastAsiaTheme="minorEastAsia" w:hAnsi="Times New Roman" w:cs="Times New Roman"/>
              <w:noProof/>
              <w:lang w:val="en-US" w:eastAsia="en-US"/>
              <w:rPrChange w:id="881" w:author="Maria Paola Fonseca Paez" w:date="2019-11-30T18:01:00Z">
                <w:rPr>
                  <w:ins w:id="882" w:author="Maria Paola Fonseca Paez" w:date="2019-11-30T18:00:00Z"/>
                  <w:rFonts w:asciiTheme="minorHAnsi" w:eastAsiaTheme="minorEastAsia" w:hAnsiTheme="minorHAnsi" w:cstheme="minorBidi"/>
                  <w:noProof/>
                  <w:lang w:val="en-US" w:eastAsia="en-US"/>
                </w:rPr>
              </w:rPrChange>
            </w:rPr>
          </w:pPr>
          <w:ins w:id="883" w:author="Maria Paola Fonseca Paez" w:date="2019-11-30T18:00:00Z">
            <w:r w:rsidRPr="00464182">
              <w:rPr>
                <w:rStyle w:val="Hipervnculo"/>
                <w:rFonts w:ascii="Times New Roman" w:hAnsi="Times New Roman" w:cs="Times New Roman"/>
                <w:noProof/>
                <w:rPrChange w:id="884" w:author="Maria Paola Fonseca Paez" w:date="2019-11-30T18:01:00Z">
                  <w:rPr>
                    <w:rStyle w:val="Hipervnculo"/>
                    <w:noProof/>
                  </w:rPr>
                </w:rPrChange>
              </w:rPr>
              <w:fldChar w:fldCharType="begin"/>
            </w:r>
            <w:r w:rsidRPr="00464182">
              <w:rPr>
                <w:rStyle w:val="Hipervnculo"/>
                <w:rFonts w:ascii="Times New Roman" w:hAnsi="Times New Roman" w:cs="Times New Roman"/>
                <w:noProof/>
                <w:rPrChange w:id="885" w:author="Maria Paola Fonseca Paez" w:date="2019-11-30T18:01:00Z">
                  <w:rPr>
                    <w:rStyle w:val="Hipervnculo"/>
                    <w:noProof/>
                  </w:rPr>
                </w:rPrChange>
              </w:rPr>
              <w:instrText xml:space="preserve"> </w:instrText>
            </w:r>
            <w:r w:rsidRPr="00464182">
              <w:rPr>
                <w:rFonts w:ascii="Times New Roman" w:hAnsi="Times New Roman" w:cs="Times New Roman"/>
                <w:noProof/>
                <w:rPrChange w:id="886" w:author="Maria Paola Fonseca Paez" w:date="2019-11-30T18:01:00Z">
                  <w:rPr>
                    <w:noProof/>
                  </w:rPr>
                </w:rPrChange>
              </w:rPr>
              <w:instrText>HYPERLINK \l "_Toc26029293"</w:instrText>
            </w:r>
            <w:r w:rsidRPr="00464182">
              <w:rPr>
                <w:rStyle w:val="Hipervnculo"/>
                <w:rFonts w:ascii="Times New Roman" w:hAnsi="Times New Roman" w:cs="Times New Roman"/>
                <w:noProof/>
                <w:rPrChange w:id="887" w:author="Maria Paola Fonseca Paez" w:date="2019-11-30T18:01:00Z">
                  <w:rPr>
                    <w:rStyle w:val="Hipervnculo"/>
                    <w:noProof/>
                  </w:rPr>
                </w:rPrChange>
              </w:rPr>
              <w:instrText xml:space="preserve"> </w:instrText>
            </w:r>
            <w:r w:rsidRPr="00464182">
              <w:rPr>
                <w:rStyle w:val="Hipervnculo"/>
                <w:rFonts w:ascii="Times New Roman" w:hAnsi="Times New Roman" w:cs="Times New Roman"/>
                <w:noProof/>
                <w:rPrChange w:id="888" w:author="Maria Paola Fonseca Paez" w:date="2019-11-30T18:01:00Z">
                  <w:rPr>
                    <w:rStyle w:val="Hipervnculo"/>
                    <w:noProof/>
                  </w:rPr>
                </w:rPrChange>
              </w:rPr>
              <w:fldChar w:fldCharType="separate"/>
            </w:r>
            <w:r w:rsidRPr="00464182">
              <w:rPr>
                <w:rStyle w:val="Hipervnculo"/>
                <w:rFonts w:ascii="Times New Roman" w:eastAsia="Times New Roman" w:hAnsi="Times New Roman" w:cs="Times New Roman"/>
                <w:noProof/>
                <w:rPrChange w:id="889" w:author="Maria Paola Fonseca Paez" w:date="2019-11-30T18:01:00Z">
                  <w:rPr>
                    <w:rStyle w:val="Hipervnculo"/>
                    <w:rFonts w:ascii="Times New Roman" w:eastAsia="Times New Roman" w:hAnsi="Times New Roman" w:cs="Times New Roman"/>
                    <w:b/>
                    <w:noProof/>
                  </w:rPr>
                </w:rPrChange>
              </w:rPr>
              <w:t>10</w:t>
            </w:r>
            <w:r w:rsidRPr="00464182">
              <w:rPr>
                <w:rFonts w:ascii="Times New Roman" w:eastAsiaTheme="minorEastAsia" w:hAnsi="Times New Roman" w:cs="Times New Roman"/>
                <w:noProof/>
                <w:lang w:val="en-US" w:eastAsia="en-US"/>
                <w:rPrChange w:id="890" w:author="Maria Paola Fonseca Paez" w:date="2019-11-30T18:01:00Z">
                  <w:rPr>
                    <w:rFonts w:asciiTheme="minorHAnsi" w:eastAsiaTheme="minorEastAsia" w:hAnsiTheme="minorHAnsi" w:cstheme="minorBidi"/>
                    <w:noProof/>
                    <w:lang w:val="en-US" w:eastAsia="en-US"/>
                  </w:rPr>
                </w:rPrChange>
              </w:rPr>
              <w:tab/>
            </w:r>
            <w:r w:rsidRPr="00464182">
              <w:rPr>
                <w:rStyle w:val="Hipervnculo"/>
                <w:rFonts w:ascii="Times New Roman" w:eastAsia="Times New Roman" w:hAnsi="Times New Roman" w:cs="Times New Roman"/>
                <w:noProof/>
                <w:rPrChange w:id="891" w:author="Maria Paola Fonseca Paez" w:date="2019-11-30T18:01:00Z">
                  <w:rPr>
                    <w:rStyle w:val="Hipervnculo"/>
                    <w:rFonts w:ascii="Times New Roman" w:eastAsia="Times New Roman" w:hAnsi="Times New Roman" w:cs="Times New Roman"/>
                    <w:b/>
                    <w:noProof/>
                  </w:rPr>
                </w:rPrChange>
              </w:rPr>
              <w:t>ANEXOS</w:t>
            </w:r>
            <w:r w:rsidRPr="00464182">
              <w:rPr>
                <w:rFonts w:ascii="Times New Roman" w:hAnsi="Times New Roman" w:cs="Times New Roman"/>
                <w:noProof/>
                <w:webHidden/>
                <w:rPrChange w:id="892" w:author="Maria Paola Fonseca Paez" w:date="2019-11-30T18:01:00Z">
                  <w:rPr>
                    <w:noProof/>
                    <w:webHidden/>
                  </w:rPr>
                </w:rPrChange>
              </w:rPr>
              <w:tab/>
            </w:r>
            <w:r w:rsidRPr="00464182">
              <w:rPr>
                <w:rFonts w:ascii="Times New Roman" w:hAnsi="Times New Roman" w:cs="Times New Roman"/>
                <w:noProof/>
                <w:webHidden/>
                <w:rPrChange w:id="893" w:author="Maria Paola Fonseca Paez" w:date="2019-11-30T18:01:00Z">
                  <w:rPr>
                    <w:noProof/>
                    <w:webHidden/>
                  </w:rPr>
                </w:rPrChange>
              </w:rPr>
              <w:fldChar w:fldCharType="begin"/>
            </w:r>
            <w:r w:rsidRPr="00464182">
              <w:rPr>
                <w:rFonts w:ascii="Times New Roman" w:hAnsi="Times New Roman" w:cs="Times New Roman"/>
                <w:noProof/>
                <w:webHidden/>
                <w:rPrChange w:id="894" w:author="Maria Paola Fonseca Paez" w:date="2019-11-30T18:01:00Z">
                  <w:rPr>
                    <w:noProof/>
                    <w:webHidden/>
                  </w:rPr>
                </w:rPrChange>
              </w:rPr>
              <w:instrText xml:space="preserve"> PAGEREF _Toc26029293 \h </w:instrText>
            </w:r>
          </w:ins>
          <w:r w:rsidRPr="00464182">
            <w:rPr>
              <w:rFonts w:ascii="Times New Roman" w:hAnsi="Times New Roman" w:cs="Times New Roman"/>
              <w:noProof/>
              <w:webHidden/>
              <w:rPrChange w:id="895" w:author="Maria Paola Fonseca Paez" w:date="2019-11-30T18:01:00Z">
                <w:rPr>
                  <w:rFonts w:ascii="Times New Roman" w:hAnsi="Times New Roman" w:cs="Times New Roman"/>
                  <w:noProof/>
                  <w:webHidden/>
                </w:rPr>
              </w:rPrChange>
            </w:rPr>
          </w:r>
          <w:r w:rsidRPr="00464182">
            <w:rPr>
              <w:rFonts w:ascii="Times New Roman" w:hAnsi="Times New Roman" w:cs="Times New Roman"/>
              <w:noProof/>
              <w:webHidden/>
              <w:rPrChange w:id="896" w:author="Maria Paola Fonseca Paez" w:date="2019-11-30T18:01:00Z">
                <w:rPr>
                  <w:noProof/>
                  <w:webHidden/>
                </w:rPr>
              </w:rPrChange>
            </w:rPr>
            <w:fldChar w:fldCharType="separate"/>
          </w:r>
          <w:ins w:id="897" w:author="Maria Paola Fonseca Paez" w:date="2019-11-30T18:00:00Z">
            <w:r w:rsidRPr="00464182">
              <w:rPr>
                <w:rFonts w:ascii="Times New Roman" w:hAnsi="Times New Roman" w:cs="Times New Roman"/>
                <w:noProof/>
                <w:webHidden/>
                <w:rPrChange w:id="898" w:author="Maria Paola Fonseca Paez" w:date="2019-11-30T18:01:00Z">
                  <w:rPr>
                    <w:noProof/>
                    <w:webHidden/>
                  </w:rPr>
                </w:rPrChange>
              </w:rPr>
              <w:t>44</w:t>
            </w:r>
            <w:r w:rsidRPr="00464182">
              <w:rPr>
                <w:rFonts w:ascii="Times New Roman" w:hAnsi="Times New Roman" w:cs="Times New Roman"/>
                <w:noProof/>
                <w:webHidden/>
                <w:rPrChange w:id="899" w:author="Maria Paola Fonseca Paez" w:date="2019-11-30T18:01:00Z">
                  <w:rPr>
                    <w:noProof/>
                    <w:webHidden/>
                  </w:rPr>
                </w:rPrChange>
              </w:rPr>
              <w:fldChar w:fldCharType="end"/>
            </w:r>
            <w:r w:rsidRPr="00464182">
              <w:rPr>
                <w:rStyle w:val="Hipervnculo"/>
                <w:rFonts w:ascii="Times New Roman" w:hAnsi="Times New Roman" w:cs="Times New Roman"/>
                <w:noProof/>
                <w:rPrChange w:id="900" w:author="Maria Paola Fonseca Paez" w:date="2019-11-30T18:01:00Z">
                  <w:rPr>
                    <w:rStyle w:val="Hipervnculo"/>
                    <w:noProof/>
                  </w:rPr>
                </w:rPrChange>
              </w:rPr>
              <w:fldChar w:fldCharType="end"/>
            </w:r>
          </w:ins>
        </w:p>
        <w:p w14:paraId="162ED22A" w14:textId="3F5DD445" w:rsidR="00B7555E" w:rsidRPr="00B473D9" w:rsidDel="00C242D3" w:rsidRDefault="00B7555E" w:rsidP="00B7555E">
          <w:pPr>
            <w:pStyle w:val="TtuloTDC"/>
            <w:rPr>
              <w:del w:id="901" w:author="Maria Paola Fonseca Paez" w:date="2019-11-30T16:58:00Z"/>
              <w:rFonts w:ascii="Times New Roman" w:hAnsi="Times New Roman" w:cs="Times New Roman"/>
              <w:noProof/>
            </w:rPr>
          </w:pPr>
        </w:p>
        <w:p w14:paraId="1D4160A3" w14:textId="7EB88700" w:rsidR="00B7555E" w:rsidRPr="00B473D9" w:rsidDel="00C242D3" w:rsidRDefault="00B7555E">
          <w:pPr>
            <w:pStyle w:val="TDC1"/>
            <w:tabs>
              <w:tab w:val="left" w:pos="440"/>
            </w:tabs>
            <w:rPr>
              <w:del w:id="902" w:author="Maria Paola Fonseca Paez" w:date="2019-11-30T16:58:00Z"/>
              <w:rFonts w:ascii="Times New Roman" w:eastAsiaTheme="minorEastAsia" w:hAnsi="Times New Roman" w:cs="Times New Roman"/>
              <w:noProof/>
              <w:lang w:val="en-US" w:eastAsia="en-US"/>
            </w:rPr>
          </w:pPr>
          <w:del w:id="903" w:author="Maria Paola Fonseca Paez" w:date="2019-11-30T16:58:00Z">
            <w:r w:rsidRPr="00B473D9" w:rsidDel="00C242D3">
              <w:rPr>
                <w:rStyle w:val="Hipervnculo"/>
                <w:rFonts w:ascii="Times New Roman" w:hAnsi="Times New Roman" w:cs="Times New Roman"/>
                <w:noProof/>
              </w:rPr>
              <w:delText>1</w:delText>
            </w:r>
            <w:r w:rsidRPr="00B473D9" w:rsidDel="00C242D3">
              <w:rPr>
                <w:rFonts w:ascii="Times New Roman" w:eastAsiaTheme="minorEastAsia" w:hAnsi="Times New Roman" w:cs="Times New Roman"/>
                <w:noProof/>
                <w:lang w:val="en-US" w:eastAsia="en-US"/>
              </w:rPr>
              <w:tab/>
            </w:r>
            <w:r w:rsidRPr="00B473D9" w:rsidDel="00C242D3">
              <w:rPr>
                <w:rStyle w:val="Hipervnculo"/>
                <w:rFonts w:ascii="Times New Roman" w:hAnsi="Times New Roman" w:cs="Times New Roman"/>
                <w:noProof/>
              </w:rPr>
              <w:delText>INTRODUCCIÓN</w:delText>
            </w:r>
            <w:r w:rsidRPr="00B473D9" w:rsidDel="00C242D3">
              <w:rPr>
                <w:rFonts w:ascii="Times New Roman" w:hAnsi="Times New Roman" w:cs="Times New Roman"/>
                <w:noProof/>
                <w:webHidden/>
              </w:rPr>
              <w:tab/>
              <w:delText>4</w:delText>
            </w:r>
          </w:del>
        </w:p>
        <w:p w14:paraId="70251CB6" w14:textId="407CFCA4" w:rsidR="00B7555E" w:rsidRPr="00B473D9" w:rsidDel="00C242D3" w:rsidRDefault="00B7555E">
          <w:pPr>
            <w:pStyle w:val="TDC1"/>
            <w:tabs>
              <w:tab w:val="left" w:pos="440"/>
            </w:tabs>
            <w:rPr>
              <w:del w:id="904" w:author="Maria Paola Fonseca Paez" w:date="2019-11-30T16:58:00Z"/>
              <w:rFonts w:ascii="Times New Roman" w:eastAsiaTheme="minorEastAsia" w:hAnsi="Times New Roman" w:cs="Times New Roman"/>
              <w:noProof/>
              <w:lang w:val="en-US" w:eastAsia="en-US"/>
            </w:rPr>
          </w:pPr>
          <w:del w:id="905" w:author="Maria Paola Fonseca Paez" w:date="2019-11-30T16:58:00Z">
            <w:r w:rsidRPr="00B473D9" w:rsidDel="00C242D3">
              <w:rPr>
                <w:rStyle w:val="Hipervnculo"/>
                <w:rFonts w:ascii="Times New Roman" w:eastAsia="Times New Roman" w:hAnsi="Times New Roman" w:cs="Times New Roman"/>
                <w:noProof/>
              </w:rPr>
              <w:delText>2</w:delText>
            </w:r>
            <w:r w:rsidRPr="00B473D9" w:rsidDel="00C242D3">
              <w:rPr>
                <w:rFonts w:ascii="Times New Roman" w:eastAsiaTheme="minorEastAsia" w:hAnsi="Times New Roman" w:cs="Times New Roman"/>
                <w:noProof/>
                <w:lang w:val="en-US" w:eastAsia="en-US"/>
              </w:rPr>
              <w:tab/>
            </w:r>
            <w:r w:rsidRPr="00B473D9" w:rsidDel="00C242D3">
              <w:rPr>
                <w:rStyle w:val="Hipervnculo"/>
                <w:rFonts w:ascii="Times New Roman" w:eastAsia="Times New Roman" w:hAnsi="Times New Roman" w:cs="Times New Roman"/>
                <w:noProof/>
              </w:rPr>
              <w:delText>MARCO TEÓRICO</w:delText>
            </w:r>
            <w:r w:rsidRPr="00B473D9" w:rsidDel="00C242D3">
              <w:rPr>
                <w:rFonts w:ascii="Times New Roman" w:hAnsi="Times New Roman" w:cs="Times New Roman"/>
                <w:noProof/>
                <w:webHidden/>
              </w:rPr>
              <w:tab/>
              <w:delText>5</w:delText>
            </w:r>
          </w:del>
        </w:p>
        <w:p w14:paraId="5ACB679A" w14:textId="249EC3D8" w:rsidR="00B7555E" w:rsidRPr="00B473D9" w:rsidDel="00C242D3" w:rsidRDefault="00B7555E">
          <w:pPr>
            <w:pStyle w:val="TDC1"/>
            <w:tabs>
              <w:tab w:val="left" w:pos="440"/>
            </w:tabs>
            <w:rPr>
              <w:del w:id="906" w:author="Maria Paola Fonseca Paez" w:date="2019-11-30T16:58:00Z"/>
              <w:rFonts w:ascii="Times New Roman" w:eastAsiaTheme="minorEastAsia" w:hAnsi="Times New Roman" w:cs="Times New Roman"/>
              <w:noProof/>
              <w:lang w:val="en-US" w:eastAsia="en-US"/>
            </w:rPr>
          </w:pPr>
          <w:del w:id="907" w:author="Maria Paola Fonseca Paez" w:date="2019-11-30T16:58:00Z">
            <w:r w:rsidRPr="00B473D9" w:rsidDel="00C242D3">
              <w:rPr>
                <w:rStyle w:val="Hipervnculo"/>
                <w:rFonts w:ascii="Times New Roman" w:eastAsia="Times New Roman" w:hAnsi="Times New Roman" w:cs="Times New Roman"/>
                <w:noProof/>
              </w:rPr>
              <w:delText>3</w:delText>
            </w:r>
            <w:r w:rsidRPr="00B473D9" w:rsidDel="00C242D3">
              <w:rPr>
                <w:rFonts w:ascii="Times New Roman" w:eastAsiaTheme="minorEastAsia" w:hAnsi="Times New Roman" w:cs="Times New Roman"/>
                <w:noProof/>
                <w:lang w:val="en-US" w:eastAsia="en-US"/>
              </w:rPr>
              <w:tab/>
            </w:r>
            <w:r w:rsidRPr="00B473D9" w:rsidDel="00C242D3">
              <w:rPr>
                <w:rStyle w:val="Hipervnculo"/>
                <w:rFonts w:ascii="Times New Roman" w:eastAsia="Times New Roman" w:hAnsi="Times New Roman" w:cs="Times New Roman"/>
                <w:noProof/>
              </w:rPr>
              <w:delText>OBJETIVO DEL PROYECTO</w:delText>
            </w:r>
            <w:r w:rsidRPr="00B473D9" w:rsidDel="00C242D3">
              <w:rPr>
                <w:rFonts w:ascii="Times New Roman" w:hAnsi="Times New Roman" w:cs="Times New Roman"/>
                <w:noProof/>
                <w:webHidden/>
              </w:rPr>
              <w:tab/>
              <w:delText>7</w:delText>
            </w:r>
          </w:del>
        </w:p>
        <w:p w14:paraId="485277F4" w14:textId="0695B962" w:rsidR="00B7555E" w:rsidRPr="00B473D9" w:rsidDel="00C242D3" w:rsidRDefault="00B7555E">
          <w:pPr>
            <w:pStyle w:val="TDC2"/>
            <w:tabs>
              <w:tab w:val="left" w:pos="880"/>
              <w:tab w:val="right" w:leader="dot" w:pos="8922"/>
            </w:tabs>
            <w:rPr>
              <w:del w:id="908" w:author="Maria Paola Fonseca Paez" w:date="2019-11-30T16:58:00Z"/>
              <w:rFonts w:ascii="Times New Roman" w:eastAsiaTheme="minorEastAsia" w:hAnsi="Times New Roman" w:cs="Times New Roman"/>
              <w:noProof/>
              <w:lang w:val="en-US" w:eastAsia="en-US"/>
            </w:rPr>
          </w:pPr>
          <w:del w:id="909" w:author="Maria Paola Fonseca Paez" w:date="2019-11-30T16:58:00Z">
            <w:r w:rsidRPr="00B473D9" w:rsidDel="00C242D3">
              <w:rPr>
                <w:rStyle w:val="Hipervnculo"/>
                <w:rFonts w:ascii="Times New Roman" w:hAnsi="Times New Roman" w:cs="Times New Roman"/>
                <w:noProof/>
              </w:rPr>
              <w:delText>3.1</w:delText>
            </w:r>
            <w:r w:rsidRPr="00B473D9" w:rsidDel="00C242D3">
              <w:rPr>
                <w:rFonts w:ascii="Times New Roman" w:eastAsiaTheme="minorEastAsia" w:hAnsi="Times New Roman" w:cs="Times New Roman"/>
                <w:noProof/>
                <w:lang w:val="en-US" w:eastAsia="en-US"/>
              </w:rPr>
              <w:tab/>
            </w:r>
            <w:r w:rsidRPr="00B473D9" w:rsidDel="00C242D3">
              <w:rPr>
                <w:rStyle w:val="Hipervnculo"/>
                <w:rFonts w:ascii="Times New Roman" w:eastAsia="Times New Roman" w:hAnsi="Times New Roman" w:cs="Times New Roman"/>
                <w:noProof/>
              </w:rPr>
              <w:delText>Objetivo general</w:delText>
            </w:r>
            <w:r w:rsidRPr="00B473D9" w:rsidDel="00C242D3">
              <w:rPr>
                <w:rFonts w:ascii="Times New Roman" w:hAnsi="Times New Roman" w:cs="Times New Roman"/>
                <w:noProof/>
                <w:webHidden/>
              </w:rPr>
              <w:tab/>
              <w:delText>7</w:delText>
            </w:r>
          </w:del>
        </w:p>
        <w:p w14:paraId="1ED0B2E5" w14:textId="22A5B391" w:rsidR="00B7555E" w:rsidRPr="00B473D9" w:rsidDel="00C242D3" w:rsidRDefault="00B7555E">
          <w:pPr>
            <w:pStyle w:val="TDC2"/>
            <w:tabs>
              <w:tab w:val="left" w:pos="880"/>
              <w:tab w:val="right" w:leader="dot" w:pos="8922"/>
            </w:tabs>
            <w:rPr>
              <w:del w:id="910" w:author="Maria Paola Fonseca Paez" w:date="2019-11-30T16:58:00Z"/>
              <w:rFonts w:ascii="Times New Roman" w:eastAsiaTheme="minorEastAsia" w:hAnsi="Times New Roman" w:cs="Times New Roman"/>
              <w:noProof/>
              <w:lang w:val="en-US" w:eastAsia="en-US"/>
            </w:rPr>
          </w:pPr>
          <w:del w:id="911" w:author="Maria Paola Fonseca Paez" w:date="2019-11-30T16:58:00Z">
            <w:r w:rsidRPr="00B473D9" w:rsidDel="00C242D3">
              <w:rPr>
                <w:rStyle w:val="Hipervnculo"/>
                <w:rFonts w:ascii="Times New Roman" w:hAnsi="Times New Roman" w:cs="Times New Roman"/>
                <w:noProof/>
              </w:rPr>
              <w:delText>3.2</w:delText>
            </w:r>
            <w:r w:rsidRPr="00B473D9" w:rsidDel="00C242D3">
              <w:rPr>
                <w:rFonts w:ascii="Times New Roman" w:eastAsiaTheme="minorEastAsia" w:hAnsi="Times New Roman" w:cs="Times New Roman"/>
                <w:noProof/>
                <w:lang w:val="en-US" w:eastAsia="en-US"/>
              </w:rPr>
              <w:tab/>
            </w:r>
            <w:r w:rsidRPr="00B473D9" w:rsidDel="00C242D3">
              <w:rPr>
                <w:rStyle w:val="Hipervnculo"/>
                <w:rFonts w:ascii="Times New Roman" w:eastAsia="Times New Roman" w:hAnsi="Times New Roman" w:cs="Times New Roman"/>
                <w:noProof/>
              </w:rPr>
              <w:delText>Objetivos específicos relevantes</w:delText>
            </w:r>
            <w:r w:rsidRPr="00B473D9" w:rsidDel="00C242D3">
              <w:rPr>
                <w:rFonts w:ascii="Times New Roman" w:hAnsi="Times New Roman" w:cs="Times New Roman"/>
                <w:noProof/>
                <w:webHidden/>
              </w:rPr>
              <w:tab/>
              <w:delText>7</w:delText>
            </w:r>
          </w:del>
        </w:p>
        <w:p w14:paraId="476BBA35" w14:textId="032530F9" w:rsidR="00B7555E" w:rsidRPr="00B473D9" w:rsidDel="00C242D3" w:rsidRDefault="00B7555E">
          <w:pPr>
            <w:pStyle w:val="TDC1"/>
            <w:tabs>
              <w:tab w:val="left" w:pos="440"/>
            </w:tabs>
            <w:rPr>
              <w:del w:id="912" w:author="Maria Paola Fonseca Paez" w:date="2019-11-30T16:58:00Z"/>
              <w:rFonts w:ascii="Times New Roman" w:eastAsiaTheme="minorEastAsia" w:hAnsi="Times New Roman" w:cs="Times New Roman"/>
              <w:noProof/>
              <w:lang w:val="en-US" w:eastAsia="en-US"/>
            </w:rPr>
          </w:pPr>
          <w:del w:id="913" w:author="Maria Paola Fonseca Paez" w:date="2019-11-30T16:58:00Z">
            <w:r w:rsidRPr="00B473D9" w:rsidDel="00C242D3">
              <w:rPr>
                <w:rStyle w:val="Hipervnculo"/>
                <w:rFonts w:ascii="Times New Roman" w:eastAsia="Times New Roman" w:hAnsi="Times New Roman" w:cs="Times New Roman"/>
                <w:noProof/>
              </w:rPr>
              <w:delText>4</w:delText>
            </w:r>
            <w:r w:rsidRPr="00B473D9" w:rsidDel="00C242D3">
              <w:rPr>
                <w:rFonts w:ascii="Times New Roman" w:eastAsiaTheme="minorEastAsia" w:hAnsi="Times New Roman" w:cs="Times New Roman"/>
                <w:noProof/>
                <w:lang w:val="en-US" w:eastAsia="en-US"/>
              </w:rPr>
              <w:tab/>
            </w:r>
            <w:r w:rsidRPr="00B473D9" w:rsidDel="00C242D3">
              <w:rPr>
                <w:rStyle w:val="Hipervnculo"/>
                <w:rFonts w:ascii="Times New Roman" w:eastAsia="Times New Roman" w:hAnsi="Times New Roman" w:cs="Times New Roman"/>
                <w:noProof/>
              </w:rPr>
              <w:delText>DESARROLLO</w:delText>
            </w:r>
            <w:r w:rsidRPr="00B473D9" w:rsidDel="00C242D3">
              <w:rPr>
                <w:rFonts w:ascii="Times New Roman" w:hAnsi="Times New Roman" w:cs="Times New Roman"/>
                <w:noProof/>
                <w:webHidden/>
              </w:rPr>
              <w:tab/>
              <w:delText>8</w:delText>
            </w:r>
          </w:del>
        </w:p>
        <w:p w14:paraId="0AD353E1" w14:textId="00BB6B6A" w:rsidR="00B7555E" w:rsidRPr="00B473D9" w:rsidDel="00C242D3" w:rsidRDefault="00B7555E">
          <w:pPr>
            <w:pStyle w:val="TDC2"/>
            <w:tabs>
              <w:tab w:val="left" w:pos="880"/>
              <w:tab w:val="right" w:leader="dot" w:pos="8922"/>
            </w:tabs>
            <w:rPr>
              <w:del w:id="914" w:author="Maria Paola Fonseca Paez" w:date="2019-11-30T16:58:00Z"/>
              <w:rFonts w:ascii="Times New Roman" w:eastAsiaTheme="minorEastAsia" w:hAnsi="Times New Roman" w:cs="Times New Roman"/>
              <w:noProof/>
              <w:lang w:val="en-US" w:eastAsia="en-US"/>
            </w:rPr>
          </w:pPr>
          <w:del w:id="915" w:author="Maria Paola Fonseca Paez" w:date="2019-11-30T16:58:00Z">
            <w:r w:rsidRPr="00B473D9" w:rsidDel="00C242D3">
              <w:rPr>
                <w:rStyle w:val="Hipervnculo"/>
                <w:rFonts w:ascii="Times New Roman" w:eastAsia="Times New Roman" w:hAnsi="Times New Roman" w:cs="Times New Roman"/>
                <w:noProof/>
              </w:rPr>
              <w:delText>4.1</w:delText>
            </w:r>
            <w:r w:rsidRPr="00B473D9" w:rsidDel="00C242D3">
              <w:rPr>
                <w:rFonts w:ascii="Times New Roman" w:eastAsiaTheme="minorEastAsia" w:hAnsi="Times New Roman" w:cs="Times New Roman"/>
                <w:noProof/>
                <w:lang w:val="en-US" w:eastAsia="en-US"/>
              </w:rPr>
              <w:tab/>
            </w:r>
            <w:r w:rsidRPr="00B473D9" w:rsidDel="00C242D3">
              <w:rPr>
                <w:rStyle w:val="Hipervnculo"/>
                <w:rFonts w:ascii="Times New Roman" w:eastAsia="Times New Roman" w:hAnsi="Times New Roman" w:cs="Times New Roman"/>
                <w:noProof/>
              </w:rPr>
              <w:delText xml:space="preserve">Módulo de minado en </w:delText>
            </w:r>
            <w:r w:rsidRPr="00B473D9" w:rsidDel="00C242D3">
              <w:rPr>
                <w:rStyle w:val="Hipervnculo"/>
                <w:rFonts w:ascii="Times New Roman" w:eastAsia="Times New Roman" w:hAnsi="Times New Roman" w:cs="Times New Roman"/>
                <w:i/>
                <w:noProof/>
              </w:rPr>
              <w:delText>Hardware</w:delText>
            </w:r>
            <w:r w:rsidRPr="00B473D9" w:rsidDel="00C242D3">
              <w:rPr>
                <w:rStyle w:val="Hipervnculo"/>
                <w:rFonts w:ascii="Times New Roman" w:eastAsia="Times New Roman" w:hAnsi="Times New Roman" w:cs="Times New Roman"/>
                <w:noProof/>
              </w:rPr>
              <w:delText xml:space="preserve"> (ASIC mining)</w:delText>
            </w:r>
            <w:r w:rsidRPr="00B473D9" w:rsidDel="00C242D3">
              <w:rPr>
                <w:rFonts w:ascii="Times New Roman" w:hAnsi="Times New Roman" w:cs="Times New Roman"/>
                <w:noProof/>
                <w:webHidden/>
              </w:rPr>
              <w:tab/>
              <w:delText>9</w:delText>
            </w:r>
          </w:del>
        </w:p>
        <w:p w14:paraId="6845A34C" w14:textId="6146B8D7" w:rsidR="00B7555E" w:rsidRPr="00B473D9" w:rsidDel="00C242D3" w:rsidRDefault="00B7555E">
          <w:pPr>
            <w:pStyle w:val="TDC3"/>
            <w:tabs>
              <w:tab w:val="left" w:pos="1320"/>
              <w:tab w:val="right" w:leader="dot" w:pos="8922"/>
            </w:tabs>
            <w:rPr>
              <w:del w:id="916" w:author="Maria Paola Fonseca Paez" w:date="2019-11-30T16:58:00Z"/>
              <w:rFonts w:ascii="Times New Roman" w:eastAsiaTheme="minorEastAsia" w:hAnsi="Times New Roman" w:cs="Times New Roman"/>
              <w:noProof/>
              <w:lang w:val="en-US" w:eastAsia="en-US"/>
            </w:rPr>
          </w:pPr>
          <w:del w:id="917" w:author="Maria Paola Fonseca Paez" w:date="2019-11-30T16:58:00Z">
            <w:r w:rsidRPr="00B473D9" w:rsidDel="00C242D3">
              <w:rPr>
                <w:rStyle w:val="Hipervnculo"/>
                <w:rFonts w:ascii="Times New Roman" w:eastAsia="Times New Roman" w:hAnsi="Times New Roman" w:cs="Times New Roman"/>
                <w:noProof/>
              </w:rPr>
              <w:delText>4.1.1</w:delText>
            </w:r>
            <w:r w:rsidRPr="00B473D9" w:rsidDel="00C242D3">
              <w:rPr>
                <w:rFonts w:ascii="Times New Roman" w:eastAsiaTheme="minorEastAsia" w:hAnsi="Times New Roman" w:cs="Times New Roman"/>
                <w:noProof/>
                <w:lang w:val="en-US" w:eastAsia="en-US"/>
              </w:rPr>
              <w:tab/>
            </w:r>
            <w:r w:rsidRPr="00B473D9" w:rsidDel="00C242D3">
              <w:rPr>
                <w:rStyle w:val="Hipervnculo"/>
                <w:rFonts w:ascii="Times New Roman" w:eastAsia="Times New Roman" w:hAnsi="Times New Roman" w:cs="Times New Roman"/>
                <w:noProof/>
              </w:rPr>
              <w:delText xml:space="preserve">Diseño e implementación del bloque ‘función </w:delText>
            </w:r>
            <w:r w:rsidRPr="00B473D9" w:rsidDel="00C242D3">
              <w:rPr>
                <w:rStyle w:val="Hipervnculo"/>
                <w:rFonts w:ascii="Times New Roman" w:eastAsia="Times New Roman" w:hAnsi="Times New Roman" w:cs="Times New Roman"/>
                <w:i/>
                <w:noProof/>
              </w:rPr>
              <w:delText>hash sha256’</w:delText>
            </w:r>
            <w:r w:rsidRPr="00B473D9" w:rsidDel="00C242D3">
              <w:rPr>
                <w:rFonts w:ascii="Times New Roman" w:hAnsi="Times New Roman" w:cs="Times New Roman"/>
                <w:noProof/>
                <w:webHidden/>
              </w:rPr>
              <w:tab/>
              <w:delText>11</w:delText>
            </w:r>
          </w:del>
        </w:p>
        <w:p w14:paraId="52967C2A" w14:textId="1622BDF9" w:rsidR="00B7555E" w:rsidRPr="00B473D9" w:rsidDel="00C242D3" w:rsidRDefault="00B7555E">
          <w:pPr>
            <w:pStyle w:val="TDC3"/>
            <w:tabs>
              <w:tab w:val="left" w:pos="1320"/>
              <w:tab w:val="right" w:leader="dot" w:pos="8922"/>
            </w:tabs>
            <w:rPr>
              <w:del w:id="918" w:author="Maria Paola Fonseca Paez" w:date="2019-11-30T16:58:00Z"/>
              <w:rFonts w:ascii="Times New Roman" w:eastAsiaTheme="minorEastAsia" w:hAnsi="Times New Roman" w:cs="Times New Roman"/>
              <w:noProof/>
              <w:lang w:val="en-US" w:eastAsia="en-US"/>
            </w:rPr>
          </w:pPr>
          <w:del w:id="919" w:author="Maria Paola Fonseca Paez" w:date="2019-11-30T16:58:00Z">
            <w:r w:rsidRPr="00B473D9" w:rsidDel="00C242D3">
              <w:rPr>
                <w:rStyle w:val="Hipervnculo"/>
                <w:rFonts w:ascii="Times New Roman" w:eastAsia="Times New Roman" w:hAnsi="Times New Roman" w:cs="Times New Roman"/>
                <w:noProof/>
              </w:rPr>
              <w:delText>4.1.2</w:delText>
            </w:r>
            <w:r w:rsidRPr="00B473D9" w:rsidDel="00C242D3">
              <w:rPr>
                <w:rFonts w:ascii="Times New Roman" w:eastAsiaTheme="minorEastAsia" w:hAnsi="Times New Roman" w:cs="Times New Roman"/>
                <w:noProof/>
                <w:lang w:val="en-US" w:eastAsia="en-US"/>
              </w:rPr>
              <w:tab/>
            </w:r>
            <w:r w:rsidRPr="00B473D9" w:rsidDel="00C242D3">
              <w:rPr>
                <w:rStyle w:val="Hipervnculo"/>
                <w:rFonts w:ascii="Times New Roman" w:eastAsia="Times New Roman" w:hAnsi="Times New Roman" w:cs="Times New Roman"/>
                <w:noProof/>
              </w:rPr>
              <w:delText xml:space="preserve">Diseño e implementación del bloque ‘generación </w:delText>
            </w:r>
            <w:r w:rsidRPr="00B473D9" w:rsidDel="00C242D3">
              <w:rPr>
                <w:rStyle w:val="Hipervnculo"/>
                <w:rFonts w:ascii="Times New Roman" w:eastAsia="Times New Roman" w:hAnsi="Times New Roman" w:cs="Times New Roman"/>
                <w:i/>
                <w:noProof/>
              </w:rPr>
              <w:delText>nonce’</w:delText>
            </w:r>
            <w:r w:rsidRPr="00B473D9" w:rsidDel="00C242D3">
              <w:rPr>
                <w:rFonts w:ascii="Times New Roman" w:hAnsi="Times New Roman" w:cs="Times New Roman"/>
                <w:noProof/>
                <w:webHidden/>
              </w:rPr>
              <w:tab/>
              <w:delText>17</w:delText>
            </w:r>
          </w:del>
        </w:p>
        <w:p w14:paraId="72264420" w14:textId="23BFFE97" w:rsidR="00B7555E" w:rsidRPr="00B473D9" w:rsidDel="00C242D3" w:rsidRDefault="00B7555E">
          <w:pPr>
            <w:pStyle w:val="TDC3"/>
            <w:tabs>
              <w:tab w:val="left" w:pos="1320"/>
              <w:tab w:val="right" w:leader="dot" w:pos="8922"/>
            </w:tabs>
            <w:rPr>
              <w:del w:id="920" w:author="Maria Paola Fonseca Paez" w:date="2019-11-30T16:58:00Z"/>
              <w:rFonts w:ascii="Times New Roman" w:eastAsiaTheme="minorEastAsia" w:hAnsi="Times New Roman" w:cs="Times New Roman"/>
              <w:noProof/>
              <w:lang w:val="en-US" w:eastAsia="en-US"/>
            </w:rPr>
          </w:pPr>
          <w:del w:id="921" w:author="Maria Paola Fonseca Paez" w:date="2019-11-30T16:58:00Z">
            <w:r w:rsidRPr="00B473D9" w:rsidDel="00C242D3">
              <w:rPr>
                <w:rStyle w:val="Hipervnculo"/>
                <w:rFonts w:ascii="Times New Roman" w:eastAsia="Times New Roman" w:hAnsi="Times New Roman" w:cs="Times New Roman"/>
                <w:noProof/>
              </w:rPr>
              <w:delText>4.1.3</w:delText>
            </w:r>
            <w:r w:rsidRPr="00B473D9" w:rsidDel="00C242D3">
              <w:rPr>
                <w:rFonts w:ascii="Times New Roman" w:eastAsiaTheme="minorEastAsia" w:hAnsi="Times New Roman" w:cs="Times New Roman"/>
                <w:noProof/>
                <w:lang w:val="en-US" w:eastAsia="en-US"/>
              </w:rPr>
              <w:tab/>
            </w:r>
            <w:r w:rsidRPr="00B473D9" w:rsidDel="00C242D3">
              <w:rPr>
                <w:rStyle w:val="Hipervnculo"/>
                <w:rFonts w:ascii="Times New Roman" w:eastAsia="Times New Roman" w:hAnsi="Times New Roman" w:cs="Times New Roman"/>
                <w:noProof/>
              </w:rPr>
              <w:delText>Diseño e implementación del bloque ‘comunicación serial’</w:delText>
            </w:r>
            <w:r w:rsidRPr="00B473D9" w:rsidDel="00C242D3">
              <w:rPr>
                <w:rFonts w:ascii="Times New Roman" w:hAnsi="Times New Roman" w:cs="Times New Roman"/>
                <w:noProof/>
                <w:webHidden/>
              </w:rPr>
              <w:tab/>
              <w:delText>21</w:delText>
            </w:r>
          </w:del>
        </w:p>
        <w:p w14:paraId="41107CE8" w14:textId="0E02EA0D" w:rsidR="00B7555E" w:rsidRPr="00B473D9" w:rsidDel="00C242D3" w:rsidRDefault="00B7555E">
          <w:pPr>
            <w:pStyle w:val="TDC3"/>
            <w:tabs>
              <w:tab w:val="left" w:pos="1320"/>
              <w:tab w:val="right" w:leader="dot" w:pos="8922"/>
            </w:tabs>
            <w:rPr>
              <w:del w:id="922" w:author="Maria Paola Fonseca Paez" w:date="2019-11-30T16:58:00Z"/>
              <w:rFonts w:ascii="Times New Roman" w:eastAsiaTheme="minorEastAsia" w:hAnsi="Times New Roman" w:cs="Times New Roman"/>
              <w:noProof/>
              <w:lang w:val="en-US" w:eastAsia="en-US"/>
            </w:rPr>
          </w:pPr>
          <w:del w:id="923" w:author="Maria Paola Fonseca Paez" w:date="2019-11-30T16:58:00Z">
            <w:r w:rsidRPr="00B473D9" w:rsidDel="00C242D3">
              <w:rPr>
                <w:rStyle w:val="Hipervnculo"/>
                <w:rFonts w:ascii="Times New Roman" w:hAnsi="Times New Roman" w:cs="Times New Roman"/>
                <w:noProof/>
              </w:rPr>
              <w:delText>4.1.4</w:delText>
            </w:r>
            <w:r w:rsidRPr="00B473D9" w:rsidDel="00C242D3">
              <w:rPr>
                <w:rFonts w:ascii="Times New Roman" w:eastAsiaTheme="minorEastAsia" w:hAnsi="Times New Roman" w:cs="Times New Roman"/>
                <w:noProof/>
                <w:lang w:val="en-US" w:eastAsia="en-US"/>
              </w:rPr>
              <w:tab/>
            </w:r>
            <w:r w:rsidRPr="00B473D9" w:rsidDel="00C242D3">
              <w:rPr>
                <w:rStyle w:val="Hipervnculo"/>
                <w:rFonts w:ascii="Times New Roman" w:eastAsia="Times New Roman" w:hAnsi="Times New Roman" w:cs="Times New Roman"/>
                <w:noProof/>
              </w:rPr>
              <w:delText>Diseño e implementación del bloque ‘unidad de tiempo’</w:delText>
            </w:r>
            <w:r w:rsidRPr="00B473D9" w:rsidDel="00C242D3">
              <w:rPr>
                <w:rFonts w:ascii="Times New Roman" w:hAnsi="Times New Roman" w:cs="Times New Roman"/>
                <w:noProof/>
                <w:webHidden/>
              </w:rPr>
              <w:tab/>
              <w:delText>26</w:delText>
            </w:r>
          </w:del>
        </w:p>
        <w:p w14:paraId="30949EBC" w14:textId="1730A268" w:rsidR="00B7555E" w:rsidRPr="00B473D9" w:rsidDel="00C242D3" w:rsidRDefault="00B7555E">
          <w:pPr>
            <w:pStyle w:val="TDC3"/>
            <w:tabs>
              <w:tab w:val="left" w:pos="1320"/>
              <w:tab w:val="right" w:leader="dot" w:pos="8922"/>
            </w:tabs>
            <w:rPr>
              <w:del w:id="924" w:author="Maria Paola Fonseca Paez" w:date="2019-11-30T16:58:00Z"/>
              <w:rFonts w:ascii="Times New Roman" w:eastAsiaTheme="minorEastAsia" w:hAnsi="Times New Roman" w:cs="Times New Roman"/>
              <w:noProof/>
              <w:lang w:val="en-US" w:eastAsia="en-US"/>
            </w:rPr>
          </w:pPr>
          <w:del w:id="925" w:author="Maria Paola Fonseca Paez" w:date="2019-11-30T16:58:00Z">
            <w:r w:rsidRPr="00B473D9" w:rsidDel="00C242D3">
              <w:rPr>
                <w:rStyle w:val="Hipervnculo"/>
                <w:rFonts w:ascii="Times New Roman" w:eastAsia="Times New Roman" w:hAnsi="Times New Roman" w:cs="Times New Roman"/>
                <w:noProof/>
              </w:rPr>
              <w:delText>4.1.5</w:delText>
            </w:r>
            <w:r w:rsidRPr="00B473D9" w:rsidDel="00C242D3">
              <w:rPr>
                <w:rFonts w:ascii="Times New Roman" w:eastAsiaTheme="minorEastAsia" w:hAnsi="Times New Roman" w:cs="Times New Roman"/>
                <w:noProof/>
                <w:lang w:val="en-US" w:eastAsia="en-US"/>
              </w:rPr>
              <w:tab/>
            </w:r>
            <w:r w:rsidRPr="00B473D9" w:rsidDel="00C242D3">
              <w:rPr>
                <w:rStyle w:val="Hipervnculo"/>
                <w:rFonts w:ascii="Times New Roman" w:eastAsia="Times New Roman" w:hAnsi="Times New Roman" w:cs="Times New Roman"/>
                <w:noProof/>
              </w:rPr>
              <w:delText>Diseño e implementación del bloque ‘comparar ceros’</w:delText>
            </w:r>
            <w:r w:rsidRPr="00B473D9" w:rsidDel="00C242D3">
              <w:rPr>
                <w:rFonts w:ascii="Times New Roman" w:hAnsi="Times New Roman" w:cs="Times New Roman"/>
                <w:noProof/>
                <w:webHidden/>
              </w:rPr>
              <w:tab/>
              <w:delText>28</w:delText>
            </w:r>
          </w:del>
        </w:p>
        <w:p w14:paraId="509A4C97" w14:textId="2A118CE0" w:rsidR="00B7555E" w:rsidRPr="00B473D9" w:rsidDel="00C242D3" w:rsidRDefault="00B7555E">
          <w:pPr>
            <w:pStyle w:val="TDC3"/>
            <w:tabs>
              <w:tab w:val="left" w:pos="1320"/>
              <w:tab w:val="right" w:leader="dot" w:pos="8922"/>
            </w:tabs>
            <w:rPr>
              <w:del w:id="926" w:author="Maria Paola Fonseca Paez" w:date="2019-11-30T16:58:00Z"/>
              <w:rFonts w:ascii="Times New Roman" w:eastAsiaTheme="minorEastAsia" w:hAnsi="Times New Roman" w:cs="Times New Roman"/>
              <w:noProof/>
              <w:lang w:val="en-US" w:eastAsia="en-US"/>
            </w:rPr>
          </w:pPr>
          <w:del w:id="927" w:author="Maria Paola Fonseca Paez" w:date="2019-11-30T16:58:00Z">
            <w:r w:rsidRPr="00B473D9" w:rsidDel="00C242D3">
              <w:rPr>
                <w:rStyle w:val="Hipervnculo"/>
                <w:rFonts w:ascii="Times New Roman" w:hAnsi="Times New Roman" w:cs="Times New Roman"/>
                <w:noProof/>
              </w:rPr>
              <w:delText>4.1.6</w:delText>
            </w:r>
            <w:r w:rsidRPr="00B473D9" w:rsidDel="00C242D3">
              <w:rPr>
                <w:rFonts w:ascii="Times New Roman" w:eastAsiaTheme="minorEastAsia" w:hAnsi="Times New Roman" w:cs="Times New Roman"/>
                <w:noProof/>
                <w:lang w:val="en-US" w:eastAsia="en-US"/>
              </w:rPr>
              <w:tab/>
            </w:r>
            <w:r w:rsidRPr="00B473D9" w:rsidDel="00C242D3">
              <w:rPr>
                <w:rStyle w:val="Hipervnculo"/>
                <w:rFonts w:ascii="Times New Roman" w:eastAsia="Times New Roman" w:hAnsi="Times New Roman" w:cs="Times New Roman"/>
                <w:noProof/>
              </w:rPr>
              <w:delText>Diseño e implementación del bloque ‘control global’</w:delText>
            </w:r>
            <w:r w:rsidRPr="00B473D9" w:rsidDel="00C242D3">
              <w:rPr>
                <w:rFonts w:ascii="Times New Roman" w:hAnsi="Times New Roman" w:cs="Times New Roman"/>
                <w:noProof/>
                <w:webHidden/>
              </w:rPr>
              <w:tab/>
              <w:delText>28</w:delText>
            </w:r>
          </w:del>
        </w:p>
        <w:p w14:paraId="4A7922D5" w14:textId="071D20E1" w:rsidR="00B7555E" w:rsidRPr="00B473D9" w:rsidDel="00C242D3" w:rsidRDefault="00B7555E">
          <w:pPr>
            <w:pStyle w:val="TDC2"/>
            <w:tabs>
              <w:tab w:val="left" w:pos="880"/>
              <w:tab w:val="right" w:leader="dot" w:pos="8922"/>
            </w:tabs>
            <w:rPr>
              <w:del w:id="928" w:author="Maria Paola Fonseca Paez" w:date="2019-11-30T16:58:00Z"/>
              <w:rFonts w:ascii="Times New Roman" w:eastAsiaTheme="minorEastAsia" w:hAnsi="Times New Roman" w:cs="Times New Roman"/>
              <w:noProof/>
              <w:lang w:val="en-US" w:eastAsia="en-US"/>
            </w:rPr>
          </w:pPr>
          <w:del w:id="929" w:author="Maria Paola Fonseca Paez" w:date="2019-11-30T16:58:00Z">
            <w:r w:rsidRPr="00B473D9" w:rsidDel="00C242D3">
              <w:rPr>
                <w:rStyle w:val="Hipervnculo"/>
                <w:rFonts w:ascii="Times New Roman" w:eastAsia="Times New Roman" w:hAnsi="Times New Roman" w:cs="Times New Roman"/>
                <w:noProof/>
              </w:rPr>
              <w:delText>4.2</w:delText>
            </w:r>
            <w:r w:rsidRPr="00B473D9" w:rsidDel="00C242D3">
              <w:rPr>
                <w:rFonts w:ascii="Times New Roman" w:eastAsiaTheme="minorEastAsia" w:hAnsi="Times New Roman" w:cs="Times New Roman"/>
                <w:noProof/>
                <w:lang w:val="en-US" w:eastAsia="en-US"/>
              </w:rPr>
              <w:tab/>
            </w:r>
            <w:r w:rsidRPr="00B473D9" w:rsidDel="00C242D3">
              <w:rPr>
                <w:rStyle w:val="Hipervnculo"/>
                <w:rFonts w:ascii="Times New Roman" w:eastAsia="Times New Roman" w:hAnsi="Times New Roman" w:cs="Times New Roman"/>
                <w:noProof/>
              </w:rPr>
              <w:delText>ASIC miner - VARIACIÓN</w:delText>
            </w:r>
            <w:r w:rsidRPr="00B473D9" w:rsidDel="00C242D3">
              <w:rPr>
                <w:rFonts w:ascii="Times New Roman" w:hAnsi="Times New Roman" w:cs="Times New Roman"/>
                <w:noProof/>
                <w:webHidden/>
              </w:rPr>
              <w:tab/>
              <w:delText>30</w:delText>
            </w:r>
          </w:del>
        </w:p>
        <w:p w14:paraId="243A2763" w14:textId="52B0315F" w:rsidR="00B7555E" w:rsidRPr="00B473D9" w:rsidDel="00C242D3" w:rsidRDefault="00B7555E">
          <w:pPr>
            <w:pStyle w:val="TDC3"/>
            <w:tabs>
              <w:tab w:val="left" w:pos="1320"/>
              <w:tab w:val="right" w:leader="dot" w:pos="8922"/>
            </w:tabs>
            <w:rPr>
              <w:del w:id="930" w:author="Maria Paola Fonseca Paez" w:date="2019-11-30T16:58:00Z"/>
              <w:rFonts w:ascii="Times New Roman" w:eastAsiaTheme="minorEastAsia" w:hAnsi="Times New Roman" w:cs="Times New Roman"/>
              <w:noProof/>
              <w:lang w:val="en-US" w:eastAsia="en-US"/>
            </w:rPr>
          </w:pPr>
          <w:del w:id="931" w:author="Maria Paola Fonseca Paez" w:date="2019-11-30T16:58:00Z">
            <w:r w:rsidRPr="00B473D9" w:rsidDel="00C242D3">
              <w:rPr>
                <w:rStyle w:val="Hipervnculo"/>
                <w:rFonts w:ascii="Times New Roman" w:eastAsia="Times New Roman" w:hAnsi="Times New Roman" w:cs="Times New Roman"/>
                <w:noProof/>
              </w:rPr>
              <w:delText>4.2.1</w:delText>
            </w:r>
            <w:r w:rsidRPr="00B473D9" w:rsidDel="00C242D3">
              <w:rPr>
                <w:rFonts w:ascii="Times New Roman" w:eastAsiaTheme="minorEastAsia" w:hAnsi="Times New Roman" w:cs="Times New Roman"/>
                <w:noProof/>
                <w:lang w:val="en-US" w:eastAsia="en-US"/>
              </w:rPr>
              <w:tab/>
            </w:r>
            <w:r w:rsidRPr="00B473D9" w:rsidDel="00C242D3">
              <w:rPr>
                <w:rStyle w:val="Hipervnculo"/>
                <w:rFonts w:ascii="Times New Roman" w:eastAsia="Times New Roman" w:hAnsi="Times New Roman" w:cs="Times New Roman"/>
                <w:noProof/>
              </w:rPr>
              <w:delText>Planeamiento y variaciones para la implementación de las unidades de minado</w:delText>
            </w:r>
            <w:r w:rsidRPr="00B473D9" w:rsidDel="00C242D3">
              <w:rPr>
                <w:rFonts w:ascii="Times New Roman" w:hAnsi="Times New Roman" w:cs="Times New Roman"/>
                <w:noProof/>
                <w:webHidden/>
              </w:rPr>
              <w:tab/>
              <w:delText>32</w:delText>
            </w:r>
          </w:del>
        </w:p>
        <w:p w14:paraId="6605CAEB" w14:textId="3933AF54" w:rsidR="00B7555E" w:rsidRPr="00B473D9" w:rsidDel="00C242D3" w:rsidRDefault="00B7555E">
          <w:pPr>
            <w:pStyle w:val="TDC3"/>
            <w:tabs>
              <w:tab w:val="left" w:pos="1320"/>
              <w:tab w:val="right" w:leader="dot" w:pos="8922"/>
            </w:tabs>
            <w:rPr>
              <w:del w:id="932" w:author="Maria Paola Fonseca Paez" w:date="2019-11-30T16:58:00Z"/>
              <w:rFonts w:ascii="Times New Roman" w:eastAsiaTheme="minorEastAsia" w:hAnsi="Times New Roman" w:cs="Times New Roman"/>
              <w:noProof/>
              <w:lang w:val="en-US" w:eastAsia="en-US"/>
            </w:rPr>
          </w:pPr>
          <w:del w:id="933" w:author="Maria Paola Fonseca Paez" w:date="2019-11-30T16:58:00Z">
            <w:r w:rsidRPr="00B473D9" w:rsidDel="00C242D3">
              <w:rPr>
                <w:rStyle w:val="Hipervnculo"/>
                <w:rFonts w:ascii="Times New Roman" w:eastAsia="Times New Roman" w:hAnsi="Times New Roman" w:cs="Times New Roman"/>
                <w:noProof/>
              </w:rPr>
              <w:delText>4.2.2</w:delText>
            </w:r>
            <w:r w:rsidRPr="00B473D9" w:rsidDel="00C242D3">
              <w:rPr>
                <w:rFonts w:ascii="Times New Roman" w:eastAsiaTheme="minorEastAsia" w:hAnsi="Times New Roman" w:cs="Times New Roman"/>
                <w:noProof/>
                <w:lang w:val="en-US" w:eastAsia="en-US"/>
              </w:rPr>
              <w:tab/>
            </w:r>
            <w:r w:rsidRPr="00B473D9" w:rsidDel="00C242D3">
              <w:rPr>
                <w:rStyle w:val="Hipervnculo"/>
                <w:rFonts w:ascii="Times New Roman" w:eastAsia="Times New Roman" w:hAnsi="Times New Roman" w:cs="Times New Roman"/>
                <w:noProof/>
              </w:rPr>
              <w:delText>Diseño e implementación del bloque ‘out select’</w:delText>
            </w:r>
            <w:r w:rsidRPr="00B473D9" w:rsidDel="00C242D3">
              <w:rPr>
                <w:rFonts w:ascii="Times New Roman" w:hAnsi="Times New Roman" w:cs="Times New Roman"/>
                <w:noProof/>
                <w:webHidden/>
              </w:rPr>
              <w:tab/>
              <w:delText>33</w:delText>
            </w:r>
          </w:del>
        </w:p>
        <w:p w14:paraId="07467DEE" w14:textId="75AD6C31" w:rsidR="00B7555E" w:rsidRPr="00B473D9" w:rsidDel="00C242D3" w:rsidRDefault="00B7555E">
          <w:pPr>
            <w:pStyle w:val="TDC3"/>
            <w:tabs>
              <w:tab w:val="left" w:pos="1320"/>
              <w:tab w:val="right" w:leader="dot" w:pos="8922"/>
            </w:tabs>
            <w:rPr>
              <w:del w:id="934" w:author="Maria Paola Fonseca Paez" w:date="2019-11-30T16:58:00Z"/>
              <w:rFonts w:ascii="Times New Roman" w:eastAsiaTheme="minorEastAsia" w:hAnsi="Times New Roman" w:cs="Times New Roman"/>
              <w:noProof/>
              <w:lang w:val="en-US" w:eastAsia="en-US"/>
            </w:rPr>
          </w:pPr>
          <w:del w:id="935" w:author="Maria Paola Fonseca Paez" w:date="2019-11-30T16:58:00Z">
            <w:r w:rsidRPr="00B473D9" w:rsidDel="00C242D3">
              <w:rPr>
                <w:rStyle w:val="Hipervnculo"/>
                <w:rFonts w:ascii="Times New Roman" w:eastAsia="Times New Roman" w:hAnsi="Times New Roman" w:cs="Times New Roman"/>
                <w:noProof/>
              </w:rPr>
              <w:delText>4.2.3</w:delText>
            </w:r>
            <w:r w:rsidRPr="00B473D9" w:rsidDel="00C242D3">
              <w:rPr>
                <w:rFonts w:ascii="Times New Roman" w:eastAsiaTheme="minorEastAsia" w:hAnsi="Times New Roman" w:cs="Times New Roman"/>
                <w:noProof/>
                <w:lang w:val="en-US" w:eastAsia="en-US"/>
              </w:rPr>
              <w:tab/>
            </w:r>
            <w:r w:rsidRPr="00B473D9" w:rsidDel="00C242D3">
              <w:rPr>
                <w:rStyle w:val="Hipervnculo"/>
                <w:rFonts w:ascii="Times New Roman" w:eastAsia="Times New Roman" w:hAnsi="Times New Roman" w:cs="Times New Roman"/>
                <w:noProof/>
              </w:rPr>
              <w:delText>Diseño e implementación del bloque ‘output sel’</w:delText>
            </w:r>
            <w:r w:rsidRPr="00B473D9" w:rsidDel="00C242D3">
              <w:rPr>
                <w:rFonts w:ascii="Times New Roman" w:hAnsi="Times New Roman" w:cs="Times New Roman"/>
                <w:noProof/>
                <w:webHidden/>
              </w:rPr>
              <w:tab/>
              <w:delText>34</w:delText>
            </w:r>
          </w:del>
        </w:p>
        <w:p w14:paraId="3659BDCC" w14:textId="67A81A8C" w:rsidR="00B7555E" w:rsidRPr="00B473D9" w:rsidDel="00C242D3" w:rsidRDefault="00B7555E">
          <w:pPr>
            <w:pStyle w:val="TDC3"/>
            <w:tabs>
              <w:tab w:val="left" w:pos="1320"/>
              <w:tab w:val="right" w:leader="dot" w:pos="8922"/>
            </w:tabs>
            <w:rPr>
              <w:del w:id="936" w:author="Maria Paola Fonseca Paez" w:date="2019-11-30T16:58:00Z"/>
              <w:rFonts w:ascii="Times New Roman" w:eastAsiaTheme="minorEastAsia" w:hAnsi="Times New Roman" w:cs="Times New Roman"/>
              <w:noProof/>
              <w:lang w:val="en-US" w:eastAsia="en-US"/>
            </w:rPr>
          </w:pPr>
          <w:del w:id="937" w:author="Maria Paola Fonseca Paez" w:date="2019-11-30T16:58:00Z">
            <w:r w:rsidRPr="00B473D9" w:rsidDel="00C242D3">
              <w:rPr>
                <w:rStyle w:val="Hipervnculo"/>
                <w:rFonts w:ascii="Times New Roman" w:hAnsi="Times New Roman" w:cs="Times New Roman"/>
                <w:noProof/>
              </w:rPr>
              <w:delText>4.2.4</w:delText>
            </w:r>
            <w:r w:rsidRPr="00B473D9" w:rsidDel="00C242D3">
              <w:rPr>
                <w:rFonts w:ascii="Times New Roman" w:eastAsiaTheme="minorEastAsia" w:hAnsi="Times New Roman" w:cs="Times New Roman"/>
                <w:noProof/>
                <w:lang w:val="en-US" w:eastAsia="en-US"/>
              </w:rPr>
              <w:tab/>
            </w:r>
            <w:r w:rsidRPr="00B473D9" w:rsidDel="00C242D3">
              <w:rPr>
                <w:rStyle w:val="Hipervnculo"/>
                <w:rFonts w:ascii="Times New Roman" w:eastAsia="Times New Roman" w:hAnsi="Times New Roman" w:cs="Times New Roman"/>
                <w:noProof/>
              </w:rPr>
              <w:delText>Diseño e implementación del bloque ‘control global’ para la variación</w:delText>
            </w:r>
            <w:r w:rsidRPr="00B473D9" w:rsidDel="00C242D3">
              <w:rPr>
                <w:rFonts w:ascii="Times New Roman" w:hAnsi="Times New Roman" w:cs="Times New Roman"/>
                <w:noProof/>
                <w:webHidden/>
              </w:rPr>
              <w:tab/>
              <w:delText>35</w:delText>
            </w:r>
          </w:del>
        </w:p>
        <w:p w14:paraId="2BD306A3" w14:textId="25841A6C" w:rsidR="00B7555E" w:rsidRPr="00B473D9" w:rsidDel="00C242D3" w:rsidRDefault="00B7555E">
          <w:pPr>
            <w:pStyle w:val="TDC2"/>
            <w:tabs>
              <w:tab w:val="left" w:pos="880"/>
              <w:tab w:val="right" w:leader="dot" w:pos="8922"/>
            </w:tabs>
            <w:rPr>
              <w:del w:id="938" w:author="Maria Paola Fonseca Paez" w:date="2019-11-30T16:58:00Z"/>
              <w:rFonts w:ascii="Times New Roman" w:eastAsiaTheme="minorEastAsia" w:hAnsi="Times New Roman" w:cs="Times New Roman"/>
              <w:noProof/>
              <w:lang w:val="en-US" w:eastAsia="en-US"/>
            </w:rPr>
          </w:pPr>
          <w:del w:id="939" w:author="Maria Paola Fonseca Paez" w:date="2019-11-30T16:58:00Z">
            <w:r w:rsidRPr="00B473D9" w:rsidDel="00C242D3">
              <w:rPr>
                <w:rStyle w:val="Hipervnculo"/>
                <w:rFonts w:ascii="Times New Roman" w:eastAsia="Times New Roman" w:hAnsi="Times New Roman" w:cs="Times New Roman"/>
                <w:noProof/>
              </w:rPr>
              <w:delText>4.3</w:delText>
            </w:r>
            <w:r w:rsidRPr="00B473D9" w:rsidDel="00C242D3">
              <w:rPr>
                <w:rFonts w:ascii="Times New Roman" w:eastAsiaTheme="minorEastAsia" w:hAnsi="Times New Roman" w:cs="Times New Roman"/>
                <w:noProof/>
                <w:lang w:val="en-US" w:eastAsia="en-US"/>
              </w:rPr>
              <w:tab/>
            </w:r>
            <w:r w:rsidRPr="00B473D9" w:rsidDel="00C242D3">
              <w:rPr>
                <w:rStyle w:val="Hipervnculo"/>
                <w:rFonts w:ascii="Times New Roman" w:eastAsia="Times New Roman" w:hAnsi="Times New Roman" w:cs="Times New Roman"/>
                <w:noProof/>
              </w:rPr>
              <w:delText>SOFTWARE</w:delText>
            </w:r>
            <w:r w:rsidRPr="00B473D9" w:rsidDel="00C242D3">
              <w:rPr>
                <w:rFonts w:ascii="Times New Roman" w:hAnsi="Times New Roman" w:cs="Times New Roman"/>
                <w:noProof/>
                <w:webHidden/>
              </w:rPr>
              <w:tab/>
              <w:delText>36</w:delText>
            </w:r>
          </w:del>
        </w:p>
        <w:p w14:paraId="59B278A6" w14:textId="521EF222" w:rsidR="00B7555E" w:rsidRPr="00B473D9" w:rsidDel="00C242D3" w:rsidRDefault="00B7555E">
          <w:pPr>
            <w:pStyle w:val="TDC1"/>
            <w:tabs>
              <w:tab w:val="left" w:pos="440"/>
            </w:tabs>
            <w:rPr>
              <w:del w:id="940" w:author="Maria Paola Fonseca Paez" w:date="2019-11-30T16:58:00Z"/>
              <w:rFonts w:ascii="Times New Roman" w:eastAsiaTheme="minorEastAsia" w:hAnsi="Times New Roman" w:cs="Times New Roman"/>
              <w:noProof/>
              <w:lang w:val="en-US" w:eastAsia="en-US"/>
            </w:rPr>
          </w:pPr>
          <w:del w:id="941" w:author="Maria Paola Fonseca Paez" w:date="2019-11-30T16:58:00Z">
            <w:r w:rsidRPr="00B473D9" w:rsidDel="00C242D3">
              <w:rPr>
                <w:rStyle w:val="Hipervnculo"/>
                <w:rFonts w:ascii="Times New Roman" w:eastAsia="Times New Roman" w:hAnsi="Times New Roman" w:cs="Times New Roman"/>
                <w:noProof/>
              </w:rPr>
              <w:delText>5</w:delText>
            </w:r>
            <w:r w:rsidRPr="00B473D9" w:rsidDel="00C242D3">
              <w:rPr>
                <w:rFonts w:ascii="Times New Roman" w:eastAsiaTheme="minorEastAsia" w:hAnsi="Times New Roman" w:cs="Times New Roman"/>
                <w:noProof/>
                <w:lang w:val="en-US" w:eastAsia="en-US"/>
              </w:rPr>
              <w:tab/>
            </w:r>
            <w:r w:rsidRPr="00B473D9" w:rsidDel="00C242D3">
              <w:rPr>
                <w:rStyle w:val="Hipervnculo"/>
                <w:rFonts w:ascii="Times New Roman" w:eastAsia="Times New Roman" w:hAnsi="Times New Roman" w:cs="Times New Roman"/>
                <w:noProof/>
              </w:rPr>
              <w:delText>PROTOCOLO DE PRUEBAS</w:delText>
            </w:r>
            <w:r w:rsidRPr="00B473D9" w:rsidDel="00C242D3">
              <w:rPr>
                <w:rFonts w:ascii="Times New Roman" w:hAnsi="Times New Roman" w:cs="Times New Roman"/>
                <w:noProof/>
                <w:webHidden/>
              </w:rPr>
              <w:tab/>
              <w:delText>39</w:delText>
            </w:r>
          </w:del>
        </w:p>
        <w:p w14:paraId="2ECB658D" w14:textId="441A66AB" w:rsidR="00B7555E" w:rsidRPr="00B473D9" w:rsidDel="00C242D3" w:rsidRDefault="00B7555E">
          <w:pPr>
            <w:pStyle w:val="TDC1"/>
            <w:tabs>
              <w:tab w:val="left" w:pos="440"/>
            </w:tabs>
            <w:rPr>
              <w:del w:id="942" w:author="Maria Paola Fonseca Paez" w:date="2019-11-30T16:58:00Z"/>
              <w:rFonts w:ascii="Times New Roman" w:eastAsiaTheme="minorEastAsia" w:hAnsi="Times New Roman" w:cs="Times New Roman"/>
              <w:noProof/>
              <w:lang w:val="en-US" w:eastAsia="en-US"/>
            </w:rPr>
          </w:pPr>
          <w:del w:id="943" w:author="Maria Paola Fonseca Paez" w:date="2019-11-30T16:58:00Z">
            <w:r w:rsidRPr="00B473D9" w:rsidDel="00C242D3">
              <w:rPr>
                <w:rStyle w:val="Hipervnculo"/>
                <w:rFonts w:ascii="Times New Roman" w:eastAsia="Times New Roman" w:hAnsi="Times New Roman" w:cs="Times New Roman"/>
                <w:noProof/>
              </w:rPr>
              <w:delText>6</w:delText>
            </w:r>
            <w:r w:rsidRPr="00B473D9" w:rsidDel="00C242D3">
              <w:rPr>
                <w:rFonts w:ascii="Times New Roman" w:eastAsiaTheme="minorEastAsia" w:hAnsi="Times New Roman" w:cs="Times New Roman"/>
                <w:noProof/>
                <w:lang w:val="en-US" w:eastAsia="en-US"/>
              </w:rPr>
              <w:tab/>
            </w:r>
            <w:r w:rsidRPr="00B473D9" w:rsidDel="00C242D3">
              <w:rPr>
                <w:rStyle w:val="Hipervnculo"/>
                <w:rFonts w:ascii="Times New Roman" w:eastAsia="Times New Roman" w:hAnsi="Times New Roman" w:cs="Times New Roman"/>
                <w:noProof/>
              </w:rPr>
              <w:delText>ANÁLISIS DE RESULTADOS</w:delText>
            </w:r>
            <w:r w:rsidRPr="00B473D9" w:rsidDel="00C242D3">
              <w:rPr>
                <w:rFonts w:ascii="Times New Roman" w:hAnsi="Times New Roman" w:cs="Times New Roman"/>
                <w:noProof/>
                <w:webHidden/>
              </w:rPr>
              <w:tab/>
              <w:delText>42</w:delText>
            </w:r>
          </w:del>
        </w:p>
        <w:p w14:paraId="4C03A59E" w14:textId="314AAE46" w:rsidR="00B7555E" w:rsidRPr="00B473D9" w:rsidDel="00C242D3" w:rsidRDefault="00B7555E">
          <w:pPr>
            <w:pStyle w:val="TDC1"/>
            <w:tabs>
              <w:tab w:val="left" w:pos="440"/>
            </w:tabs>
            <w:rPr>
              <w:del w:id="944" w:author="Maria Paola Fonseca Paez" w:date="2019-11-30T16:58:00Z"/>
              <w:rFonts w:ascii="Times New Roman" w:eastAsiaTheme="minorEastAsia" w:hAnsi="Times New Roman" w:cs="Times New Roman"/>
              <w:noProof/>
              <w:lang w:val="en-US" w:eastAsia="en-US"/>
            </w:rPr>
          </w:pPr>
          <w:del w:id="945" w:author="Maria Paola Fonseca Paez" w:date="2019-11-30T16:58:00Z">
            <w:r w:rsidRPr="00B473D9" w:rsidDel="00C242D3">
              <w:rPr>
                <w:rStyle w:val="Hipervnculo"/>
                <w:rFonts w:ascii="Times New Roman" w:eastAsia="Times New Roman" w:hAnsi="Times New Roman" w:cs="Times New Roman"/>
                <w:noProof/>
              </w:rPr>
              <w:delText>7</w:delText>
            </w:r>
            <w:r w:rsidRPr="00B473D9" w:rsidDel="00C242D3">
              <w:rPr>
                <w:rFonts w:ascii="Times New Roman" w:eastAsiaTheme="minorEastAsia" w:hAnsi="Times New Roman" w:cs="Times New Roman"/>
                <w:noProof/>
                <w:lang w:val="en-US" w:eastAsia="en-US"/>
              </w:rPr>
              <w:tab/>
            </w:r>
            <w:r w:rsidRPr="00B473D9" w:rsidDel="00C242D3">
              <w:rPr>
                <w:rStyle w:val="Hipervnculo"/>
                <w:rFonts w:ascii="Times New Roman" w:eastAsia="Times New Roman" w:hAnsi="Times New Roman" w:cs="Times New Roman"/>
                <w:noProof/>
              </w:rPr>
              <w:delText>CONCLUSIONES Y RECOMENDACIONES</w:delText>
            </w:r>
            <w:r w:rsidRPr="00B473D9" w:rsidDel="00C242D3">
              <w:rPr>
                <w:rFonts w:ascii="Times New Roman" w:hAnsi="Times New Roman" w:cs="Times New Roman"/>
                <w:noProof/>
                <w:webHidden/>
              </w:rPr>
              <w:tab/>
              <w:delText>42</w:delText>
            </w:r>
          </w:del>
        </w:p>
        <w:p w14:paraId="42F57E9B" w14:textId="5264D129" w:rsidR="00B7555E" w:rsidRPr="00B473D9" w:rsidDel="00C242D3" w:rsidRDefault="00B7555E">
          <w:pPr>
            <w:pStyle w:val="TDC1"/>
            <w:tabs>
              <w:tab w:val="left" w:pos="440"/>
            </w:tabs>
            <w:rPr>
              <w:del w:id="946" w:author="Maria Paola Fonseca Paez" w:date="2019-11-30T16:58:00Z"/>
              <w:rFonts w:ascii="Times New Roman" w:eastAsiaTheme="minorEastAsia" w:hAnsi="Times New Roman" w:cs="Times New Roman"/>
              <w:noProof/>
              <w:lang w:val="en-US" w:eastAsia="en-US"/>
            </w:rPr>
          </w:pPr>
          <w:del w:id="947" w:author="Maria Paola Fonseca Paez" w:date="2019-11-30T16:58:00Z">
            <w:r w:rsidRPr="00B473D9" w:rsidDel="00C242D3">
              <w:rPr>
                <w:rStyle w:val="Hipervnculo"/>
                <w:rFonts w:ascii="Times New Roman" w:hAnsi="Times New Roman" w:cs="Times New Roman"/>
                <w:noProof/>
              </w:rPr>
              <w:delText>8</w:delText>
            </w:r>
            <w:r w:rsidRPr="00B473D9" w:rsidDel="00C242D3">
              <w:rPr>
                <w:rFonts w:ascii="Times New Roman" w:eastAsiaTheme="minorEastAsia" w:hAnsi="Times New Roman" w:cs="Times New Roman"/>
                <w:noProof/>
                <w:lang w:val="en-US" w:eastAsia="en-US"/>
              </w:rPr>
              <w:tab/>
            </w:r>
            <w:r w:rsidRPr="00B473D9" w:rsidDel="00C242D3">
              <w:rPr>
                <w:rStyle w:val="Hipervnculo"/>
                <w:rFonts w:ascii="Times New Roman" w:eastAsia="Times New Roman" w:hAnsi="Times New Roman" w:cs="Times New Roman"/>
                <w:noProof/>
              </w:rPr>
              <w:delText>BIBLIOGRAFÍA</w:delText>
            </w:r>
            <w:r w:rsidRPr="00B473D9" w:rsidDel="00C242D3">
              <w:rPr>
                <w:rFonts w:ascii="Times New Roman" w:hAnsi="Times New Roman" w:cs="Times New Roman"/>
                <w:noProof/>
                <w:webHidden/>
              </w:rPr>
              <w:tab/>
              <w:delText>43</w:delText>
            </w:r>
          </w:del>
        </w:p>
        <w:p w14:paraId="5F06E2D6" w14:textId="047F6234" w:rsidR="00B7555E" w:rsidRPr="00B473D9" w:rsidDel="00C242D3" w:rsidRDefault="00B7555E">
          <w:pPr>
            <w:pStyle w:val="TDC1"/>
            <w:tabs>
              <w:tab w:val="left" w:pos="440"/>
            </w:tabs>
            <w:rPr>
              <w:del w:id="948" w:author="Maria Paola Fonseca Paez" w:date="2019-11-30T16:58:00Z"/>
              <w:rFonts w:ascii="Times New Roman" w:eastAsiaTheme="minorEastAsia" w:hAnsi="Times New Roman" w:cs="Times New Roman"/>
              <w:noProof/>
              <w:lang w:val="en-US" w:eastAsia="en-US"/>
            </w:rPr>
          </w:pPr>
          <w:del w:id="949" w:author="Maria Paola Fonseca Paez" w:date="2019-11-30T16:58:00Z">
            <w:r w:rsidRPr="00B473D9" w:rsidDel="00C242D3">
              <w:rPr>
                <w:rStyle w:val="Hipervnculo"/>
                <w:rFonts w:ascii="Times New Roman" w:eastAsia="Times New Roman" w:hAnsi="Times New Roman" w:cs="Times New Roman"/>
                <w:noProof/>
              </w:rPr>
              <w:delText>9</w:delText>
            </w:r>
            <w:r w:rsidRPr="00B473D9" w:rsidDel="00C242D3">
              <w:rPr>
                <w:rFonts w:ascii="Times New Roman" w:eastAsiaTheme="minorEastAsia" w:hAnsi="Times New Roman" w:cs="Times New Roman"/>
                <w:noProof/>
                <w:lang w:val="en-US" w:eastAsia="en-US"/>
              </w:rPr>
              <w:tab/>
            </w:r>
            <w:r w:rsidRPr="00B473D9" w:rsidDel="00C242D3">
              <w:rPr>
                <w:rStyle w:val="Hipervnculo"/>
                <w:rFonts w:ascii="Times New Roman" w:eastAsia="Times New Roman" w:hAnsi="Times New Roman" w:cs="Times New Roman"/>
                <w:noProof/>
              </w:rPr>
              <w:delText>ANEXOS</w:delText>
            </w:r>
            <w:r w:rsidRPr="00B473D9" w:rsidDel="00C242D3">
              <w:rPr>
                <w:rFonts w:ascii="Times New Roman" w:hAnsi="Times New Roman" w:cs="Times New Roman"/>
                <w:noProof/>
                <w:webHidden/>
              </w:rPr>
              <w:tab/>
              <w:delText>44</w:delText>
            </w:r>
          </w:del>
        </w:p>
        <w:p w14:paraId="2478BDD4" w14:textId="3B0C74D9" w:rsidR="00B7555E" w:rsidRDefault="00B7555E">
          <w:r w:rsidRPr="00B473D9">
            <w:rPr>
              <w:rFonts w:ascii="Times New Roman" w:hAnsi="Times New Roman" w:cs="Times New Roman"/>
              <w:bCs/>
              <w:noProof/>
              <w:rPrChange w:id="950" w:author="Maria Paola Fonseca Paez" w:date="2019-11-30T17:38:00Z">
                <w:rPr>
                  <w:b/>
                  <w:bCs/>
                  <w:noProof/>
                </w:rPr>
              </w:rPrChange>
            </w:rPr>
            <w:fldChar w:fldCharType="end"/>
          </w:r>
        </w:p>
      </w:sdtContent>
    </w:sdt>
    <w:p w14:paraId="6376A9CC" w14:textId="77777777" w:rsidR="00714E5C" w:rsidRPr="009C09D9" w:rsidRDefault="00714E5C">
      <w:pPr>
        <w:rPr>
          <w:rFonts w:ascii="Times New Roman" w:eastAsia="Times New Roman" w:hAnsi="Times New Roman" w:cs="Times New Roman"/>
          <w:sz w:val="18"/>
          <w:szCs w:val="18"/>
        </w:rPr>
      </w:pPr>
    </w:p>
    <w:p w14:paraId="5A5CF5A9" w14:textId="77777777" w:rsidR="00714E5C" w:rsidRPr="009C09D9" w:rsidRDefault="00714E5C">
      <w:pPr>
        <w:rPr>
          <w:rFonts w:ascii="Times New Roman" w:eastAsia="Times New Roman" w:hAnsi="Times New Roman" w:cs="Times New Roman"/>
          <w:sz w:val="18"/>
          <w:szCs w:val="18"/>
        </w:rPr>
      </w:pPr>
    </w:p>
    <w:p w14:paraId="3B494C95" w14:textId="77777777" w:rsidR="00714E5C" w:rsidRPr="009C09D9" w:rsidRDefault="00714E5C">
      <w:pPr>
        <w:rPr>
          <w:rFonts w:ascii="Times New Roman" w:eastAsia="Times New Roman" w:hAnsi="Times New Roman" w:cs="Times New Roman"/>
          <w:sz w:val="18"/>
          <w:szCs w:val="18"/>
        </w:rPr>
      </w:pPr>
    </w:p>
    <w:p w14:paraId="060BB118" w14:textId="77777777" w:rsidR="00714E5C" w:rsidRPr="009C09D9" w:rsidRDefault="00714E5C">
      <w:pPr>
        <w:rPr>
          <w:rFonts w:ascii="Times New Roman" w:eastAsia="Times New Roman" w:hAnsi="Times New Roman" w:cs="Times New Roman"/>
          <w:sz w:val="18"/>
          <w:szCs w:val="18"/>
        </w:rPr>
      </w:pPr>
    </w:p>
    <w:p w14:paraId="0995ABB5" w14:textId="77777777" w:rsidR="00714E5C" w:rsidRPr="009C09D9" w:rsidRDefault="00714E5C">
      <w:pPr>
        <w:rPr>
          <w:rFonts w:ascii="Times New Roman" w:eastAsia="Times New Roman" w:hAnsi="Times New Roman" w:cs="Times New Roman"/>
          <w:sz w:val="18"/>
          <w:szCs w:val="18"/>
        </w:rPr>
      </w:pPr>
    </w:p>
    <w:p w14:paraId="4DE8E4E4" w14:textId="77777777" w:rsidR="00714E5C" w:rsidRPr="009C09D9" w:rsidRDefault="00714E5C">
      <w:pPr>
        <w:rPr>
          <w:rFonts w:ascii="Times New Roman" w:eastAsia="Times New Roman" w:hAnsi="Times New Roman" w:cs="Times New Roman"/>
          <w:sz w:val="18"/>
          <w:szCs w:val="18"/>
        </w:rPr>
      </w:pPr>
    </w:p>
    <w:p w14:paraId="7AA1EA1F" w14:textId="77777777" w:rsidR="00714E5C" w:rsidRPr="009C09D9" w:rsidRDefault="00714E5C">
      <w:pPr>
        <w:rPr>
          <w:rFonts w:ascii="Times New Roman" w:eastAsia="Times New Roman" w:hAnsi="Times New Roman" w:cs="Times New Roman"/>
          <w:sz w:val="18"/>
          <w:szCs w:val="18"/>
        </w:rPr>
      </w:pPr>
    </w:p>
    <w:p w14:paraId="309FABA9" w14:textId="77777777" w:rsidR="00714E5C" w:rsidRPr="009C09D9" w:rsidRDefault="00714E5C">
      <w:pPr>
        <w:rPr>
          <w:rFonts w:ascii="Times New Roman" w:eastAsia="Times New Roman" w:hAnsi="Times New Roman" w:cs="Times New Roman"/>
          <w:sz w:val="18"/>
          <w:szCs w:val="18"/>
        </w:rPr>
      </w:pPr>
    </w:p>
    <w:p w14:paraId="78894ABB" w14:textId="77777777" w:rsidR="00714E5C" w:rsidRPr="009C09D9" w:rsidRDefault="00714E5C">
      <w:pPr>
        <w:rPr>
          <w:rFonts w:ascii="Times New Roman" w:eastAsia="Times New Roman" w:hAnsi="Times New Roman" w:cs="Times New Roman"/>
          <w:sz w:val="18"/>
          <w:szCs w:val="18"/>
        </w:rPr>
      </w:pPr>
    </w:p>
    <w:p w14:paraId="4604EE0E" w14:textId="77777777" w:rsidR="00714E5C" w:rsidRPr="009C09D9" w:rsidRDefault="00714E5C">
      <w:pPr>
        <w:rPr>
          <w:rFonts w:ascii="Times New Roman" w:eastAsia="Times New Roman" w:hAnsi="Times New Roman" w:cs="Times New Roman"/>
          <w:sz w:val="18"/>
          <w:szCs w:val="18"/>
        </w:rPr>
      </w:pPr>
    </w:p>
    <w:p w14:paraId="462D6E52" w14:textId="77777777" w:rsidR="00714E5C" w:rsidRPr="009C09D9" w:rsidRDefault="00714E5C">
      <w:pPr>
        <w:rPr>
          <w:rFonts w:ascii="Times New Roman" w:eastAsia="Times New Roman" w:hAnsi="Times New Roman" w:cs="Times New Roman"/>
          <w:sz w:val="18"/>
          <w:szCs w:val="18"/>
        </w:rPr>
      </w:pPr>
    </w:p>
    <w:p w14:paraId="57EE1475" w14:textId="77777777" w:rsidR="00714E5C" w:rsidRPr="009C09D9" w:rsidRDefault="00714E5C">
      <w:pPr>
        <w:rPr>
          <w:rFonts w:ascii="Times New Roman" w:eastAsia="Times New Roman" w:hAnsi="Times New Roman" w:cs="Times New Roman"/>
          <w:sz w:val="18"/>
          <w:szCs w:val="18"/>
        </w:rPr>
      </w:pPr>
    </w:p>
    <w:p w14:paraId="6393B015" w14:textId="71CEBA95" w:rsidR="00714E5C" w:rsidRPr="00B473D9" w:rsidDel="00B473D9" w:rsidRDefault="00B473D9" w:rsidP="00B7555E">
      <w:pPr>
        <w:pStyle w:val="Ttulo1"/>
        <w:rPr>
          <w:ins w:id="951" w:author="Maria Paola Fonseca Paez" w:date="2019-11-30T17:38:00Z"/>
          <w:del w:id="952" w:author="Maria Paola Fonseca Paez" w:date="2019-11-30T17:38:00Z"/>
          <w:rStyle w:val="Hipervnculo"/>
          <w:rFonts w:ascii="Times New Roman" w:hAnsi="Times New Roman" w:cs="Times New Roman"/>
          <w:b/>
          <w:color w:val="auto"/>
          <w:u w:val="none"/>
          <w:rPrChange w:id="953" w:author="Maria Paola Fonseca Paez" w:date="2019-11-30T17:38:00Z">
            <w:rPr>
              <w:ins w:id="954" w:author="Maria Paola Fonseca Paez" w:date="2019-11-30T17:38:00Z"/>
              <w:del w:id="955" w:author="Maria Paola Fonseca Paez" w:date="2019-11-30T17:38:00Z"/>
              <w:rStyle w:val="Hipervnculo"/>
              <w:rFonts w:ascii="Times New Roman" w:hAnsi="Times New Roman" w:cs="Times New Roman"/>
              <w:b/>
              <w:sz w:val="22"/>
              <w:szCs w:val="22"/>
            </w:rPr>
          </w:rPrChange>
        </w:rPr>
      </w:pPr>
      <w:ins w:id="956" w:author="Maria Paola Fonseca Paez" w:date="2019-11-30T17:38:00Z">
        <w:r w:rsidRPr="00B473D9">
          <w:rPr>
            <w:rFonts w:ascii="Times New Roman" w:hAnsi="Times New Roman" w:cs="Times New Roman"/>
            <w:b/>
          </w:rPr>
          <w:lastRenderedPageBreak/>
          <w:fldChar w:fldCharType="begin"/>
        </w:r>
        <w:r w:rsidRPr="00B473D9">
          <w:rPr>
            <w:rFonts w:ascii="Times New Roman" w:hAnsi="Times New Roman" w:cs="Times New Roman"/>
            <w:b/>
          </w:rPr>
          <w:instrText xml:space="preserve"> HYPERLINK  \l "_ÍNDICE" </w:instrText>
        </w:r>
        <w:r w:rsidRPr="00B473D9">
          <w:rPr>
            <w:rFonts w:ascii="Times New Roman" w:hAnsi="Times New Roman" w:cs="Times New Roman"/>
            <w:b/>
            <w:rPrChange w:id="957" w:author="Maria Paola Fonseca Paez" w:date="2019-11-30T17:38:00Z">
              <w:rPr>
                <w:rFonts w:ascii="Times New Roman" w:hAnsi="Times New Roman" w:cs="Times New Roman"/>
                <w:b/>
              </w:rPr>
            </w:rPrChange>
          </w:rPr>
          <w:fldChar w:fldCharType="separate"/>
        </w:r>
        <w:del w:id="958" w:author="Maria Paola Fonseca Paez" w:date="2019-11-30T17:38:00Z">
          <w:r w:rsidR="00AB58E9" w:rsidRPr="00B473D9" w:rsidDel="00B473D9">
            <w:rPr>
              <w:rStyle w:val="Hipervnculo"/>
              <w:rFonts w:ascii="Times New Roman" w:hAnsi="Times New Roman" w:cs="Times New Roman"/>
              <w:b/>
              <w:color w:val="auto"/>
              <w:u w:val="none"/>
              <w:rPrChange w:id="959" w:author="Maria Paola Fonseca Paez" w:date="2019-11-30T17:38:00Z">
                <w:rPr>
                  <w:rStyle w:val="Hipervnculo"/>
                  <w:rFonts w:ascii="Times New Roman" w:hAnsi="Times New Roman" w:cs="Times New Roman"/>
                  <w:b/>
                </w:rPr>
              </w:rPrChange>
            </w:rPr>
            <w:delText>INTRODUCCIÓN</w:delText>
          </w:r>
          <w:bookmarkStart w:id="960" w:name="_Toc26029268"/>
          <w:bookmarkEnd w:id="960"/>
        </w:del>
      </w:ins>
    </w:p>
    <w:p w14:paraId="15FC4A74" w14:textId="7B3906C1" w:rsidR="00B473D9" w:rsidRPr="00B473D9" w:rsidRDefault="00B473D9" w:rsidP="00B7555E">
      <w:pPr>
        <w:pStyle w:val="Ttulo1"/>
        <w:rPr>
          <w:ins w:id="961" w:author="Maria Paola Fonseca Paez" w:date="2019-11-30T17:38:00Z"/>
          <w:rStyle w:val="Hipervnculo"/>
          <w:rFonts w:ascii="Times New Roman" w:hAnsi="Times New Roman" w:cs="Times New Roman"/>
          <w:b/>
          <w:color w:val="auto"/>
          <w:u w:val="none"/>
          <w:rPrChange w:id="962" w:author="Maria Paola Fonseca Paez" w:date="2019-11-30T17:38:00Z">
            <w:rPr>
              <w:ins w:id="963" w:author="Maria Paola Fonseca Paez" w:date="2019-11-30T17:38:00Z"/>
              <w:rStyle w:val="Hipervnculo"/>
              <w:rFonts w:ascii="Times New Roman" w:hAnsi="Times New Roman" w:cs="Times New Roman"/>
              <w:b/>
              <w:sz w:val="22"/>
              <w:szCs w:val="22"/>
            </w:rPr>
          </w:rPrChange>
        </w:rPr>
      </w:pPr>
      <w:bookmarkStart w:id="964" w:name="_Toc26029269"/>
      <w:ins w:id="965" w:author="Maria Paola Fonseca Paez" w:date="2019-11-30T17:38:00Z">
        <w:r w:rsidRPr="00B473D9">
          <w:rPr>
            <w:rStyle w:val="Hipervnculo"/>
            <w:rFonts w:ascii="Times New Roman" w:hAnsi="Times New Roman" w:cs="Times New Roman"/>
            <w:b/>
            <w:color w:val="auto"/>
            <w:u w:val="none"/>
            <w:rPrChange w:id="966" w:author="Maria Paola Fonseca Paez" w:date="2019-11-30T17:38:00Z">
              <w:rPr>
                <w:rStyle w:val="Hipervnculo"/>
                <w:rFonts w:ascii="Times New Roman" w:hAnsi="Times New Roman" w:cs="Times New Roman"/>
                <w:b/>
              </w:rPr>
            </w:rPrChange>
          </w:rPr>
          <w:t>INTRODUCCIÓN</w:t>
        </w:r>
        <w:bookmarkEnd w:id="964"/>
      </w:ins>
    </w:p>
    <w:p w14:paraId="33D6FED4" w14:textId="04A0D5E0" w:rsidR="00714E5C" w:rsidRDefault="00B473D9">
      <w:pPr>
        <w:spacing w:line="240" w:lineRule="auto"/>
        <w:jc w:val="both"/>
        <w:rPr>
          <w:ins w:id="967" w:author="Maria Paola Fonseca Paez" w:date="2019-11-30T22:45:00Z"/>
          <w:rFonts w:ascii="Times New Roman" w:hAnsi="Times New Roman" w:cs="Times New Roman"/>
          <w:b/>
          <w:sz w:val="40"/>
          <w:szCs w:val="40"/>
        </w:rPr>
      </w:pPr>
      <w:ins w:id="968" w:author="Maria Paola Fonseca Paez" w:date="2019-11-30T17:38:00Z">
        <w:r w:rsidRPr="00842DAA">
          <w:rPr>
            <w:rFonts w:ascii="Times New Roman" w:hAnsi="Times New Roman" w:cs="Times New Roman"/>
            <w:b/>
            <w:sz w:val="40"/>
            <w:szCs w:val="40"/>
          </w:rPr>
          <w:fldChar w:fldCharType="end"/>
        </w:r>
      </w:ins>
    </w:p>
    <w:p w14:paraId="2939ADB8" w14:textId="77777777" w:rsidR="000148FA" w:rsidRPr="009C09D9" w:rsidRDefault="000148FA">
      <w:pPr>
        <w:spacing w:line="240" w:lineRule="auto"/>
        <w:jc w:val="both"/>
        <w:rPr>
          <w:rFonts w:ascii="Times New Roman" w:eastAsia="Times New Roman" w:hAnsi="Times New Roman" w:cs="Times New Roman"/>
        </w:rPr>
      </w:pPr>
    </w:p>
    <w:p w14:paraId="59FAE5C1" w14:textId="5B59DBBA" w:rsidR="00714E5C" w:rsidRPr="009C09D9" w:rsidRDefault="00AB58E9">
      <w:pPr>
        <w:pStyle w:val="Style3"/>
        <w:pPrChange w:id="969" w:author="Maria Paola Fonseca Paez" w:date="2019-11-30T22:40:00Z">
          <w:pPr>
            <w:spacing w:line="240" w:lineRule="auto"/>
            <w:jc w:val="both"/>
          </w:pPr>
        </w:pPrChange>
      </w:pPr>
      <w:r w:rsidRPr="009C09D9">
        <w:t xml:space="preserve">La tecnología </w:t>
      </w:r>
      <w:r w:rsidRPr="009C09D9">
        <w:rPr>
          <w:i/>
        </w:rPr>
        <w:t xml:space="preserve">blockchain </w:t>
      </w:r>
      <w:r w:rsidRPr="009C09D9">
        <w:t xml:space="preserve">(cadena de bloques) se dio a conocer gracias a su más popular aplicación para el pago de transacciones vía virtual, es decir, por medio de la </w:t>
      </w:r>
      <w:proofErr w:type="spellStart"/>
      <w:r w:rsidRPr="009C09D9">
        <w:rPr>
          <w:i/>
        </w:rPr>
        <w:t>cryptocurrency</w:t>
      </w:r>
      <w:proofErr w:type="spellEnd"/>
      <w:r w:rsidRPr="009C09D9">
        <w:rPr>
          <w:i/>
        </w:rPr>
        <w:t xml:space="preserve"> Bitcoin</w:t>
      </w:r>
      <w:r w:rsidRPr="009C09D9">
        <w:t xml:space="preserve"> [3]. Su funcionamiento se resume en que la información de cada transacción que se haya </w:t>
      </w:r>
      <w:del w:id="970" w:author="Maria Paola Fonseca Paez" w:date="2019-11-30T22:37:00Z">
        <w:r w:rsidRPr="009C09D9" w:rsidDel="000148FA">
          <w:delText>completado,</w:delText>
        </w:r>
      </w:del>
      <w:ins w:id="971" w:author="Maria Paola Fonseca Paez" w:date="2019-11-30T22:37:00Z">
        <w:r w:rsidR="000148FA" w:rsidRPr="009C09D9">
          <w:t>completado</w:t>
        </w:r>
        <w:r w:rsidR="000148FA">
          <w:t>,</w:t>
        </w:r>
      </w:ins>
      <w:r w:rsidRPr="009C09D9">
        <w:t xml:space="preserve"> se codifica y se comparte de forma que esté disponible para todos los nodos, es decir, se agrega a la cadena de bloques [1]. Para esto, es necesario primero validarla y empaquetarla, y es a este proceso al que se le conoce como minería [4]. El cifrado de la información se realiza por medio de un algoritmo de complejidad matemática conocido como función </w:t>
      </w:r>
      <w:r w:rsidRPr="009C09D9">
        <w:rPr>
          <w:i/>
        </w:rPr>
        <w:t>hash</w:t>
      </w:r>
      <w:r w:rsidRPr="009C09D9">
        <w:t xml:space="preserve"> que permite codificar la información de forma que no pueda ser decodificada; el resultado se conoce como valor </w:t>
      </w:r>
      <w:r w:rsidRPr="009C09D9">
        <w:rPr>
          <w:i/>
        </w:rPr>
        <w:t xml:space="preserve">hash </w:t>
      </w:r>
      <w:r w:rsidRPr="009C09D9">
        <w:t xml:space="preserve">o solamente </w:t>
      </w:r>
      <w:r w:rsidRPr="009C09D9">
        <w:rPr>
          <w:i/>
        </w:rPr>
        <w:t xml:space="preserve">hash </w:t>
      </w:r>
      <w:r w:rsidRPr="009C09D9">
        <w:t xml:space="preserve">[4]. </w:t>
      </w:r>
    </w:p>
    <w:p w14:paraId="094CF5AF" w14:textId="77777777" w:rsidR="00714E5C" w:rsidRPr="009C09D9" w:rsidRDefault="00714E5C">
      <w:pPr>
        <w:spacing w:line="240" w:lineRule="auto"/>
        <w:jc w:val="both"/>
        <w:rPr>
          <w:rFonts w:ascii="Times New Roman" w:eastAsia="Times New Roman" w:hAnsi="Times New Roman" w:cs="Times New Roman"/>
        </w:rPr>
      </w:pPr>
    </w:p>
    <w:p w14:paraId="6879E282" w14:textId="77777777" w:rsidR="00714E5C" w:rsidRPr="009C09D9" w:rsidRDefault="00AB58E9">
      <w:pPr>
        <w:spacing w:line="240" w:lineRule="auto"/>
        <w:jc w:val="both"/>
        <w:rPr>
          <w:rFonts w:ascii="Times New Roman" w:eastAsia="Times New Roman" w:hAnsi="Times New Roman" w:cs="Times New Roman"/>
          <w:highlight w:val="green"/>
        </w:rPr>
      </w:pPr>
      <w:r w:rsidRPr="009C09D9">
        <w:rPr>
          <w:rFonts w:ascii="Times New Roman" w:eastAsia="Times New Roman" w:hAnsi="Times New Roman" w:cs="Times New Roman"/>
        </w:rPr>
        <w:t xml:space="preserve">La complejidad del proceso de minado por medio del algoritmo de consenso </w:t>
      </w:r>
      <w:proofErr w:type="spellStart"/>
      <w:r w:rsidRPr="009C09D9">
        <w:rPr>
          <w:rFonts w:ascii="Times New Roman" w:eastAsia="Times New Roman" w:hAnsi="Times New Roman" w:cs="Times New Roman"/>
          <w:i/>
        </w:rPr>
        <w:t>Proof</w:t>
      </w:r>
      <w:proofErr w:type="spellEnd"/>
      <w:r w:rsidRPr="009C09D9">
        <w:rPr>
          <w:rFonts w:ascii="Times New Roman" w:eastAsia="Times New Roman" w:hAnsi="Times New Roman" w:cs="Times New Roman"/>
          <w:i/>
        </w:rPr>
        <w:t>-of-</w:t>
      </w:r>
      <w:proofErr w:type="spellStart"/>
      <w:r w:rsidRPr="009C09D9">
        <w:rPr>
          <w:rFonts w:ascii="Times New Roman" w:eastAsia="Times New Roman" w:hAnsi="Times New Roman" w:cs="Times New Roman"/>
          <w:i/>
        </w:rPr>
        <w:t>work</w:t>
      </w:r>
      <w:proofErr w:type="spellEnd"/>
      <w:r w:rsidRPr="009C09D9">
        <w:rPr>
          <w:rFonts w:ascii="Times New Roman" w:eastAsia="Times New Roman" w:hAnsi="Times New Roman" w:cs="Times New Roman"/>
        </w:rPr>
        <w:t xml:space="preserve"> (</w:t>
      </w:r>
      <w:proofErr w:type="spellStart"/>
      <w:r w:rsidRPr="009C09D9">
        <w:rPr>
          <w:rFonts w:ascii="Times New Roman" w:eastAsia="Times New Roman" w:hAnsi="Times New Roman" w:cs="Times New Roman"/>
        </w:rPr>
        <w:t>PoW</w:t>
      </w:r>
      <w:proofErr w:type="spellEnd"/>
      <w:r w:rsidRPr="009C09D9">
        <w:rPr>
          <w:rFonts w:ascii="Times New Roman" w:eastAsia="Times New Roman" w:hAnsi="Times New Roman" w:cs="Times New Roman"/>
        </w:rPr>
        <w:t xml:space="preserve">) ha generado necesidades con respecto a la capacidad de cómputo de los equipos usados [4]. Una de éstas es la reducción del gasto energético que requiere el proceso, pues se efectúan miles de operaciones matemáticas continuamente para realizar el </w:t>
      </w:r>
      <w:r w:rsidRPr="009C09D9">
        <w:rPr>
          <w:rFonts w:ascii="Times New Roman" w:eastAsia="Times New Roman" w:hAnsi="Times New Roman" w:cs="Times New Roman"/>
          <w:i/>
        </w:rPr>
        <w:t>hash</w:t>
      </w:r>
      <w:r w:rsidRPr="009C09D9">
        <w:rPr>
          <w:rFonts w:ascii="Times New Roman" w:eastAsia="Times New Roman" w:hAnsi="Times New Roman" w:cs="Times New Roman"/>
        </w:rPr>
        <w:t xml:space="preserve"> en cada bloque [4]. Según Wang L, entre el 2010 y 2013, una GPU realizaba 750 </w:t>
      </w:r>
      <w:proofErr w:type="spellStart"/>
      <w:r w:rsidRPr="009C09D9">
        <w:rPr>
          <w:rFonts w:ascii="Times New Roman" w:eastAsia="Times New Roman" w:hAnsi="Times New Roman" w:cs="Times New Roman"/>
        </w:rPr>
        <w:t>M</w:t>
      </w:r>
      <w:r w:rsidRPr="009C09D9">
        <w:rPr>
          <w:rFonts w:ascii="Times New Roman" w:eastAsia="Times New Roman" w:hAnsi="Times New Roman" w:cs="Times New Roman"/>
          <w:i/>
        </w:rPr>
        <w:t>hash</w:t>
      </w:r>
      <w:proofErr w:type="spellEnd"/>
      <w:r w:rsidRPr="009C09D9">
        <w:rPr>
          <w:rFonts w:ascii="Times New Roman" w:eastAsia="Times New Roman" w:hAnsi="Times New Roman" w:cs="Times New Roman"/>
        </w:rPr>
        <w:t>/</w:t>
      </w:r>
      <w:proofErr w:type="spellStart"/>
      <w:r w:rsidRPr="009C09D9">
        <w:rPr>
          <w:rFonts w:ascii="Times New Roman" w:eastAsia="Times New Roman" w:hAnsi="Times New Roman" w:cs="Times New Roman"/>
        </w:rPr>
        <w:t>seg</w:t>
      </w:r>
      <w:proofErr w:type="spellEnd"/>
      <w:r w:rsidRPr="009C09D9">
        <w:rPr>
          <w:rFonts w:ascii="Times New Roman" w:eastAsia="Times New Roman" w:hAnsi="Times New Roman" w:cs="Times New Roman"/>
        </w:rPr>
        <w:t xml:space="preserve"> generando un gasto energético de 410 W solo en esta función [4]. Otra, es la reducción del tiempo que se tarda cada transacción en ser validada. En promedio hasta el 24 de noviembre del 2019, el proceso de minado tarda en promedio 10 minutos para lograr la validación del bloque según la página oficial de gráficos de Bitcoin [5].</w:t>
      </w:r>
    </w:p>
    <w:p w14:paraId="26F38E50" w14:textId="77777777" w:rsidR="00714E5C" w:rsidRPr="009C09D9" w:rsidRDefault="00714E5C">
      <w:pPr>
        <w:spacing w:line="240" w:lineRule="auto"/>
        <w:jc w:val="both"/>
        <w:rPr>
          <w:rFonts w:ascii="Times New Roman" w:eastAsia="Times New Roman" w:hAnsi="Times New Roman" w:cs="Times New Roman"/>
          <w:highlight w:val="green"/>
        </w:rPr>
      </w:pPr>
    </w:p>
    <w:p w14:paraId="68A75AEB" w14:textId="40EA649D" w:rsidR="00714E5C" w:rsidRPr="009C09D9" w:rsidRDefault="00AB58E9">
      <w:pPr>
        <w:spacing w:line="240" w:lineRule="auto"/>
        <w:jc w:val="both"/>
        <w:rPr>
          <w:rFonts w:ascii="Times New Roman" w:eastAsia="Times New Roman" w:hAnsi="Times New Roman" w:cs="Times New Roman"/>
        </w:rPr>
      </w:pPr>
      <w:r w:rsidRPr="009C09D9">
        <w:rPr>
          <w:rFonts w:ascii="Times New Roman" w:eastAsia="Times New Roman" w:hAnsi="Times New Roman" w:cs="Times New Roman"/>
        </w:rPr>
        <w:t xml:space="preserve">El tiempo estimado es producto de un equipo especializado en minado, pues no es recomendable realizar el proceso en un computador común [11], debido a la improductividad de correr un programa con esta funcionalidad, sobre un sistema operativo que dedica los recursos del procesador entre diferentes tareas. </w:t>
      </w:r>
      <w:commentRangeStart w:id="972"/>
      <w:r w:rsidRPr="009C09D9">
        <w:rPr>
          <w:rFonts w:ascii="Times New Roman" w:eastAsia="Times New Roman" w:hAnsi="Times New Roman" w:cs="Times New Roman"/>
        </w:rPr>
        <w:t xml:space="preserve">Esto resulta en </w:t>
      </w:r>
      <w:r w:rsidR="009C09D9">
        <w:rPr>
          <w:rFonts w:ascii="Times New Roman" w:eastAsia="Times New Roman" w:hAnsi="Times New Roman" w:cs="Times New Roman"/>
        </w:rPr>
        <w:t>que el</w:t>
      </w:r>
      <w:r w:rsidRPr="009C09D9">
        <w:rPr>
          <w:rFonts w:ascii="Times New Roman" w:eastAsia="Times New Roman" w:hAnsi="Times New Roman" w:cs="Times New Roman"/>
        </w:rPr>
        <w:t xml:space="preserve"> proceso</w:t>
      </w:r>
      <w:r w:rsidR="009C09D9">
        <w:rPr>
          <w:rFonts w:ascii="Times New Roman" w:eastAsia="Times New Roman" w:hAnsi="Times New Roman" w:cs="Times New Roman"/>
        </w:rPr>
        <w:t xml:space="preserve"> de minado se lleve a cabo en</w:t>
      </w:r>
      <w:r w:rsidRPr="009C09D9">
        <w:rPr>
          <w:rFonts w:ascii="Times New Roman" w:eastAsia="Times New Roman" w:hAnsi="Times New Roman" w:cs="Times New Roman"/>
        </w:rPr>
        <w:t xml:space="preserve"> periodos muy prolongados de tiempo. </w:t>
      </w:r>
      <w:commentRangeEnd w:id="972"/>
      <w:r w:rsidRPr="009C09D9">
        <w:rPr>
          <w:rStyle w:val="Refdecomentario"/>
          <w:rFonts w:ascii="Times New Roman" w:hAnsi="Times New Roman" w:cs="Times New Roman"/>
        </w:rPr>
        <w:commentReference w:id="972"/>
      </w:r>
    </w:p>
    <w:p w14:paraId="7757CAA0" w14:textId="77777777" w:rsidR="00714E5C" w:rsidRPr="009C09D9" w:rsidRDefault="00714E5C">
      <w:pPr>
        <w:spacing w:line="240" w:lineRule="auto"/>
        <w:jc w:val="both"/>
        <w:rPr>
          <w:rFonts w:ascii="Times New Roman" w:eastAsia="Times New Roman" w:hAnsi="Times New Roman" w:cs="Times New Roman"/>
        </w:rPr>
      </w:pPr>
    </w:p>
    <w:p w14:paraId="7E05537B" w14:textId="77777777" w:rsidR="00714E5C" w:rsidRPr="009C09D9" w:rsidRDefault="00AB58E9">
      <w:pPr>
        <w:spacing w:line="240" w:lineRule="auto"/>
        <w:jc w:val="both"/>
        <w:rPr>
          <w:rFonts w:ascii="Times New Roman" w:eastAsia="Times New Roman" w:hAnsi="Times New Roman" w:cs="Times New Roman"/>
        </w:rPr>
      </w:pPr>
      <w:r w:rsidRPr="009C09D9">
        <w:rPr>
          <w:rFonts w:ascii="Times New Roman" w:eastAsia="Times New Roman" w:hAnsi="Times New Roman" w:cs="Times New Roman"/>
        </w:rPr>
        <w:t xml:space="preserve">De esta forma, para esta tecnología con una gran proyección a futuro según la citada página [11], se genera la necesidad de invertir en la optimización del sistema, específicamente en la sección de validación de los bloques. En conjunto, también se requiere de investigación en la mejora de equipos de cómputo específicos aplicados a la minería. Se han realizado diferentes estudios sobre </w:t>
      </w:r>
      <w:r w:rsidRPr="009C09D9">
        <w:rPr>
          <w:rFonts w:ascii="Times New Roman" w:eastAsia="Times New Roman" w:hAnsi="Times New Roman" w:cs="Times New Roman"/>
          <w:i/>
        </w:rPr>
        <w:t>blockchain</w:t>
      </w:r>
      <w:r w:rsidRPr="009C09D9">
        <w:rPr>
          <w:rFonts w:ascii="Times New Roman" w:eastAsia="Times New Roman" w:hAnsi="Times New Roman" w:cs="Times New Roman"/>
        </w:rPr>
        <w:t xml:space="preserve"> buscando mejorar el consumo generado por el proceso de minado y la aplicabilidad a otras áreas diferentes a las transacciones de divisa virtual, como el ambiente electoral, almacenamiento de datos,  etc. </w:t>
      </w:r>
    </w:p>
    <w:p w14:paraId="2D60A386" w14:textId="77777777" w:rsidR="00714E5C" w:rsidRPr="009C09D9" w:rsidRDefault="00714E5C">
      <w:pPr>
        <w:spacing w:line="240" w:lineRule="auto"/>
        <w:jc w:val="both"/>
        <w:rPr>
          <w:rFonts w:ascii="Times New Roman" w:eastAsia="Times New Roman" w:hAnsi="Times New Roman" w:cs="Times New Roman"/>
        </w:rPr>
      </w:pPr>
    </w:p>
    <w:p w14:paraId="6F6E1FAC" w14:textId="6427C9B3" w:rsidR="00714E5C" w:rsidRPr="009C09D9" w:rsidRDefault="009C09D9">
      <w:pPr>
        <w:spacing w:line="240" w:lineRule="auto"/>
        <w:jc w:val="both"/>
        <w:rPr>
          <w:rFonts w:ascii="Times New Roman" w:eastAsia="Times New Roman" w:hAnsi="Times New Roman" w:cs="Times New Roman"/>
        </w:rPr>
      </w:pPr>
      <w:r>
        <w:rPr>
          <w:rFonts w:ascii="Times New Roman" w:eastAsia="Times New Roman" w:hAnsi="Times New Roman" w:cs="Times New Roman"/>
        </w:rPr>
        <w:t>E</w:t>
      </w:r>
      <w:commentRangeStart w:id="973"/>
      <w:r w:rsidR="00AB58E9" w:rsidRPr="009C09D9">
        <w:rPr>
          <w:rFonts w:ascii="Times New Roman" w:eastAsia="Times New Roman" w:hAnsi="Times New Roman" w:cs="Times New Roman"/>
        </w:rPr>
        <w:t xml:space="preserve">n el </w:t>
      </w:r>
      <w:r>
        <w:rPr>
          <w:rFonts w:ascii="Times New Roman" w:eastAsia="Times New Roman" w:hAnsi="Times New Roman" w:cs="Times New Roman"/>
        </w:rPr>
        <w:t>present</w:t>
      </w:r>
      <w:r w:rsidR="00AB58E9" w:rsidRPr="009C09D9">
        <w:rPr>
          <w:rFonts w:ascii="Times New Roman" w:eastAsia="Times New Roman" w:hAnsi="Times New Roman" w:cs="Times New Roman"/>
        </w:rPr>
        <w:t xml:space="preserve">e </w:t>
      </w:r>
      <w:commentRangeEnd w:id="973"/>
      <w:r w:rsidR="00AB58E9" w:rsidRPr="009C09D9">
        <w:rPr>
          <w:rStyle w:val="Refdecomentario"/>
          <w:rFonts w:ascii="Times New Roman" w:hAnsi="Times New Roman" w:cs="Times New Roman"/>
        </w:rPr>
        <w:commentReference w:id="973"/>
      </w:r>
      <w:r w:rsidR="00AB58E9" w:rsidRPr="009C09D9">
        <w:rPr>
          <w:rFonts w:ascii="Times New Roman" w:eastAsia="Times New Roman" w:hAnsi="Times New Roman" w:cs="Times New Roman"/>
        </w:rPr>
        <w:t>documento se encontrará el capítulo ‘Marco Teórico’, donde se definirán todos los conceptos necesarios para comprender la totalidad del informe. Posteriormente en el capítulo ‘Objetivos’ se presentan los objetivos y metas planteadas para el desarrollo del presente proyecto de trabajo de grado, junto con una descripción del resultado final alcanzado.</w:t>
      </w:r>
    </w:p>
    <w:p w14:paraId="6EC1FB13" w14:textId="77777777" w:rsidR="00714E5C" w:rsidRPr="009C09D9" w:rsidRDefault="00714E5C">
      <w:pPr>
        <w:spacing w:line="240" w:lineRule="auto"/>
        <w:jc w:val="both"/>
        <w:rPr>
          <w:rFonts w:ascii="Times New Roman" w:eastAsia="Times New Roman" w:hAnsi="Times New Roman" w:cs="Times New Roman"/>
        </w:rPr>
      </w:pPr>
    </w:p>
    <w:p w14:paraId="0DACCD02" w14:textId="77777777" w:rsidR="00B473D9" w:rsidRDefault="00AB58E9">
      <w:pPr>
        <w:spacing w:line="240" w:lineRule="auto"/>
        <w:jc w:val="both"/>
        <w:rPr>
          <w:ins w:id="974" w:author="Maria Paola Fonseca Paez" w:date="2019-11-30T17:39:00Z"/>
          <w:rFonts w:ascii="Times New Roman" w:eastAsia="Times New Roman" w:hAnsi="Times New Roman" w:cs="Times New Roman"/>
        </w:rPr>
      </w:pPr>
      <w:r w:rsidRPr="009C09D9">
        <w:rPr>
          <w:rFonts w:ascii="Times New Roman" w:eastAsia="Times New Roman" w:hAnsi="Times New Roman" w:cs="Times New Roman"/>
        </w:rPr>
        <w:t>Una vez enunciado esto, se tiene el capítulo ‘Desarrollo’ donde se explica el proceso de concepción, diseño e implementación de cada parte del proyecto, el capítulo de ‘Protocolo de pruebas’ donde se detallan todas las pruebas que se realizaron junto con su descripción y justificación, el capítulo de ‘Análisis de los Resultados’ donde se presentan el procesamiento e interpretación de los resultados obtenidos en las pruebas realizadas</w:t>
      </w:r>
      <w:ins w:id="975" w:author="Maria Paola Fonseca Paez" w:date="2019-11-30T17:39:00Z">
        <w:r w:rsidR="00B473D9">
          <w:rPr>
            <w:rFonts w:ascii="Times New Roman" w:eastAsia="Times New Roman" w:hAnsi="Times New Roman" w:cs="Times New Roman"/>
          </w:rPr>
          <w:t>.</w:t>
        </w:r>
      </w:ins>
    </w:p>
    <w:p w14:paraId="1FF61003" w14:textId="77777777" w:rsidR="00B473D9" w:rsidRDefault="00B473D9">
      <w:pPr>
        <w:spacing w:line="240" w:lineRule="auto"/>
        <w:jc w:val="both"/>
        <w:rPr>
          <w:ins w:id="976" w:author="Maria Paola Fonseca Paez" w:date="2019-11-30T17:39:00Z"/>
          <w:rFonts w:ascii="Times New Roman" w:eastAsia="Times New Roman" w:hAnsi="Times New Roman" w:cs="Times New Roman"/>
        </w:rPr>
      </w:pPr>
    </w:p>
    <w:p w14:paraId="22C9EFD4" w14:textId="237FDA71" w:rsidR="00714E5C" w:rsidRPr="009C09D9" w:rsidRDefault="00AB58E9">
      <w:pPr>
        <w:spacing w:line="240" w:lineRule="auto"/>
        <w:jc w:val="both"/>
        <w:rPr>
          <w:rFonts w:ascii="Times New Roman" w:eastAsia="Times New Roman" w:hAnsi="Times New Roman" w:cs="Times New Roman"/>
        </w:rPr>
      </w:pPr>
      <w:del w:id="977" w:author="Maria Paola Fonseca Paez" w:date="2019-11-30T17:39:00Z">
        <w:r w:rsidRPr="009C09D9" w:rsidDel="00B473D9">
          <w:rPr>
            <w:rFonts w:ascii="Times New Roman" w:eastAsia="Times New Roman" w:hAnsi="Times New Roman" w:cs="Times New Roman"/>
          </w:rPr>
          <w:delText>, y f</w:delText>
        </w:r>
      </w:del>
      <w:ins w:id="978" w:author="Maria Paola Fonseca Paez" w:date="2019-11-30T17:39:00Z">
        <w:r w:rsidR="00B473D9">
          <w:rPr>
            <w:rFonts w:ascii="Times New Roman" w:eastAsia="Times New Roman" w:hAnsi="Times New Roman" w:cs="Times New Roman"/>
          </w:rPr>
          <w:t>F</w:t>
        </w:r>
      </w:ins>
      <w:r w:rsidRPr="009C09D9">
        <w:rPr>
          <w:rFonts w:ascii="Times New Roman" w:eastAsia="Times New Roman" w:hAnsi="Times New Roman" w:cs="Times New Roman"/>
        </w:rPr>
        <w:t xml:space="preserve">inalmente </w:t>
      </w:r>
      <w:ins w:id="979" w:author="Maria Paola Fonseca Paez" w:date="2019-11-30T17:39:00Z">
        <w:r w:rsidR="00B473D9">
          <w:rPr>
            <w:rFonts w:ascii="Times New Roman" w:eastAsia="Times New Roman" w:hAnsi="Times New Roman" w:cs="Times New Roman"/>
          </w:rPr>
          <w:t xml:space="preserve">se encuentra </w:t>
        </w:r>
      </w:ins>
      <w:r w:rsidRPr="009C09D9">
        <w:rPr>
          <w:rFonts w:ascii="Times New Roman" w:eastAsia="Times New Roman" w:hAnsi="Times New Roman" w:cs="Times New Roman"/>
        </w:rPr>
        <w:t xml:space="preserve">el capítulo ‘Conclusiones’ donde </w:t>
      </w:r>
      <w:del w:id="980" w:author="Maria Paola Fonseca Paez" w:date="2019-11-30T22:42:00Z">
        <w:r w:rsidRPr="009C09D9" w:rsidDel="000148FA">
          <w:rPr>
            <w:rFonts w:ascii="Times New Roman" w:eastAsia="Times New Roman" w:hAnsi="Times New Roman" w:cs="Times New Roman"/>
          </w:rPr>
          <w:delText xml:space="preserve"> </w:delText>
        </w:r>
      </w:del>
      <w:r w:rsidRPr="009C09D9">
        <w:rPr>
          <w:rFonts w:ascii="Times New Roman" w:eastAsia="Times New Roman" w:hAnsi="Times New Roman" w:cs="Times New Roman"/>
        </w:rPr>
        <w:t xml:space="preserve">se presentan los puntos concluyentes a partir </w:t>
      </w:r>
      <w:r w:rsidR="009C09D9" w:rsidRPr="009C09D9">
        <w:rPr>
          <w:rFonts w:ascii="Times New Roman" w:eastAsia="Times New Roman" w:hAnsi="Times New Roman" w:cs="Times New Roman"/>
        </w:rPr>
        <w:t>de</w:t>
      </w:r>
      <w:r w:rsidRPr="009C09D9">
        <w:rPr>
          <w:rFonts w:ascii="Times New Roman" w:eastAsia="Times New Roman" w:hAnsi="Times New Roman" w:cs="Times New Roman"/>
        </w:rPr>
        <w:t xml:space="preserve"> la interpretación de los resultados obtenidos, junto con los hallazgos y recomendaciones del proyecto. Todas las fuentes bibliográficas se encuentran debidamente citadas en el capítulo ‘Bibliografía’. Finalmente, todos los planos, esquemáticos, simulaciones, etc. se encuentran en los anexos de este documento.</w:t>
      </w:r>
    </w:p>
    <w:bookmarkStart w:id="981" w:name="_MARCO_TEÓRICO"/>
    <w:bookmarkEnd w:id="981"/>
    <w:p w14:paraId="38026F75" w14:textId="6EF7A1F8" w:rsidR="00714E5C" w:rsidRPr="00AC7B2A" w:rsidRDefault="00AC7B2A">
      <w:pPr>
        <w:pStyle w:val="Ttulo1"/>
        <w:jc w:val="both"/>
        <w:rPr>
          <w:ins w:id="982" w:author="Maria Paola Fonseca Paez" w:date="2019-11-30T17:05:00Z"/>
          <w:rStyle w:val="Hipervnculo"/>
          <w:rFonts w:ascii="Times New Roman" w:eastAsia="Times New Roman" w:hAnsi="Times New Roman" w:cs="Times New Roman"/>
          <w:b/>
          <w:color w:val="auto"/>
          <w:szCs w:val="32"/>
          <w:u w:val="none"/>
          <w:rPrChange w:id="983" w:author="Maria Paola Fonseca Paez" w:date="2019-11-30T17:05:00Z">
            <w:rPr>
              <w:ins w:id="984" w:author="Maria Paola Fonseca Paez" w:date="2019-11-30T17:05:00Z"/>
              <w:rStyle w:val="Hipervnculo"/>
              <w:rFonts w:ascii="Times New Roman" w:eastAsia="Times New Roman" w:hAnsi="Times New Roman" w:cs="Times New Roman"/>
              <w:b/>
              <w:sz w:val="22"/>
              <w:szCs w:val="32"/>
            </w:rPr>
          </w:rPrChange>
        </w:rPr>
      </w:pPr>
      <w:ins w:id="985" w:author="Maria Paola Fonseca Paez" w:date="2019-11-30T17:05:00Z">
        <w:r w:rsidRPr="00AC7B2A">
          <w:rPr>
            <w:rFonts w:ascii="Times New Roman" w:eastAsia="Times New Roman" w:hAnsi="Times New Roman" w:cs="Times New Roman"/>
            <w:b/>
            <w:szCs w:val="32"/>
          </w:rPr>
          <w:lastRenderedPageBreak/>
          <w:fldChar w:fldCharType="begin"/>
        </w:r>
        <w:r w:rsidRPr="00AC7B2A">
          <w:rPr>
            <w:rFonts w:ascii="Times New Roman" w:eastAsia="Times New Roman" w:hAnsi="Times New Roman" w:cs="Times New Roman"/>
            <w:b/>
            <w:szCs w:val="32"/>
          </w:rPr>
          <w:instrText xml:space="preserve"> HYPERLINK  \l "_ÍNDICE" </w:instrText>
        </w:r>
        <w:r w:rsidRPr="00AC7B2A">
          <w:rPr>
            <w:rFonts w:ascii="Times New Roman" w:eastAsia="Times New Roman" w:hAnsi="Times New Roman" w:cs="Times New Roman"/>
            <w:b/>
            <w:szCs w:val="32"/>
            <w:rPrChange w:id="986" w:author="Maria Paola Fonseca Paez" w:date="2019-11-30T17:05:00Z">
              <w:rPr>
                <w:rFonts w:ascii="Times New Roman" w:eastAsia="Times New Roman" w:hAnsi="Times New Roman" w:cs="Times New Roman"/>
                <w:b/>
                <w:szCs w:val="32"/>
              </w:rPr>
            </w:rPrChange>
          </w:rPr>
          <w:fldChar w:fldCharType="separate"/>
        </w:r>
        <w:bookmarkStart w:id="987" w:name="_Toc26029270"/>
        <w:r w:rsidR="00AB58E9" w:rsidRPr="00AC7B2A">
          <w:rPr>
            <w:rStyle w:val="Hipervnculo"/>
            <w:rFonts w:ascii="Times New Roman" w:eastAsia="Times New Roman" w:hAnsi="Times New Roman" w:cs="Times New Roman"/>
            <w:b/>
            <w:color w:val="auto"/>
            <w:szCs w:val="32"/>
            <w:u w:val="none"/>
            <w:rPrChange w:id="988" w:author="Maria Paola Fonseca Paez" w:date="2019-11-30T17:05:00Z">
              <w:rPr>
                <w:rStyle w:val="Hipervnculo"/>
                <w:rFonts w:ascii="Times New Roman" w:eastAsia="Times New Roman" w:hAnsi="Times New Roman" w:cs="Times New Roman"/>
                <w:b/>
                <w:szCs w:val="32"/>
              </w:rPr>
            </w:rPrChange>
          </w:rPr>
          <w:t>MARCO TEÓRICO</w:t>
        </w:r>
        <w:bookmarkEnd w:id="987"/>
      </w:ins>
    </w:p>
    <w:p w14:paraId="507AB45E" w14:textId="2E68BECB" w:rsidR="00714E5C" w:rsidRPr="009C09D9" w:rsidRDefault="00AC7B2A">
      <w:pPr>
        <w:jc w:val="both"/>
        <w:rPr>
          <w:rFonts w:ascii="Times New Roman" w:eastAsia="Times New Roman" w:hAnsi="Times New Roman" w:cs="Times New Roman"/>
        </w:rPr>
      </w:pPr>
      <w:ins w:id="989" w:author="Maria Paola Fonseca Paez" w:date="2019-11-30T17:05:00Z">
        <w:r w:rsidRPr="00842DAA">
          <w:rPr>
            <w:rFonts w:ascii="Times New Roman" w:eastAsia="Times New Roman" w:hAnsi="Times New Roman" w:cs="Times New Roman"/>
            <w:b/>
            <w:sz w:val="40"/>
            <w:szCs w:val="32"/>
          </w:rPr>
          <w:fldChar w:fldCharType="end"/>
        </w:r>
      </w:ins>
    </w:p>
    <w:p w14:paraId="0E666453" w14:textId="77777777" w:rsidR="00714E5C" w:rsidRPr="009C09D9" w:rsidRDefault="00AB58E9">
      <w:pPr>
        <w:pStyle w:val="Style3"/>
        <w:pPrChange w:id="990" w:author="Maria Paola Fonseca Paez" w:date="2019-11-30T22:40:00Z">
          <w:pPr>
            <w:jc w:val="both"/>
          </w:pPr>
        </w:pPrChange>
      </w:pPr>
      <w:r w:rsidRPr="009C09D9">
        <w:t>En este capítulo se presenta un resumen de los conceptos teóricos usados durante el desarrollo del proyecto que proporcionan las bases teóricas mínimas para comprender la totalidad del informe.</w:t>
      </w:r>
    </w:p>
    <w:p w14:paraId="09238665" w14:textId="77777777" w:rsidR="00714E5C" w:rsidRPr="009C09D9" w:rsidRDefault="00714E5C">
      <w:pPr>
        <w:jc w:val="both"/>
        <w:rPr>
          <w:rFonts w:ascii="Times New Roman" w:eastAsia="Times New Roman" w:hAnsi="Times New Roman" w:cs="Times New Roman"/>
          <w:u w:val="single"/>
        </w:rPr>
      </w:pPr>
    </w:p>
    <w:p w14:paraId="32E773AF" w14:textId="41CBAB11"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Uno de los conceptos más generales </w:t>
      </w:r>
      <w:proofErr w:type="gramStart"/>
      <w:r w:rsidRPr="009C09D9">
        <w:rPr>
          <w:rFonts w:ascii="Times New Roman" w:eastAsia="Times New Roman" w:hAnsi="Times New Roman" w:cs="Times New Roman"/>
        </w:rPr>
        <w:t>a</w:t>
      </w:r>
      <w:proofErr w:type="gramEnd"/>
      <w:r w:rsidRPr="009C09D9">
        <w:rPr>
          <w:rFonts w:ascii="Times New Roman" w:eastAsia="Times New Roman" w:hAnsi="Times New Roman" w:cs="Times New Roman"/>
        </w:rPr>
        <w:t xml:space="preserve"> tener en cuenta para el presente trabajo de grado es el concepto de </w:t>
      </w:r>
      <w:r w:rsidRPr="009C09D9">
        <w:rPr>
          <w:rFonts w:ascii="Times New Roman" w:eastAsia="Times New Roman" w:hAnsi="Times New Roman" w:cs="Times New Roman"/>
          <w:i/>
        </w:rPr>
        <w:t xml:space="preserve">Blockchain, </w:t>
      </w:r>
      <w:r w:rsidRPr="009C09D9">
        <w:rPr>
          <w:rFonts w:ascii="Times New Roman" w:eastAsia="Times New Roman" w:hAnsi="Times New Roman" w:cs="Times New Roman"/>
        </w:rPr>
        <w:t xml:space="preserve">conocido en español como ‘cadena de bloques’. Es una tecnología de bases de datos distribuida que mantiene una lista en continuo crecimiento de registro de datos vinculados por medio de la criptografía, que son confirmados por nodos (usuarios que poseen una copia de la información y participan en ella) [1][2]. Se caracteriza por brindar un alto nivel de anonimato y seguridad informática [2], </w:t>
      </w:r>
      <w:r w:rsidR="009C09D9">
        <w:rPr>
          <w:rFonts w:ascii="Times New Roman" w:eastAsia="Times New Roman" w:hAnsi="Times New Roman" w:cs="Times New Roman"/>
        </w:rPr>
        <w:t xml:space="preserve">por </w:t>
      </w:r>
      <w:del w:id="991" w:author="Maria Paola Fonseca Paez" w:date="2019-11-30T17:05:00Z">
        <w:r w:rsidR="009C09D9" w:rsidDel="00AC7B2A">
          <w:rPr>
            <w:rFonts w:ascii="Times New Roman" w:eastAsia="Times New Roman" w:hAnsi="Times New Roman" w:cs="Times New Roman"/>
          </w:rPr>
          <w:delText>consiguiente</w:delText>
        </w:r>
      </w:del>
      <w:ins w:id="992" w:author="Maria Paola Fonseca Paez" w:date="2019-11-30T17:05:00Z">
        <w:r w:rsidR="00AC7B2A">
          <w:rPr>
            <w:rFonts w:ascii="Times New Roman" w:eastAsia="Times New Roman" w:hAnsi="Times New Roman" w:cs="Times New Roman"/>
          </w:rPr>
          <w:t>consiguiente,</w:t>
        </w:r>
      </w:ins>
      <w:commentRangeStart w:id="993"/>
      <w:r w:rsidRPr="009C09D9">
        <w:rPr>
          <w:rFonts w:ascii="Times New Roman" w:eastAsia="Times New Roman" w:hAnsi="Times New Roman" w:cs="Times New Roman"/>
        </w:rPr>
        <w:t xml:space="preserve"> la información de cada transacción que se haya completado se codifica y se comparte de forma </w:t>
      </w:r>
      <w:commentRangeEnd w:id="993"/>
      <w:r w:rsidRPr="009C09D9">
        <w:rPr>
          <w:rStyle w:val="Refdecomentario"/>
          <w:rFonts w:ascii="Times New Roman" w:hAnsi="Times New Roman" w:cs="Times New Roman"/>
        </w:rPr>
        <w:commentReference w:id="993"/>
      </w:r>
      <w:r w:rsidRPr="009C09D9">
        <w:rPr>
          <w:rFonts w:ascii="Times New Roman" w:eastAsia="Times New Roman" w:hAnsi="Times New Roman" w:cs="Times New Roman"/>
        </w:rPr>
        <w:t xml:space="preserve">que está disponible para todos los nodos [1]. Cada vez que se realiza una nueva transacción, es necesario validar y empaquetar la información para agregar un nuevo bloque en la cadena: este proceso se conoce como minería [4].  El cifrado de la información se realiza por medio de un algoritmo de complejidad matemática conocido como función </w:t>
      </w:r>
      <w:r w:rsidRPr="009C09D9">
        <w:rPr>
          <w:rFonts w:ascii="Times New Roman" w:eastAsia="Times New Roman" w:hAnsi="Times New Roman" w:cs="Times New Roman"/>
          <w:i/>
        </w:rPr>
        <w:t>hash</w:t>
      </w:r>
      <w:r w:rsidRPr="009C09D9">
        <w:rPr>
          <w:rFonts w:ascii="Times New Roman" w:eastAsia="Times New Roman" w:hAnsi="Times New Roman" w:cs="Times New Roman"/>
        </w:rPr>
        <w:t xml:space="preserve">. </w:t>
      </w:r>
    </w:p>
    <w:p w14:paraId="744DD3BE" w14:textId="77777777" w:rsidR="00714E5C" w:rsidRPr="009C09D9" w:rsidRDefault="00714E5C">
      <w:pPr>
        <w:jc w:val="both"/>
        <w:rPr>
          <w:rFonts w:ascii="Times New Roman" w:eastAsia="Times New Roman" w:hAnsi="Times New Roman" w:cs="Times New Roman"/>
        </w:rPr>
      </w:pPr>
    </w:p>
    <w:p w14:paraId="68C111B0" w14:textId="4B4A836D"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Con el fin de comprender la definición de función </w:t>
      </w:r>
      <w:r w:rsidRPr="009C09D9">
        <w:rPr>
          <w:rFonts w:ascii="Times New Roman" w:eastAsia="Times New Roman" w:hAnsi="Times New Roman" w:cs="Times New Roman"/>
          <w:i/>
        </w:rPr>
        <w:t>hash</w:t>
      </w:r>
      <w:r w:rsidRPr="009C09D9">
        <w:rPr>
          <w:rFonts w:ascii="Times New Roman" w:eastAsia="Times New Roman" w:hAnsi="Times New Roman" w:cs="Times New Roman"/>
        </w:rPr>
        <w:t xml:space="preserve">, se debe tener en cuenta que un </w:t>
      </w:r>
      <w:r w:rsidRPr="009C09D9">
        <w:rPr>
          <w:rFonts w:ascii="Times New Roman" w:eastAsia="Times New Roman" w:hAnsi="Times New Roman" w:cs="Times New Roman"/>
          <w:i/>
        </w:rPr>
        <w:t xml:space="preserve">hash </w:t>
      </w:r>
      <w:r w:rsidRPr="009C09D9">
        <w:rPr>
          <w:rFonts w:ascii="Times New Roman" w:eastAsia="Times New Roman" w:hAnsi="Times New Roman" w:cs="Times New Roman"/>
        </w:rPr>
        <w:t xml:space="preserve">de n bits es una función que desempeña un papel de mapa para mensajes de longitud arbitraria a valores resultantes de n bits. La definición del </w:t>
      </w:r>
      <w:r w:rsidRPr="009C09D9">
        <w:rPr>
          <w:rFonts w:ascii="Times New Roman" w:eastAsia="Times New Roman" w:hAnsi="Times New Roman" w:cs="Times New Roman"/>
          <w:i/>
        </w:rPr>
        <w:t xml:space="preserve">hash </w:t>
      </w:r>
      <w:r w:rsidRPr="009C09D9">
        <w:rPr>
          <w:rFonts w:ascii="Times New Roman" w:eastAsia="Times New Roman" w:hAnsi="Times New Roman" w:cs="Times New Roman"/>
        </w:rPr>
        <w:t xml:space="preserve">criptográfico de n bits se le añade que cumple con unidireccionalidad y resistencia a colisiones. La importancia de </w:t>
      </w:r>
      <w:del w:id="994" w:author="Maria Paola Fonseca Paez" w:date="2019-11-30T22:45:00Z">
        <w:r w:rsidRPr="009C09D9" w:rsidDel="000148FA">
          <w:rPr>
            <w:rFonts w:ascii="Times New Roman" w:eastAsia="Times New Roman" w:hAnsi="Times New Roman" w:cs="Times New Roman"/>
          </w:rPr>
          <w:delText>éstas</w:delText>
        </w:r>
      </w:del>
      <w:ins w:id="995" w:author="Maria Paola Fonseca Paez" w:date="2019-11-30T22:45:00Z">
        <w:r w:rsidR="000148FA" w:rsidRPr="009C09D9">
          <w:rPr>
            <w:rFonts w:ascii="Times New Roman" w:eastAsia="Times New Roman" w:hAnsi="Times New Roman" w:cs="Times New Roman"/>
          </w:rPr>
          <w:t>estas</w:t>
        </w:r>
      </w:ins>
      <w:r w:rsidRPr="009C09D9">
        <w:rPr>
          <w:rFonts w:ascii="Times New Roman" w:eastAsia="Times New Roman" w:hAnsi="Times New Roman" w:cs="Times New Roman"/>
        </w:rPr>
        <w:t xml:space="preserve"> funciones criptográficas radica en su utilización para firmas digitales y protección de contraseñas, entre </w:t>
      </w:r>
      <w:proofErr w:type="gramStart"/>
      <w:r w:rsidRPr="009C09D9">
        <w:rPr>
          <w:rFonts w:ascii="Times New Roman" w:eastAsia="Times New Roman" w:hAnsi="Times New Roman" w:cs="Times New Roman"/>
        </w:rPr>
        <w:t>otras</w:t>
      </w:r>
      <w:commentRangeStart w:id="996"/>
      <w:r w:rsidRPr="009C09D9">
        <w:rPr>
          <w:rFonts w:ascii="Times New Roman" w:eastAsia="Times New Roman" w:hAnsi="Times New Roman" w:cs="Times New Roman"/>
        </w:rPr>
        <w:t>[</w:t>
      </w:r>
      <w:proofErr w:type="gramEnd"/>
      <w:r w:rsidRPr="009C09D9">
        <w:rPr>
          <w:rFonts w:ascii="Times New Roman" w:eastAsia="Times New Roman" w:hAnsi="Times New Roman" w:cs="Times New Roman"/>
        </w:rPr>
        <w:t>]</w:t>
      </w:r>
      <w:commentRangeEnd w:id="996"/>
      <w:r w:rsidRPr="009C09D9">
        <w:rPr>
          <w:rStyle w:val="Refdecomentario"/>
          <w:rFonts w:ascii="Times New Roman" w:hAnsi="Times New Roman" w:cs="Times New Roman"/>
        </w:rPr>
        <w:commentReference w:id="996"/>
      </w:r>
      <w:r w:rsidRPr="009C09D9">
        <w:rPr>
          <w:rFonts w:ascii="Times New Roman" w:eastAsia="Times New Roman" w:hAnsi="Times New Roman" w:cs="Times New Roman"/>
        </w:rPr>
        <w:t xml:space="preserve">. Teniendo esta definición en cuenta, la función de compresión SHA-256 es esencialmente un algoritmo de cifrado que actúa en bloques de mensajes de 512 bits con un valor de </w:t>
      </w:r>
      <w:r w:rsidRPr="009C09D9">
        <w:rPr>
          <w:rFonts w:ascii="Times New Roman" w:eastAsia="Times New Roman" w:hAnsi="Times New Roman" w:cs="Times New Roman"/>
          <w:i/>
        </w:rPr>
        <w:t xml:space="preserve">hash </w:t>
      </w:r>
      <w:r w:rsidRPr="009C09D9">
        <w:rPr>
          <w:rFonts w:ascii="Times New Roman" w:eastAsia="Times New Roman" w:hAnsi="Times New Roman" w:cs="Times New Roman"/>
        </w:rPr>
        <w:t xml:space="preserve">intermedio de 256 bits, utilizando cada bloque de mensaje como clave[]. </w:t>
      </w:r>
    </w:p>
    <w:p w14:paraId="51D07BE8" w14:textId="77777777" w:rsidR="00714E5C" w:rsidRPr="009C09D9" w:rsidRDefault="00714E5C">
      <w:pPr>
        <w:jc w:val="both"/>
        <w:rPr>
          <w:rFonts w:ascii="Times New Roman" w:eastAsia="Times New Roman" w:hAnsi="Times New Roman" w:cs="Times New Roman"/>
        </w:rPr>
      </w:pPr>
    </w:p>
    <w:p w14:paraId="462E4D7F" w14:textId="42851AB5"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El mensaje que se va a codificar, para utilizar una cadena de bloques de 512 bits en la entrada, debe pasar por el proceso de ‘</w:t>
      </w:r>
      <w:proofErr w:type="spellStart"/>
      <w:r w:rsidRPr="009C09D9">
        <w:rPr>
          <w:rFonts w:ascii="Times New Roman" w:eastAsia="Times New Roman" w:hAnsi="Times New Roman" w:cs="Times New Roman"/>
          <w:i/>
        </w:rPr>
        <w:t>padding</w:t>
      </w:r>
      <w:proofErr w:type="spellEnd"/>
      <w:r w:rsidRPr="009C09D9">
        <w:rPr>
          <w:rFonts w:ascii="Times New Roman" w:eastAsia="Times New Roman" w:hAnsi="Times New Roman" w:cs="Times New Roman"/>
        </w:rPr>
        <w:t xml:space="preserve">’ siguiendo con el estándar. Esto se realiza para que el resultado sea siempre múltiplo de 512 bits de longitud, </w:t>
      </w:r>
      <w:commentRangeStart w:id="997"/>
      <w:r w:rsidR="009C09D9" w:rsidRPr="009C09D9">
        <w:rPr>
          <w:rFonts w:ascii="Times New Roman" w:eastAsia="Times New Roman" w:hAnsi="Times New Roman" w:cs="Times New Roman"/>
        </w:rPr>
        <w:t>analizándolos</w:t>
      </w:r>
      <w:r w:rsidRPr="009C09D9">
        <w:rPr>
          <w:rFonts w:ascii="Times New Roman" w:eastAsia="Times New Roman" w:hAnsi="Times New Roman" w:cs="Times New Roman"/>
        </w:rPr>
        <w:t xml:space="preserve"> </w:t>
      </w:r>
      <w:commentRangeEnd w:id="997"/>
      <w:r w:rsidRPr="009C09D9">
        <w:rPr>
          <w:rStyle w:val="Refdecomentario"/>
          <w:rFonts w:ascii="Times New Roman" w:hAnsi="Times New Roman" w:cs="Times New Roman"/>
        </w:rPr>
        <w:commentReference w:id="997"/>
      </w:r>
      <w:r w:rsidRPr="009C09D9">
        <w:rPr>
          <w:rFonts w:ascii="Times New Roman" w:eastAsia="Times New Roman" w:hAnsi="Times New Roman" w:cs="Times New Roman"/>
        </w:rPr>
        <w:t>en una cadena de bloques de mensajes de igual longitud. Los bloques de mensajes se procesan uno a la vez.</w:t>
      </w:r>
    </w:p>
    <w:p w14:paraId="795FCF49" w14:textId="77777777" w:rsidR="00714E5C" w:rsidRPr="009C09D9" w:rsidRDefault="00714E5C">
      <w:pPr>
        <w:jc w:val="both"/>
        <w:rPr>
          <w:rFonts w:ascii="Times New Roman" w:eastAsia="Times New Roman" w:hAnsi="Times New Roman" w:cs="Times New Roman"/>
        </w:rPr>
      </w:pPr>
    </w:p>
    <w:p w14:paraId="6BA00EAA" w14:textId="77777777"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El proceso de </w:t>
      </w:r>
      <w:proofErr w:type="spellStart"/>
      <w:r w:rsidRPr="009C09D9">
        <w:rPr>
          <w:rFonts w:ascii="Times New Roman" w:eastAsia="Times New Roman" w:hAnsi="Times New Roman" w:cs="Times New Roman"/>
          <w:i/>
        </w:rPr>
        <w:t>padding</w:t>
      </w:r>
      <w:proofErr w:type="spellEnd"/>
      <w:r w:rsidRPr="009C09D9">
        <w:rPr>
          <w:rFonts w:ascii="Times New Roman" w:eastAsia="Times New Roman" w:hAnsi="Times New Roman" w:cs="Times New Roman"/>
          <w:i/>
        </w:rPr>
        <w:t xml:space="preserve"> </w:t>
      </w:r>
      <w:r w:rsidRPr="009C09D9">
        <w:rPr>
          <w:rFonts w:ascii="Times New Roman" w:eastAsia="Times New Roman" w:hAnsi="Times New Roman" w:cs="Times New Roman"/>
        </w:rPr>
        <w:t>consiste en rellenar los espacios vacíos de un mensaje de entrada para cumplir con un tamaño fijo. Si la información ocupa un tamaño menor al máximo fijo establecido, después del último bit de información del mensaje se pone un bit en ‘1’ seguido de un mínimo de bits en ‘0’ (64 en este caso), y finalmente en los últimos bits se debe indicar la longitud del mensaje. Si el tamaño de la información supera el máximo establecido, se debe usar un bloque adicional y rellenar de la misma forma.</w:t>
      </w:r>
    </w:p>
    <w:p w14:paraId="765F865E" w14:textId="77777777" w:rsidR="00714E5C" w:rsidRPr="009C09D9" w:rsidRDefault="00714E5C">
      <w:pPr>
        <w:jc w:val="both"/>
        <w:rPr>
          <w:rFonts w:ascii="Times New Roman" w:eastAsia="Times New Roman" w:hAnsi="Times New Roman" w:cs="Times New Roman"/>
        </w:rPr>
      </w:pPr>
    </w:p>
    <w:p w14:paraId="49B2B2AB" w14:textId="77777777"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Ejemplo</w:t>
      </w:r>
    </w:p>
    <w:p w14:paraId="677D20F6" w14:textId="5EA26059"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Información en base </w:t>
      </w:r>
      <w:r w:rsidR="009C09D9" w:rsidRPr="009C09D9">
        <w:rPr>
          <w:rFonts w:ascii="Times New Roman" w:eastAsia="Times New Roman" w:hAnsi="Times New Roman" w:cs="Times New Roman"/>
        </w:rPr>
        <w:t>hexadecimal</w:t>
      </w:r>
      <w:r w:rsidRPr="009C09D9">
        <w:rPr>
          <w:rFonts w:ascii="Times New Roman" w:eastAsia="Times New Roman" w:hAnsi="Times New Roman" w:cs="Times New Roman"/>
        </w:rPr>
        <w:t>: 616263</w:t>
      </w:r>
    </w:p>
    <w:p w14:paraId="46666B36" w14:textId="28CBAEDA"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Información tras proceso de ‘</w:t>
      </w:r>
      <w:proofErr w:type="spellStart"/>
      <w:r w:rsidRPr="009C09D9">
        <w:rPr>
          <w:rFonts w:ascii="Times New Roman" w:eastAsia="Times New Roman" w:hAnsi="Times New Roman" w:cs="Times New Roman"/>
          <w:i/>
        </w:rPr>
        <w:t>padding</w:t>
      </w:r>
      <w:proofErr w:type="spellEnd"/>
      <w:r w:rsidRPr="009C09D9">
        <w:rPr>
          <w:rFonts w:ascii="Times New Roman" w:eastAsia="Times New Roman" w:hAnsi="Times New Roman" w:cs="Times New Roman"/>
        </w:rPr>
        <w:t xml:space="preserve">’ en base </w:t>
      </w:r>
      <w:r w:rsidR="009C09D9" w:rsidRPr="009C09D9">
        <w:rPr>
          <w:rFonts w:ascii="Times New Roman" w:eastAsia="Times New Roman" w:hAnsi="Times New Roman" w:cs="Times New Roman"/>
        </w:rPr>
        <w:t>hexadecimal</w:t>
      </w:r>
      <w:commentRangeStart w:id="998"/>
      <w:commentRangeEnd w:id="998"/>
      <w:r w:rsidRPr="009C09D9">
        <w:rPr>
          <w:rStyle w:val="Refdecomentario"/>
          <w:rFonts w:ascii="Times New Roman" w:hAnsi="Times New Roman" w:cs="Times New Roman"/>
        </w:rPr>
        <w:commentReference w:id="998"/>
      </w:r>
      <w:r w:rsidRPr="009C09D9">
        <w:rPr>
          <w:rFonts w:ascii="Times New Roman" w:eastAsia="Times New Roman" w:hAnsi="Times New Roman" w:cs="Times New Roman"/>
        </w:rPr>
        <w:t>: 61626380000000000000000000000000</w:t>
      </w:r>
    </w:p>
    <w:p w14:paraId="622BDB65" w14:textId="77777777"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000000000000000000000000000000000000000000000000000000000000000000000000000000000000000000000018</w:t>
      </w:r>
    </w:p>
    <w:p w14:paraId="478C974B" w14:textId="77777777" w:rsidR="00714E5C" w:rsidRPr="009C09D9" w:rsidRDefault="00714E5C">
      <w:pPr>
        <w:jc w:val="both"/>
        <w:rPr>
          <w:rFonts w:ascii="Times New Roman" w:eastAsia="Times New Roman" w:hAnsi="Times New Roman" w:cs="Times New Roman"/>
        </w:rPr>
      </w:pPr>
    </w:p>
    <w:p w14:paraId="7794FDC5" w14:textId="77777777"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El número de ceros cumple con el mínimo de 64 bits, y los últimos bytes indican la cantidad de caracteres del mensaje inicial, es decir, 24 bits.</w:t>
      </w:r>
    </w:p>
    <w:p w14:paraId="29D8737E" w14:textId="77777777" w:rsidR="00714E5C" w:rsidRPr="009C09D9" w:rsidRDefault="00714E5C">
      <w:pPr>
        <w:jc w:val="both"/>
        <w:rPr>
          <w:rFonts w:ascii="Times New Roman" w:eastAsia="Times New Roman" w:hAnsi="Times New Roman" w:cs="Times New Roman"/>
        </w:rPr>
      </w:pPr>
    </w:p>
    <w:p w14:paraId="6FD3653D" w14:textId="77777777" w:rsidR="00714E5C" w:rsidRPr="009C09D9" w:rsidRDefault="00AB58E9">
      <w:pPr>
        <w:jc w:val="both"/>
        <w:rPr>
          <w:rFonts w:ascii="Times New Roman" w:eastAsia="Times New Roman" w:hAnsi="Times New Roman" w:cs="Times New Roman"/>
          <w:lang w:val="en-US"/>
        </w:rPr>
      </w:pPr>
      <w:r w:rsidRPr="009C09D9">
        <w:rPr>
          <w:rFonts w:ascii="Times New Roman" w:eastAsia="Times New Roman" w:hAnsi="Times New Roman" w:cs="Times New Roman"/>
          <w:lang w:val="en-US"/>
        </w:rPr>
        <w:t>[</w:t>
      </w:r>
      <w:commentRangeStart w:id="999"/>
      <w:r w:rsidRPr="009C09D9">
        <w:rPr>
          <w:rFonts w:ascii="Times New Roman" w:eastAsia="Times New Roman" w:hAnsi="Times New Roman" w:cs="Times New Roman"/>
          <w:lang w:val="en-US"/>
        </w:rPr>
        <w:t>k</w:t>
      </w:r>
      <w:commentRangeEnd w:id="999"/>
      <w:r w:rsidR="001D7655" w:rsidRPr="009C09D9">
        <w:rPr>
          <w:rStyle w:val="Refdecomentario"/>
          <w:rFonts w:ascii="Times New Roman" w:hAnsi="Times New Roman" w:cs="Times New Roman"/>
        </w:rPr>
        <w:commentReference w:id="999"/>
      </w:r>
      <w:r w:rsidRPr="009C09D9">
        <w:rPr>
          <w:rFonts w:ascii="Times New Roman" w:eastAsia="Times New Roman" w:hAnsi="Times New Roman" w:cs="Times New Roman"/>
          <w:lang w:val="en-US"/>
        </w:rPr>
        <w:t xml:space="preserve">] Descriptions of SHA-256, SHA-384, and SHA-512. </w:t>
      </w:r>
    </w:p>
    <w:p w14:paraId="1BDFC568" w14:textId="77777777" w:rsidR="00714E5C" w:rsidRPr="009C09D9" w:rsidRDefault="009C09D9">
      <w:pPr>
        <w:jc w:val="both"/>
        <w:rPr>
          <w:rFonts w:ascii="Times New Roman" w:eastAsia="Times New Roman" w:hAnsi="Times New Roman" w:cs="Times New Roman"/>
          <w:lang w:val="en-US"/>
        </w:rPr>
      </w:pPr>
      <w:r w:rsidRPr="009C09D9">
        <w:rPr>
          <w:rFonts w:ascii="Times New Roman" w:hAnsi="Times New Roman" w:cs="Times New Roman"/>
        </w:rPr>
        <w:fldChar w:fldCharType="begin"/>
      </w:r>
      <w:r w:rsidRPr="009C09D9">
        <w:rPr>
          <w:rFonts w:ascii="Times New Roman" w:hAnsi="Times New Roman" w:cs="Times New Roman"/>
          <w:lang w:val="en-US"/>
        </w:rPr>
        <w:instrText xml:space="preserve"> HYPERLINK "http://www.iwar.org.uk/comsec/resources/cipher/sha256-384-512.pdf" \h </w:instrText>
      </w:r>
      <w:r w:rsidRPr="009C09D9">
        <w:rPr>
          <w:rFonts w:ascii="Times New Roman" w:hAnsi="Times New Roman" w:cs="Times New Roman"/>
        </w:rPr>
        <w:fldChar w:fldCharType="separate"/>
      </w:r>
      <w:r w:rsidR="00AB58E9" w:rsidRPr="009C09D9">
        <w:rPr>
          <w:rFonts w:ascii="Times New Roman" w:eastAsia="Times New Roman" w:hAnsi="Times New Roman" w:cs="Times New Roman"/>
          <w:color w:val="1155CC"/>
          <w:u w:val="single"/>
          <w:lang w:val="en-US"/>
        </w:rPr>
        <w:t>http://www.iwar.org.uk/comsec/resources/cipher/sha256-384-512.pdf</w:t>
      </w:r>
      <w:r w:rsidRPr="009C09D9">
        <w:rPr>
          <w:rFonts w:ascii="Times New Roman" w:eastAsia="Times New Roman" w:hAnsi="Times New Roman" w:cs="Times New Roman"/>
          <w:color w:val="1155CC"/>
          <w:u w:val="single"/>
          <w:lang w:val="en-US"/>
        </w:rPr>
        <w:fldChar w:fldCharType="end"/>
      </w:r>
    </w:p>
    <w:p w14:paraId="72A4DE27" w14:textId="77777777" w:rsidR="00714E5C" w:rsidRPr="009C09D9" w:rsidRDefault="00714E5C">
      <w:pPr>
        <w:jc w:val="both"/>
        <w:rPr>
          <w:rFonts w:ascii="Times New Roman" w:eastAsia="Times New Roman" w:hAnsi="Times New Roman" w:cs="Times New Roman"/>
          <w:u w:val="single"/>
          <w:lang w:val="en-US"/>
        </w:rPr>
      </w:pPr>
    </w:p>
    <w:p w14:paraId="39EB60ED" w14:textId="77777777"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En </w:t>
      </w:r>
      <w:r w:rsidRPr="009C09D9">
        <w:rPr>
          <w:rFonts w:ascii="Times New Roman" w:eastAsia="Times New Roman" w:hAnsi="Times New Roman" w:cs="Times New Roman"/>
          <w:i/>
        </w:rPr>
        <w:t>Blockchain</w:t>
      </w:r>
      <w:r w:rsidRPr="009C09D9">
        <w:rPr>
          <w:rFonts w:ascii="Times New Roman" w:eastAsia="Times New Roman" w:hAnsi="Times New Roman" w:cs="Times New Roman"/>
        </w:rPr>
        <w:t>, para agregar los llamados ‘bloques’ a la cadena cada nodo, se debe ‘demostrar’ que se ha realizado una cierta cantidad de trabajo, también conocido como Prueba de Trabajo (</w:t>
      </w:r>
      <w:proofErr w:type="spellStart"/>
      <w:r w:rsidRPr="009C09D9">
        <w:rPr>
          <w:rFonts w:ascii="Times New Roman" w:eastAsia="Times New Roman" w:hAnsi="Times New Roman" w:cs="Times New Roman"/>
        </w:rPr>
        <w:t>PoW</w:t>
      </w:r>
      <w:proofErr w:type="spellEnd"/>
      <w:r w:rsidRPr="009C09D9">
        <w:rPr>
          <w:rFonts w:ascii="Times New Roman" w:eastAsia="Times New Roman" w:hAnsi="Times New Roman" w:cs="Times New Roman"/>
        </w:rPr>
        <w:t xml:space="preserve">). Esta consiste en el proceso de resolver el acertijo planteado (dependiente del protocolo que se esté usando de </w:t>
      </w:r>
      <w:proofErr w:type="spellStart"/>
      <w:r w:rsidRPr="009C09D9">
        <w:rPr>
          <w:rFonts w:ascii="Times New Roman" w:eastAsia="Times New Roman" w:hAnsi="Times New Roman" w:cs="Times New Roman"/>
        </w:rPr>
        <w:t>PoW</w:t>
      </w:r>
      <w:proofErr w:type="spellEnd"/>
      <w:r w:rsidRPr="009C09D9">
        <w:rPr>
          <w:rFonts w:ascii="Times New Roman" w:eastAsia="Times New Roman" w:hAnsi="Times New Roman" w:cs="Times New Roman"/>
        </w:rPr>
        <w:t xml:space="preserve">) para encontrar un valor hash ‘ganador’ que satisface al acertijo. A este proceso se conoce como </w:t>
      </w:r>
      <w:r w:rsidRPr="009C09D9">
        <w:rPr>
          <w:rFonts w:ascii="Times New Roman" w:eastAsia="Times New Roman" w:hAnsi="Times New Roman" w:cs="Times New Roman"/>
          <w:i/>
        </w:rPr>
        <w:t>minería</w:t>
      </w:r>
      <w:r w:rsidRPr="009C09D9">
        <w:rPr>
          <w:rFonts w:ascii="Times New Roman" w:eastAsia="Times New Roman" w:hAnsi="Times New Roman" w:cs="Times New Roman"/>
        </w:rPr>
        <w:t xml:space="preserve">. El primer nodo o ‘minero’ en encontrar un hash ganador puede agregar su bloque propuesto a la cadena de bloques y también reclamar una recompensa de minería, y es por ello </w:t>
      </w:r>
      <w:proofErr w:type="gramStart"/>
      <w:r w:rsidRPr="009C09D9">
        <w:rPr>
          <w:rFonts w:ascii="Times New Roman" w:eastAsia="Times New Roman" w:hAnsi="Times New Roman" w:cs="Times New Roman"/>
        </w:rPr>
        <w:t>que</w:t>
      </w:r>
      <w:proofErr w:type="gramEnd"/>
      <w:r w:rsidRPr="009C09D9">
        <w:rPr>
          <w:rFonts w:ascii="Times New Roman" w:eastAsia="Times New Roman" w:hAnsi="Times New Roman" w:cs="Times New Roman"/>
        </w:rPr>
        <w:t xml:space="preserve"> ‘compiten’ para ser el primero en resolver el acertijo mediante sus máquinas especializadas </w:t>
      </w:r>
      <w:r w:rsidRPr="009C09D9">
        <w:rPr>
          <w:rFonts w:ascii="Times New Roman" w:eastAsia="Times New Roman" w:hAnsi="Times New Roman" w:cs="Times New Roman"/>
          <w:i/>
        </w:rPr>
        <w:t>ASIC</w:t>
      </w:r>
      <w:r w:rsidRPr="009C09D9">
        <w:rPr>
          <w:rFonts w:ascii="Times New Roman" w:eastAsia="Times New Roman" w:hAnsi="Times New Roman" w:cs="Times New Roman"/>
        </w:rPr>
        <w:t xml:space="preserve"> dedicadas al minado.</w:t>
      </w:r>
    </w:p>
    <w:p w14:paraId="15F22729" w14:textId="77777777" w:rsidR="00714E5C" w:rsidRPr="009C09D9" w:rsidRDefault="00714E5C">
      <w:pPr>
        <w:jc w:val="both"/>
        <w:rPr>
          <w:rFonts w:ascii="Times New Roman" w:eastAsia="Times New Roman" w:hAnsi="Times New Roman" w:cs="Times New Roman"/>
        </w:rPr>
      </w:pPr>
    </w:p>
    <w:p w14:paraId="05D5192E" w14:textId="77777777" w:rsidR="00714E5C" w:rsidRPr="009C09D9" w:rsidRDefault="009C09D9">
      <w:pPr>
        <w:jc w:val="both"/>
        <w:rPr>
          <w:rFonts w:ascii="Times New Roman" w:eastAsia="Times New Roman" w:hAnsi="Times New Roman" w:cs="Times New Roman"/>
        </w:rPr>
      </w:pPr>
      <w:r w:rsidRPr="009C09D9">
        <w:rPr>
          <w:rFonts w:ascii="Times New Roman" w:hAnsi="Times New Roman" w:cs="Times New Roman"/>
        </w:rPr>
        <w:fldChar w:fldCharType="begin"/>
      </w:r>
      <w:r w:rsidRPr="009C09D9">
        <w:rPr>
          <w:rFonts w:ascii="Times New Roman" w:hAnsi="Times New Roman" w:cs="Times New Roman"/>
        </w:rPr>
        <w:instrText xml:space="preserve"> HYPERLINK "https://pdfs.semanticscholar.org/da8a/37b10bc1521a4d3de925d7ebc44bb606d740.pdf?_ga=2.21200635.1919538867.1522092864-1798624458.1520283070&amp;source=post_page---------------------------" \h </w:instrText>
      </w:r>
      <w:r w:rsidRPr="009C09D9">
        <w:rPr>
          <w:rFonts w:ascii="Times New Roman" w:hAnsi="Times New Roman" w:cs="Times New Roman"/>
        </w:rPr>
        <w:fldChar w:fldCharType="separate"/>
      </w:r>
      <w:r w:rsidR="00AB58E9" w:rsidRPr="009C09D9">
        <w:rPr>
          <w:rFonts w:ascii="Times New Roman" w:eastAsia="Times New Roman" w:hAnsi="Times New Roman" w:cs="Times New Roman"/>
          <w:color w:val="1155CC"/>
          <w:u w:val="single"/>
        </w:rPr>
        <w:t>https://pdfs.semanticscholar.org/da8a/37b10bc1521a4d3de925d7ebc44bb606d740.pdf?_ga=2.21200635.1919538867.1522092864-1798624458.1520283070&amp;source=post_page---------------------------</w:t>
      </w:r>
      <w:r w:rsidRPr="009C09D9">
        <w:rPr>
          <w:rFonts w:ascii="Times New Roman" w:eastAsia="Times New Roman" w:hAnsi="Times New Roman" w:cs="Times New Roman"/>
          <w:color w:val="1155CC"/>
          <w:u w:val="single"/>
        </w:rPr>
        <w:fldChar w:fldCharType="end"/>
      </w:r>
    </w:p>
    <w:p w14:paraId="5B339F8C" w14:textId="77777777" w:rsidR="00714E5C" w:rsidRPr="009C09D9" w:rsidRDefault="00714E5C">
      <w:pPr>
        <w:rPr>
          <w:rFonts w:ascii="Times New Roman" w:eastAsia="Times New Roman" w:hAnsi="Times New Roman" w:cs="Times New Roman"/>
        </w:rPr>
      </w:pPr>
    </w:p>
    <w:p w14:paraId="667CB3A5" w14:textId="0E7D120A"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Generalmente el ‘acertijo’ planteado por el sistema requiere </w:t>
      </w:r>
      <w:commentRangeStart w:id="1000"/>
      <w:r w:rsidRPr="009C09D9">
        <w:rPr>
          <w:rFonts w:ascii="Times New Roman" w:eastAsia="Times New Roman" w:hAnsi="Times New Roman" w:cs="Times New Roman"/>
        </w:rPr>
        <w:t xml:space="preserve">que </w:t>
      </w:r>
      <w:commentRangeEnd w:id="1000"/>
      <w:r w:rsidR="001D7655" w:rsidRPr="009C09D9">
        <w:rPr>
          <w:rStyle w:val="Refdecomentario"/>
          <w:rFonts w:ascii="Times New Roman" w:hAnsi="Times New Roman" w:cs="Times New Roman"/>
        </w:rPr>
        <w:commentReference w:id="1000"/>
      </w:r>
      <w:r w:rsidRPr="009C09D9">
        <w:rPr>
          <w:rFonts w:ascii="Times New Roman" w:eastAsia="Times New Roman" w:hAnsi="Times New Roman" w:cs="Times New Roman"/>
        </w:rPr>
        <w:t xml:space="preserve">las transacciones </w:t>
      </w:r>
      <w:r w:rsidR="009C09D9">
        <w:rPr>
          <w:rFonts w:ascii="Times New Roman" w:eastAsia="Times New Roman" w:hAnsi="Times New Roman" w:cs="Times New Roman"/>
        </w:rPr>
        <w:t>al</w:t>
      </w:r>
      <w:r w:rsidRPr="009C09D9">
        <w:rPr>
          <w:rFonts w:ascii="Times New Roman" w:eastAsia="Times New Roman" w:hAnsi="Times New Roman" w:cs="Times New Roman"/>
        </w:rPr>
        <w:t xml:space="preserve"> ser </w:t>
      </w:r>
      <w:proofErr w:type="gramStart"/>
      <w:r w:rsidRPr="009C09D9">
        <w:rPr>
          <w:rFonts w:ascii="Times New Roman" w:eastAsia="Times New Roman" w:hAnsi="Times New Roman" w:cs="Times New Roman"/>
        </w:rPr>
        <w:t>minadas,</w:t>
      </w:r>
      <w:proofErr w:type="gramEnd"/>
      <w:r w:rsidRPr="009C09D9">
        <w:rPr>
          <w:rFonts w:ascii="Times New Roman" w:eastAsia="Times New Roman" w:hAnsi="Times New Roman" w:cs="Times New Roman"/>
        </w:rPr>
        <w:t xml:space="preserve"> cumplan con una cierta cantidad de ceros en sus posiciones más significativas. Ya que una entrada siempre produce el mismo valor </w:t>
      </w:r>
      <w:r w:rsidRPr="009C09D9">
        <w:rPr>
          <w:rFonts w:ascii="Times New Roman" w:eastAsia="Times New Roman" w:hAnsi="Times New Roman" w:cs="Times New Roman"/>
          <w:i/>
        </w:rPr>
        <w:t>hash</w:t>
      </w:r>
      <w:r w:rsidRPr="009C09D9">
        <w:rPr>
          <w:rFonts w:ascii="Times New Roman" w:eastAsia="Times New Roman" w:hAnsi="Times New Roman" w:cs="Times New Roman"/>
        </w:rPr>
        <w:t xml:space="preserve"> usando la misma función </w:t>
      </w:r>
      <w:r w:rsidRPr="009C09D9">
        <w:rPr>
          <w:rFonts w:ascii="Times New Roman" w:eastAsia="Times New Roman" w:hAnsi="Times New Roman" w:cs="Times New Roman"/>
          <w:i/>
        </w:rPr>
        <w:t>hash</w:t>
      </w:r>
      <w:r w:rsidRPr="009C09D9">
        <w:rPr>
          <w:rFonts w:ascii="Times New Roman" w:eastAsia="Times New Roman" w:hAnsi="Times New Roman" w:cs="Times New Roman"/>
        </w:rPr>
        <w:t xml:space="preserve">, con el fin de producir salidas diferentes adjuntan cierta información al inicio de la transacción, y la cambian hasta que el resultado satisfaga la cantidad del número de ceros deseados. A esta información se le </w:t>
      </w:r>
      <w:proofErr w:type="gramStart"/>
      <w:r w:rsidRPr="009C09D9">
        <w:rPr>
          <w:rFonts w:ascii="Times New Roman" w:eastAsia="Times New Roman" w:hAnsi="Times New Roman" w:cs="Times New Roman"/>
        </w:rPr>
        <w:t xml:space="preserve">llama  </w:t>
      </w:r>
      <w:r w:rsidRPr="009C09D9">
        <w:rPr>
          <w:rFonts w:ascii="Times New Roman" w:eastAsia="Times New Roman" w:hAnsi="Times New Roman" w:cs="Times New Roman"/>
          <w:i/>
        </w:rPr>
        <w:t>nonce</w:t>
      </w:r>
      <w:proofErr w:type="gramEnd"/>
      <w:r w:rsidRPr="009C09D9">
        <w:rPr>
          <w:rFonts w:ascii="Times New Roman" w:eastAsia="Times New Roman" w:hAnsi="Times New Roman" w:cs="Times New Roman"/>
        </w:rPr>
        <w:t xml:space="preserve">, término que proviene de la abreviación del inglés </w:t>
      </w:r>
      <w:r w:rsidRPr="009C09D9">
        <w:rPr>
          <w:rFonts w:ascii="Times New Roman" w:eastAsia="Times New Roman" w:hAnsi="Times New Roman" w:cs="Times New Roman"/>
          <w:i/>
        </w:rPr>
        <w:t>‘</w:t>
      </w:r>
      <w:proofErr w:type="spellStart"/>
      <w:r w:rsidRPr="009C09D9">
        <w:rPr>
          <w:rFonts w:ascii="Times New Roman" w:eastAsia="Times New Roman" w:hAnsi="Times New Roman" w:cs="Times New Roman"/>
          <w:i/>
        </w:rPr>
        <w:t>number</w:t>
      </w:r>
      <w:proofErr w:type="spellEnd"/>
      <w:r w:rsidRPr="009C09D9">
        <w:rPr>
          <w:rFonts w:ascii="Times New Roman" w:eastAsia="Times New Roman" w:hAnsi="Times New Roman" w:cs="Times New Roman"/>
          <w:i/>
        </w:rPr>
        <w:t xml:space="preserve"> </w:t>
      </w:r>
      <w:proofErr w:type="spellStart"/>
      <w:r w:rsidRPr="009C09D9">
        <w:rPr>
          <w:rFonts w:ascii="Times New Roman" w:eastAsia="Times New Roman" w:hAnsi="Times New Roman" w:cs="Times New Roman"/>
          <w:i/>
        </w:rPr>
        <w:t>that</w:t>
      </w:r>
      <w:proofErr w:type="spellEnd"/>
      <w:r w:rsidRPr="009C09D9">
        <w:rPr>
          <w:rFonts w:ascii="Times New Roman" w:eastAsia="Times New Roman" w:hAnsi="Times New Roman" w:cs="Times New Roman"/>
          <w:i/>
        </w:rPr>
        <w:t xml:space="preserve"> can be </w:t>
      </w:r>
      <w:proofErr w:type="spellStart"/>
      <w:r w:rsidRPr="009C09D9">
        <w:rPr>
          <w:rFonts w:ascii="Times New Roman" w:eastAsia="Times New Roman" w:hAnsi="Times New Roman" w:cs="Times New Roman"/>
          <w:i/>
        </w:rPr>
        <w:t>only</w:t>
      </w:r>
      <w:proofErr w:type="spellEnd"/>
      <w:r w:rsidRPr="009C09D9">
        <w:rPr>
          <w:rFonts w:ascii="Times New Roman" w:eastAsia="Times New Roman" w:hAnsi="Times New Roman" w:cs="Times New Roman"/>
          <w:i/>
        </w:rPr>
        <w:t xml:space="preserve"> </w:t>
      </w:r>
      <w:proofErr w:type="spellStart"/>
      <w:r w:rsidRPr="009C09D9">
        <w:rPr>
          <w:rFonts w:ascii="Times New Roman" w:eastAsia="Times New Roman" w:hAnsi="Times New Roman" w:cs="Times New Roman"/>
          <w:i/>
        </w:rPr>
        <w:t>used</w:t>
      </w:r>
      <w:proofErr w:type="spellEnd"/>
      <w:r w:rsidRPr="009C09D9">
        <w:rPr>
          <w:rFonts w:ascii="Times New Roman" w:eastAsia="Times New Roman" w:hAnsi="Times New Roman" w:cs="Times New Roman"/>
          <w:i/>
        </w:rPr>
        <w:t xml:space="preserve"> once’</w:t>
      </w:r>
      <w:r w:rsidRPr="009C09D9">
        <w:rPr>
          <w:rFonts w:ascii="Times New Roman" w:eastAsia="Times New Roman" w:hAnsi="Times New Roman" w:cs="Times New Roman"/>
        </w:rPr>
        <w:t xml:space="preserve">. </w:t>
      </w:r>
    </w:p>
    <w:p w14:paraId="5904AF76" w14:textId="77777777" w:rsidR="00714E5C" w:rsidRPr="009C09D9" w:rsidRDefault="00714E5C">
      <w:pPr>
        <w:rPr>
          <w:rFonts w:ascii="Times New Roman" w:eastAsia="Times New Roman" w:hAnsi="Times New Roman" w:cs="Times New Roman"/>
        </w:rPr>
      </w:pPr>
    </w:p>
    <w:p w14:paraId="23CC18A3" w14:textId="77777777"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Este debe cambiarse cada vez que el resultado de la codificación no genere la salida esperada, y se espera que nunca se repita un mismo nonce, sino que por el contrario esta información siempre varíe de manera pseudo-aleatoria, hasta que se genere el número de ceros esperados en el resultado.</w:t>
      </w:r>
    </w:p>
    <w:p w14:paraId="67D9E5BA" w14:textId="77777777" w:rsidR="00714E5C" w:rsidRPr="009C09D9" w:rsidRDefault="00714E5C">
      <w:pPr>
        <w:jc w:val="both"/>
        <w:rPr>
          <w:rFonts w:ascii="Times New Roman" w:eastAsia="Times New Roman" w:hAnsi="Times New Roman" w:cs="Times New Roman"/>
        </w:rPr>
      </w:pPr>
    </w:p>
    <w:p w14:paraId="55F10C9D" w14:textId="77777777" w:rsidR="0070071D" w:rsidRDefault="00AB58E9">
      <w:pPr>
        <w:keepNext/>
        <w:jc w:val="center"/>
        <w:rPr>
          <w:ins w:id="1001" w:author="Maria Paola Fonseca Paez" w:date="2019-11-30T16:45:00Z"/>
        </w:rPr>
        <w:pPrChange w:id="1002" w:author="Maria Paola Fonseca Paez" w:date="2019-11-30T16:45:00Z">
          <w:pPr>
            <w:jc w:val="center"/>
          </w:pPr>
        </w:pPrChange>
      </w:pPr>
      <w:r w:rsidRPr="009C09D9">
        <w:rPr>
          <w:rFonts w:ascii="Times New Roman" w:eastAsia="Times New Roman" w:hAnsi="Times New Roman" w:cs="Times New Roman"/>
          <w:noProof/>
          <w:lang w:val="it-IT"/>
        </w:rPr>
        <w:drawing>
          <wp:inline distT="114300" distB="114300" distL="114300" distR="114300" wp14:anchorId="4EE9055A" wp14:editId="5C7F3638">
            <wp:extent cx="4823655" cy="1272273"/>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4823655" cy="1272273"/>
                    </a:xfrm>
                    <a:prstGeom prst="rect">
                      <a:avLst/>
                    </a:prstGeom>
                    <a:ln/>
                  </pic:spPr>
                </pic:pic>
              </a:graphicData>
            </a:graphic>
          </wp:inline>
        </w:drawing>
      </w:r>
    </w:p>
    <w:p w14:paraId="2D4EF979" w14:textId="1A419F6D" w:rsidR="00714E5C" w:rsidRPr="00842DAA" w:rsidRDefault="0070071D">
      <w:pPr>
        <w:pStyle w:val="Descripcin"/>
        <w:jc w:val="center"/>
        <w:rPr>
          <w:rFonts w:ascii="Times New Roman" w:eastAsia="Times New Roman" w:hAnsi="Times New Roman" w:cs="Times New Roman"/>
        </w:rPr>
        <w:pPrChange w:id="1003" w:author="Maria Paola Fonseca Paez" w:date="2019-11-30T16:45:00Z">
          <w:pPr>
            <w:jc w:val="center"/>
          </w:pPr>
        </w:pPrChange>
      </w:pPr>
      <w:bookmarkStart w:id="1004" w:name="_Ref26024926"/>
      <w:ins w:id="1005" w:author="Maria Paola Fonseca Paez" w:date="2019-11-30T16:45:00Z">
        <w:r w:rsidRPr="0070071D">
          <w:rPr>
            <w:rFonts w:ascii="Times New Roman" w:hAnsi="Times New Roman" w:cs="Times New Roman"/>
            <w:color w:val="auto"/>
            <w:rPrChange w:id="1006" w:author="Maria Paola Fonseca Paez" w:date="2019-11-30T16:45:00Z">
              <w:rPr>
                <w:i/>
                <w:iCs/>
              </w:rPr>
            </w:rPrChange>
          </w:rPr>
          <w:t xml:space="preserve">Figura </w:t>
        </w:r>
        <w:r w:rsidRPr="0070071D">
          <w:rPr>
            <w:rFonts w:ascii="Times New Roman" w:hAnsi="Times New Roman" w:cs="Times New Roman"/>
            <w:color w:val="auto"/>
            <w:rPrChange w:id="1007" w:author="Maria Paola Fonseca Paez" w:date="2019-11-30T16:45:00Z">
              <w:rPr>
                <w:i/>
                <w:iCs/>
              </w:rPr>
            </w:rPrChange>
          </w:rPr>
          <w:fldChar w:fldCharType="begin"/>
        </w:r>
        <w:r w:rsidRPr="0070071D">
          <w:rPr>
            <w:rFonts w:ascii="Times New Roman" w:hAnsi="Times New Roman" w:cs="Times New Roman"/>
            <w:color w:val="auto"/>
            <w:rPrChange w:id="1008" w:author="Maria Paola Fonseca Paez" w:date="2019-11-30T16:45:00Z">
              <w:rPr>
                <w:i/>
                <w:iCs/>
              </w:rPr>
            </w:rPrChange>
          </w:rPr>
          <w:instrText xml:space="preserve"> SEQ Figura \* ARABIC </w:instrText>
        </w:r>
      </w:ins>
      <w:r w:rsidRPr="0070071D">
        <w:rPr>
          <w:rFonts w:ascii="Times New Roman" w:hAnsi="Times New Roman" w:cs="Times New Roman"/>
          <w:color w:val="auto"/>
          <w:rPrChange w:id="1009" w:author="Maria Paola Fonseca Paez" w:date="2019-11-30T16:45:00Z">
            <w:rPr>
              <w:i/>
              <w:iCs/>
            </w:rPr>
          </w:rPrChange>
        </w:rPr>
        <w:fldChar w:fldCharType="separate"/>
      </w:r>
      <w:ins w:id="1010" w:author="Maria Paola Fonseca Paez" w:date="2019-12-01T03:44:00Z">
        <w:r w:rsidR="00025C63">
          <w:rPr>
            <w:rFonts w:ascii="Times New Roman" w:hAnsi="Times New Roman" w:cs="Times New Roman"/>
            <w:noProof/>
            <w:color w:val="auto"/>
          </w:rPr>
          <w:t>1</w:t>
        </w:r>
      </w:ins>
      <w:ins w:id="1011" w:author="Maria Paola Fonseca Paez" w:date="2019-11-30T16:45:00Z">
        <w:r w:rsidRPr="0070071D">
          <w:rPr>
            <w:rFonts w:ascii="Times New Roman" w:hAnsi="Times New Roman" w:cs="Times New Roman"/>
            <w:color w:val="auto"/>
            <w:rPrChange w:id="1012" w:author="Maria Paola Fonseca Paez" w:date="2019-11-30T16:45:00Z">
              <w:rPr>
                <w:i/>
                <w:iCs/>
              </w:rPr>
            </w:rPrChange>
          </w:rPr>
          <w:fldChar w:fldCharType="end"/>
        </w:r>
        <w:bookmarkEnd w:id="1004"/>
        <w:r w:rsidRPr="0070071D">
          <w:rPr>
            <w:rFonts w:ascii="Times New Roman" w:hAnsi="Times New Roman" w:cs="Times New Roman"/>
            <w:color w:val="auto"/>
            <w:rPrChange w:id="1013" w:author="Maria Paola Fonseca Paez" w:date="2019-11-30T16:45:00Z">
              <w:rPr>
                <w:i/>
                <w:iCs/>
              </w:rPr>
            </w:rPrChange>
          </w:rPr>
          <w:t>. Esquema de entradas y salidas de un bloque de minado</w:t>
        </w:r>
      </w:ins>
    </w:p>
    <w:p w14:paraId="49C555D2" w14:textId="17F2D27E" w:rsidR="00714E5C" w:rsidRPr="009C09D9" w:rsidDel="0070071D" w:rsidRDefault="00AB58E9">
      <w:pPr>
        <w:jc w:val="center"/>
        <w:rPr>
          <w:del w:id="1014" w:author="Maria Paola Fonseca Paez" w:date="2019-11-30T16:45:00Z"/>
          <w:rFonts w:ascii="Times New Roman" w:eastAsia="Times New Roman" w:hAnsi="Times New Roman" w:cs="Times New Roman"/>
        </w:rPr>
      </w:pPr>
      <w:del w:id="1015" w:author="Maria Paola Fonseca Paez" w:date="2019-11-30T16:45:00Z">
        <w:r w:rsidRPr="009C09D9" w:rsidDel="0070071D">
          <w:rPr>
            <w:rFonts w:ascii="Times New Roman" w:eastAsia="Times New Roman" w:hAnsi="Times New Roman" w:cs="Times New Roman"/>
          </w:rPr>
          <w:delText>Figura 1. Esquema de entradas y salidas de un bloque de minado</w:delText>
        </w:r>
      </w:del>
    </w:p>
    <w:p w14:paraId="327A4257" w14:textId="77777777" w:rsidR="00714E5C" w:rsidRPr="009C09D9" w:rsidRDefault="00714E5C">
      <w:pPr>
        <w:jc w:val="both"/>
        <w:rPr>
          <w:rFonts w:ascii="Times New Roman" w:eastAsia="Times New Roman" w:hAnsi="Times New Roman" w:cs="Times New Roman"/>
        </w:rPr>
      </w:pPr>
    </w:p>
    <w:p w14:paraId="174FD069" w14:textId="7A597C5A"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En la </w:t>
      </w:r>
      <w:ins w:id="1016" w:author="Maria Paola Fonseca Paez" w:date="2019-11-30T16:48:00Z">
        <w:r w:rsidR="0070071D">
          <w:rPr>
            <w:rFonts w:ascii="Times New Roman" w:eastAsia="Times New Roman" w:hAnsi="Times New Roman" w:cs="Times New Roman"/>
          </w:rPr>
          <w:fldChar w:fldCharType="begin"/>
        </w:r>
        <w:r w:rsidR="0070071D">
          <w:rPr>
            <w:rFonts w:ascii="Times New Roman" w:eastAsia="Times New Roman" w:hAnsi="Times New Roman" w:cs="Times New Roman"/>
          </w:rPr>
          <w:instrText xml:space="preserve"> REF _Ref26024926 \h </w:instrText>
        </w:r>
      </w:ins>
      <w:r w:rsidR="0070071D">
        <w:rPr>
          <w:rFonts w:ascii="Times New Roman" w:eastAsia="Times New Roman" w:hAnsi="Times New Roman" w:cs="Times New Roman"/>
        </w:rPr>
      </w:r>
      <w:r w:rsidR="0070071D">
        <w:rPr>
          <w:rFonts w:ascii="Times New Roman" w:eastAsia="Times New Roman" w:hAnsi="Times New Roman" w:cs="Times New Roman"/>
        </w:rPr>
        <w:fldChar w:fldCharType="separate"/>
      </w:r>
      <w:ins w:id="1017" w:author="Maria Paola Fonseca Paez" w:date="2019-11-30T16:48:00Z">
        <w:r w:rsidR="0070071D" w:rsidRPr="0070071D">
          <w:rPr>
            <w:rFonts w:ascii="Times New Roman" w:hAnsi="Times New Roman" w:cs="Times New Roman"/>
            <w:rPrChange w:id="1018" w:author="Maria Paola Fonseca Paez" w:date="2019-11-30T16:45:00Z">
              <w:rPr/>
            </w:rPrChange>
          </w:rPr>
          <w:t xml:space="preserve">Figura </w:t>
        </w:r>
        <w:r w:rsidR="0070071D" w:rsidRPr="0070071D">
          <w:rPr>
            <w:rFonts w:ascii="Times New Roman" w:hAnsi="Times New Roman" w:cs="Times New Roman"/>
            <w:noProof/>
            <w:rPrChange w:id="1019" w:author="Maria Paola Fonseca Paez" w:date="2019-11-30T16:45:00Z">
              <w:rPr>
                <w:noProof/>
              </w:rPr>
            </w:rPrChange>
          </w:rPr>
          <w:t>1</w:t>
        </w:r>
        <w:r w:rsidR="0070071D">
          <w:rPr>
            <w:rFonts w:ascii="Times New Roman" w:eastAsia="Times New Roman" w:hAnsi="Times New Roman" w:cs="Times New Roman"/>
          </w:rPr>
          <w:fldChar w:fldCharType="end"/>
        </w:r>
      </w:ins>
      <w:del w:id="1020" w:author="Maria Paola Fonseca Paez" w:date="2019-11-30T16:48:00Z">
        <w:r w:rsidRPr="009C09D9" w:rsidDel="0070071D">
          <w:rPr>
            <w:rFonts w:ascii="Times New Roman" w:eastAsia="Times New Roman" w:hAnsi="Times New Roman" w:cs="Times New Roman"/>
          </w:rPr>
          <w:delText>figura 1</w:delText>
        </w:r>
      </w:del>
      <w:r w:rsidRPr="009C09D9">
        <w:rPr>
          <w:rFonts w:ascii="Times New Roman" w:eastAsia="Times New Roman" w:hAnsi="Times New Roman" w:cs="Times New Roman"/>
        </w:rPr>
        <w:t xml:space="preserve"> se muestra el diagrama de entradas y salidas de un bloque de minado para un protocolo que exige únicamente número de ceros, el cual recibe como entradas la transacción a minar junto con el número de ceros esperados en el valor </w:t>
      </w:r>
      <w:r w:rsidRPr="009C09D9">
        <w:rPr>
          <w:rFonts w:ascii="Times New Roman" w:eastAsia="Times New Roman" w:hAnsi="Times New Roman" w:cs="Times New Roman"/>
          <w:i/>
        </w:rPr>
        <w:t>hash</w:t>
      </w:r>
      <w:r w:rsidRPr="009C09D9">
        <w:rPr>
          <w:rFonts w:ascii="Times New Roman" w:eastAsia="Times New Roman" w:hAnsi="Times New Roman" w:cs="Times New Roman"/>
        </w:rPr>
        <w:t xml:space="preserve">, y entrega como salidas el valor </w:t>
      </w:r>
      <w:r w:rsidRPr="009C09D9">
        <w:rPr>
          <w:rFonts w:ascii="Times New Roman" w:eastAsia="Times New Roman" w:hAnsi="Times New Roman" w:cs="Times New Roman"/>
          <w:i/>
        </w:rPr>
        <w:t>hash</w:t>
      </w:r>
      <w:r w:rsidRPr="009C09D9">
        <w:rPr>
          <w:rFonts w:ascii="Times New Roman" w:eastAsia="Times New Roman" w:hAnsi="Times New Roman" w:cs="Times New Roman"/>
        </w:rPr>
        <w:t xml:space="preserve"> que satisface el número de ceros especificado, junto con el </w:t>
      </w:r>
      <w:r w:rsidRPr="009C09D9">
        <w:rPr>
          <w:rFonts w:ascii="Times New Roman" w:eastAsia="Times New Roman" w:hAnsi="Times New Roman" w:cs="Times New Roman"/>
          <w:i/>
        </w:rPr>
        <w:t>nonce</w:t>
      </w:r>
      <w:r w:rsidRPr="009C09D9">
        <w:rPr>
          <w:rFonts w:ascii="Times New Roman" w:eastAsia="Times New Roman" w:hAnsi="Times New Roman" w:cs="Times New Roman"/>
        </w:rPr>
        <w:t xml:space="preserve"> usado para obtener el mismo y una señal que indica cuando el resultado es válido.</w:t>
      </w:r>
    </w:p>
    <w:p w14:paraId="6BFB0696" w14:textId="77777777" w:rsidR="00714E5C" w:rsidRPr="009C09D9" w:rsidRDefault="00714E5C">
      <w:pPr>
        <w:jc w:val="both"/>
        <w:rPr>
          <w:rFonts w:ascii="Times New Roman" w:eastAsia="Times New Roman" w:hAnsi="Times New Roman" w:cs="Times New Roman"/>
        </w:rPr>
      </w:pPr>
    </w:p>
    <w:p w14:paraId="18389C69" w14:textId="77777777" w:rsidR="00714E5C" w:rsidRPr="009C09D9" w:rsidRDefault="009C09D9">
      <w:pPr>
        <w:jc w:val="both"/>
        <w:rPr>
          <w:rFonts w:ascii="Times New Roman" w:eastAsia="Times New Roman" w:hAnsi="Times New Roman" w:cs="Times New Roman"/>
        </w:rPr>
      </w:pPr>
      <w:r w:rsidRPr="009C09D9">
        <w:rPr>
          <w:rFonts w:ascii="Times New Roman" w:hAnsi="Times New Roman" w:cs="Times New Roman"/>
        </w:rPr>
        <w:fldChar w:fldCharType="begin"/>
      </w:r>
      <w:r w:rsidRPr="009C09D9">
        <w:rPr>
          <w:rFonts w:ascii="Times New Roman" w:hAnsi="Times New Roman" w:cs="Times New Roman"/>
        </w:rPr>
        <w:instrText xml:space="preserve"> HYPERLINK "http://www.cs.ucdavis.edu/~rogaway/papers/nonce.pdf" \h </w:instrText>
      </w:r>
      <w:r w:rsidRPr="009C09D9">
        <w:rPr>
          <w:rFonts w:ascii="Times New Roman" w:hAnsi="Times New Roman" w:cs="Times New Roman"/>
        </w:rPr>
        <w:fldChar w:fldCharType="separate"/>
      </w:r>
      <w:r w:rsidR="00AB58E9" w:rsidRPr="009C09D9">
        <w:rPr>
          <w:rFonts w:ascii="Times New Roman" w:eastAsia="Times New Roman" w:hAnsi="Times New Roman" w:cs="Times New Roman"/>
          <w:color w:val="1155CC"/>
          <w:u w:val="single"/>
        </w:rPr>
        <w:t>http://www.cs.ucdavis.edu/~rogaway/papers/nonce.pdf</w:t>
      </w:r>
      <w:r w:rsidRPr="009C09D9">
        <w:rPr>
          <w:rFonts w:ascii="Times New Roman" w:eastAsia="Times New Roman" w:hAnsi="Times New Roman" w:cs="Times New Roman"/>
          <w:color w:val="1155CC"/>
          <w:u w:val="single"/>
        </w:rPr>
        <w:fldChar w:fldCharType="end"/>
      </w:r>
    </w:p>
    <w:p w14:paraId="4ED51B9F" w14:textId="77777777" w:rsidR="00714E5C" w:rsidRPr="009C09D9" w:rsidRDefault="00714E5C">
      <w:pPr>
        <w:jc w:val="both"/>
        <w:rPr>
          <w:rFonts w:ascii="Times New Roman" w:eastAsia="Times New Roman" w:hAnsi="Times New Roman" w:cs="Times New Roman"/>
          <w:u w:val="single"/>
        </w:rPr>
      </w:pPr>
    </w:p>
    <w:p w14:paraId="6091746F" w14:textId="77777777"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Los </w:t>
      </w:r>
      <w:r w:rsidRPr="009C09D9">
        <w:rPr>
          <w:rFonts w:ascii="Times New Roman" w:eastAsia="Times New Roman" w:hAnsi="Times New Roman" w:cs="Times New Roman"/>
          <w:i/>
        </w:rPr>
        <w:t>nonce</w:t>
      </w:r>
      <w:r w:rsidRPr="009C09D9">
        <w:rPr>
          <w:rFonts w:ascii="Times New Roman" w:eastAsia="Times New Roman" w:hAnsi="Times New Roman" w:cs="Times New Roman"/>
        </w:rPr>
        <w:t xml:space="preserve"> comúnmente se generan de manera pseudo-aleatoria con el fin de tener una secuencia de </w:t>
      </w:r>
      <w:r w:rsidRPr="009C09D9">
        <w:rPr>
          <w:rFonts w:ascii="Times New Roman" w:eastAsia="Times New Roman" w:hAnsi="Times New Roman" w:cs="Times New Roman"/>
          <w:i/>
        </w:rPr>
        <w:t>nonce</w:t>
      </w:r>
      <w:r w:rsidRPr="009C09D9">
        <w:rPr>
          <w:rFonts w:ascii="Times New Roman" w:eastAsia="Times New Roman" w:hAnsi="Times New Roman" w:cs="Times New Roman"/>
        </w:rPr>
        <w:t xml:space="preserve"> replicable, y obtener siempre el mismo </w:t>
      </w:r>
      <w:r w:rsidRPr="009C09D9">
        <w:rPr>
          <w:rFonts w:ascii="Times New Roman" w:eastAsia="Times New Roman" w:hAnsi="Times New Roman" w:cs="Times New Roman"/>
          <w:i/>
        </w:rPr>
        <w:t>nonce</w:t>
      </w:r>
      <w:r w:rsidRPr="009C09D9">
        <w:rPr>
          <w:rFonts w:ascii="Times New Roman" w:eastAsia="Times New Roman" w:hAnsi="Times New Roman" w:cs="Times New Roman"/>
        </w:rPr>
        <w:t xml:space="preserve"> al ingresar la misma entrada.</w:t>
      </w:r>
    </w:p>
    <w:p w14:paraId="472C9FB7" w14:textId="77777777" w:rsidR="00714E5C" w:rsidRPr="009C09D9" w:rsidRDefault="00714E5C">
      <w:pPr>
        <w:jc w:val="both"/>
        <w:rPr>
          <w:rFonts w:ascii="Times New Roman" w:eastAsia="Times New Roman" w:hAnsi="Times New Roman" w:cs="Times New Roman"/>
          <w:u w:val="single"/>
        </w:rPr>
      </w:pPr>
    </w:p>
    <w:p w14:paraId="15F7FDB5" w14:textId="4174ACE3"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Los generadores</w:t>
      </w:r>
      <w:r w:rsidR="001D7655" w:rsidRPr="009C09D9">
        <w:rPr>
          <w:rFonts w:ascii="Times New Roman" w:eastAsia="Times New Roman" w:hAnsi="Times New Roman" w:cs="Times New Roman"/>
        </w:rPr>
        <w:t xml:space="preserve"> </w:t>
      </w:r>
      <w:r w:rsidR="009C09D9" w:rsidRPr="009C09D9">
        <w:rPr>
          <w:rFonts w:ascii="Times New Roman" w:eastAsia="Times New Roman" w:hAnsi="Times New Roman" w:cs="Times New Roman"/>
        </w:rPr>
        <w:t>de</w:t>
      </w:r>
      <w:r w:rsidRPr="009C09D9">
        <w:rPr>
          <w:rFonts w:ascii="Times New Roman" w:eastAsia="Times New Roman" w:hAnsi="Times New Roman" w:cs="Times New Roman"/>
        </w:rPr>
        <w:t xml:space="preserve"> información pseudo-aleatoria se caracterizan por la utilización de</w:t>
      </w:r>
      <w:r w:rsidRPr="009C09D9">
        <w:rPr>
          <w:rFonts w:ascii="Times New Roman" w:eastAsia="Gungsuh" w:hAnsi="Times New Roman" w:cs="Times New Roman"/>
        </w:rPr>
        <w:t xml:space="preserve"> una semilla inicial x0, la cual genera una sucesión de valores </w:t>
      </w:r>
      <w:proofErr w:type="spellStart"/>
      <w:r w:rsidRPr="009C09D9">
        <w:rPr>
          <w:rFonts w:ascii="Times New Roman" w:eastAsia="Gungsuh" w:hAnsi="Times New Roman" w:cs="Times New Roman"/>
        </w:rPr>
        <w:t>xn</w:t>
      </w:r>
      <w:proofErr w:type="spellEnd"/>
      <w:r w:rsidRPr="009C09D9">
        <w:rPr>
          <w:rFonts w:ascii="Times New Roman" w:eastAsia="Gungsuh" w:hAnsi="Times New Roman" w:cs="Times New Roman"/>
        </w:rPr>
        <w:t xml:space="preserve">, mediante una relación de recurrencia establecida </w:t>
      </w:r>
      <w:proofErr w:type="spellStart"/>
      <w:r w:rsidRPr="009C09D9">
        <w:rPr>
          <w:rFonts w:ascii="Times New Roman" w:eastAsia="Gungsuh" w:hAnsi="Times New Roman" w:cs="Times New Roman"/>
        </w:rPr>
        <w:t>xn</w:t>
      </w:r>
      <w:proofErr w:type="spellEnd"/>
      <w:r w:rsidRPr="009C09D9">
        <w:rPr>
          <w:rFonts w:ascii="Times New Roman" w:eastAsia="Gungsuh" w:hAnsi="Times New Roman" w:cs="Times New Roman"/>
        </w:rPr>
        <w:t xml:space="preserve"> = T(xn−1)[ñ]. Cada uno de estos valores es en relación con la secuencia generada, un número </w:t>
      </w:r>
      <w:proofErr w:type="spellStart"/>
      <w:r w:rsidRPr="009C09D9">
        <w:rPr>
          <w:rFonts w:ascii="Times New Roman" w:eastAsia="Gungsuh" w:hAnsi="Times New Roman" w:cs="Times New Roman"/>
        </w:rPr>
        <w:t>pseudo-aleatorio</w:t>
      </w:r>
      <w:proofErr w:type="spellEnd"/>
      <w:r w:rsidRPr="009C09D9">
        <w:rPr>
          <w:rFonts w:ascii="Times New Roman" w:eastAsia="Gungsuh" w:hAnsi="Times New Roman" w:cs="Times New Roman"/>
        </w:rPr>
        <w:t xml:space="preserve"> definido a través de la relación establecida por el </w:t>
      </w:r>
      <w:commentRangeStart w:id="1021"/>
      <w:r w:rsidRPr="009C09D9">
        <w:rPr>
          <w:rFonts w:ascii="Times New Roman" w:eastAsia="Gungsuh" w:hAnsi="Times New Roman" w:cs="Times New Roman"/>
        </w:rPr>
        <w:t>método[ñ].</w:t>
      </w:r>
      <w:commentRangeEnd w:id="1021"/>
      <w:r w:rsidR="001D7655" w:rsidRPr="009C09D9">
        <w:rPr>
          <w:rStyle w:val="Refdecomentario"/>
          <w:rFonts w:ascii="Times New Roman" w:hAnsi="Times New Roman" w:cs="Times New Roman"/>
        </w:rPr>
        <w:commentReference w:id="1021"/>
      </w:r>
    </w:p>
    <w:p w14:paraId="65CCD481" w14:textId="77777777" w:rsidR="00714E5C" w:rsidRPr="009C09D9" w:rsidRDefault="00714E5C">
      <w:pPr>
        <w:jc w:val="both"/>
        <w:rPr>
          <w:rFonts w:ascii="Times New Roman" w:eastAsia="Times New Roman" w:hAnsi="Times New Roman" w:cs="Times New Roman"/>
        </w:rPr>
      </w:pPr>
    </w:p>
    <w:p w14:paraId="7E014B33" w14:textId="6814ED14" w:rsidR="00714E5C" w:rsidRPr="009C09D9" w:rsidRDefault="00AB58E9">
      <w:pPr>
        <w:jc w:val="both"/>
        <w:rPr>
          <w:rFonts w:ascii="Times New Roman" w:eastAsia="Times New Roman" w:hAnsi="Times New Roman" w:cs="Times New Roman"/>
          <w:color w:val="0000FF"/>
        </w:rPr>
      </w:pPr>
      <w:r w:rsidRPr="009C09D9">
        <w:rPr>
          <w:rFonts w:ascii="Times New Roman" w:eastAsia="Times New Roman" w:hAnsi="Times New Roman" w:cs="Times New Roman"/>
        </w:rPr>
        <w:lastRenderedPageBreak/>
        <w:t xml:space="preserve">Los generadores criptográficos de números </w:t>
      </w:r>
      <w:proofErr w:type="spellStart"/>
      <w:r w:rsidRPr="009C09D9">
        <w:rPr>
          <w:rFonts w:ascii="Times New Roman" w:eastAsia="Times New Roman" w:hAnsi="Times New Roman" w:cs="Times New Roman"/>
        </w:rPr>
        <w:t>pseudo</w:t>
      </w:r>
      <w:ins w:id="1022" w:author="Maria Paola Fonseca Paez" w:date="2019-11-30T19:41:00Z">
        <w:r w:rsidR="003F0D31">
          <w:rPr>
            <w:rFonts w:ascii="Times New Roman" w:eastAsia="Times New Roman" w:hAnsi="Times New Roman" w:cs="Times New Roman"/>
          </w:rPr>
          <w:t>-</w:t>
        </w:r>
      </w:ins>
      <w:r w:rsidRPr="009C09D9">
        <w:rPr>
          <w:rFonts w:ascii="Times New Roman" w:eastAsia="Times New Roman" w:hAnsi="Times New Roman" w:cs="Times New Roman"/>
        </w:rPr>
        <w:t>aleatorios</w:t>
      </w:r>
      <w:proofErr w:type="spellEnd"/>
      <w:r w:rsidRPr="009C09D9">
        <w:rPr>
          <w:rFonts w:ascii="Times New Roman" w:eastAsia="Times New Roman" w:hAnsi="Times New Roman" w:cs="Times New Roman"/>
        </w:rPr>
        <w:t xml:space="preserve"> (</w:t>
      </w:r>
      <w:r w:rsidRPr="009C09D9">
        <w:rPr>
          <w:rFonts w:ascii="Times New Roman" w:eastAsia="Times New Roman" w:hAnsi="Times New Roman" w:cs="Times New Roman"/>
          <w:i/>
        </w:rPr>
        <w:t>PRNG</w:t>
      </w:r>
      <w:r w:rsidRPr="009C09D9">
        <w:rPr>
          <w:rFonts w:ascii="Times New Roman" w:eastAsia="Times New Roman" w:hAnsi="Times New Roman" w:cs="Times New Roman"/>
        </w:rPr>
        <w:t xml:space="preserve">) se caracterizan por tomar una sola semilla segura y producir tantos números </w:t>
      </w:r>
      <w:proofErr w:type="spellStart"/>
      <w:r w:rsidRPr="009C09D9">
        <w:rPr>
          <w:rFonts w:ascii="Times New Roman" w:eastAsia="Times New Roman" w:hAnsi="Times New Roman" w:cs="Times New Roman"/>
        </w:rPr>
        <w:t>pseudo-aleatorios</w:t>
      </w:r>
      <w:proofErr w:type="spellEnd"/>
      <w:r w:rsidRPr="009C09D9">
        <w:rPr>
          <w:rFonts w:ascii="Times New Roman" w:eastAsia="Times New Roman" w:hAnsi="Times New Roman" w:cs="Times New Roman"/>
        </w:rPr>
        <w:t xml:space="preserve"> (aparentemente no predecibles) de esa semilla como sea </w:t>
      </w:r>
      <w:r w:rsidR="001D7655" w:rsidRPr="009C09D9">
        <w:rPr>
          <w:rFonts w:ascii="Times New Roman" w:eastAsia="Times New Roman" w:hAnsi="Times New Roman" w:cs="Times New Roman"/>
        </w:rPr>
        <w:t>necesario [</w:t>
      </w:r>
      <w:r w:rsidRPr="009C09D9">
        <w:rPr>
          <w:rFonts w:ascii="Times New Roman" w:eastAsia="Times New Roman" w:hAnsi="Times New Roman" w:cs="Times New Roman"/>
        </w:rPr>
        <w:t xml:space="preserve">2]. De forma tal </w:t>
      </w:r>
      <w:proofErr w:type="gramStart"/>
      <w:r w:rsidRPr="009C09D9">
        <w:rPr>
          <w:rFonts w:ascii="Times New Roman" w:eastAsia="Times New Roman" w:hAnsi="Times New Roman" w:cs="Times New Roman"/>
        </w:rPr>
        <w:t>que</w:t>
      </w:r>
      <w:proofErr w:type="gramEnd"/>
      <w:r w:rsidRPr="009C09D9">
        <w:rPr>
          <w:rFonts w:ascii="Times New Roman" w:eastAsia="Times New Roman" w:hAnsi="Times New Roman" w:cs="Times New Roman"/>
        </w:rPr>
        <w:t xml:space="preserve"> si las condiciones de entrada o semilla se replican, se pueda obtener la misma secuencia de números.</w:t>
      </w:r>
    </w:p>
    <w:p w14:paraId="12AEEAC7" w14:textId="77777777" w:rsidR="00714E5C" w:rsidRPr="009C09D9" w:rsidRDefault="00714E5C">
      <w:pPr>
        <w:jc w:val="both"/>
        <w:rPr>
          <w:rFonts w:ascii="Times New Roman" w:eastAsia="Times New Roman" w:hAnsi="Times New Roman" w:cs="Times New Roman"/>
        </w:rPr>
      </w:pPr>
    </w:p>
    <w:p w14:paraId="5B718286" w14:textId="77777777"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Uno de los métodos más populares es el método de los cuadrados medios, propuesto por los matemáticos John </w:t>
      </w:r>
      <w:proofErr w:type="spellStart"/>
      <w:r w:rsidRPr="009C09D9">
        <w:rPr>
          <w:rFonts w:ascii="Times New Roman" w:eastAsia="Times New Roman" w:hAnsi="Times New Roman" w:cs="Times New Roman"/>
        </w:rPr>
        <w:t>von</w:t>
      </w:r>
      <w:proofErr w:type="spellEnd"/>
      <w:r w:rsidRPr="009C09D9">
        <w:rPr>
          <w:rFonts w:ascii="Times New Roman" w:eastAsia="Times New Roman" w:hAnsi="Times New Roman" w:cs="Times New Roman"/>
        </w:rPr>
        <w:t xml:space="preserve"> Neumann y Nicholas </w:t>
      </w:r>
      <w:proofErr w:type="spellStart"/>
      <w:r w:rsidRPr="009C09D9">
        <w:rPr>
          <w:rFonts w:ascii="Times New Roman" w:eastAsia="Times New Roman" w:hAnsi="Times New Roman" w:cs="Times New Roman"/>
        </w:rPr>
        <w:t>Metropolis</w:t>
      </w:r>
      <w:proofErr w:type="spellEnd"/>
      <w:r w:rsidRPr="009C09D9">
        <w:rPr>
          <w:rFonts w:ascii="Times New Roman" w:eastAsia="Times New Roman" w:hAnsi="Times New Roman" w:cs="Times New Roman"/>
        </w:rPr>
        <w:t xml:space="preserve"> en los años 40. Comienza tomando un número x0 de 2n cifras, que al elevarlo al cuadrado resulta un número de 4n cifras (si es necesario se añaden ceros a la izquierda para que el número resultante tenga 4n cifras). x1 es el número resultante de seleccionar las 2n cifras centrales de x0</w:t>
      </w:r>
      <w:r w:rsidRPr="009C09D9">
        <w:rPr>
          <w:rFonts w:ascii="Times New Roman" w:eastAsia="Times New Roman" w:hAnsi="Times New Roman" w:cs="Times New Roman"/>
          <w:vertAlign w:val="superscript"/>
        </w:rPr>
        <w:t>2</w:t>
      </w:r>
      <w:r w:rsidRPr="009C09D9">
        <w:rPr>
          <w:rFonts w:ascii="Times New Roman" w:eastAsia="Times New Roman" w:hAnsi="Times New Roman" w:cs="Times New Roman"/>
        </w:rPr>
        <w:t>. A continuación x2 se genera a partir de x1 del mismo modo[ñ].</w:t>
      </w:r>
    </w:p>
    <w:p w14:paraId="2CA92B4B" w14:textId="77777777" w:rsidR="00714E5C" w:rsidRPr="009C09D9" w:rsidRDefault="00714E5C">
      <w:pPr>
        <w:jc w:val="both"/>
        <w:rPr>
          <w:rFonts w:ascii="Times New Roman" w:eastAsia="Times New Roman" w:hAnsi="Times New Roman" w:cs="Times New Roman"/>
        </w:rPr>
      </w:pPr>
    </w:p>
    <w:p w14:paraId="6E8F3894" w14:textId="7AEBE263" w:rsidR="00B473D9" w:rsidRDefault="00AB58E9">
      <w:pPr>
        <w:jc w:val="both"/>
        <w:rPr>
          <w:ins w:id="1023" w:author="Maria Paola Fonseca Paez" w:date="2019-11-30T17:37:00Z"/>
          <w:rFonts w:ascii="Times New Roman" w:eastAsia="Times New Roman" w:hAnsi="Times New Roman" w:cs="Times New Roman"/>
          <w:color w:val="1155CC"/>
          <w:u w:val="single"/>
        </w:rPr>
      </w:pPr>
      <w:r w:rsidRPr="009C09D9">
        <w:rPr>
          <w:rFonts w:ascii="Times New Roman" w:eastAsia="Times New Roman" w:hAnsi="Times New Roman" w:cs="Times New Roman"/>
        </w:rPr>
        <w:t>[ñ]</w:t>
      </w:r>
      <w:r w:rsidR="009C09D9" w:rsidRPr="009C09D9">
        <w:rPr>
          <w:rFonts w:ascii="Times New Roman" w:hAnsi="Times New Roman" w:cs="Times New Roman"/>
        </w:rPr>
        <w:fldChar w:fldCharType="begin"/>
      </w:r>
      <w:r w:rsidR="009C09D9" w:rsidRPr="009C09D9">
        <w:rPr>
          <w:rFonts w:ascii="Times New Roman" w:hAnsi="Times New Roman" w:cs="Times New Roman"/>
        </w:rPr>
        <w:instrText xml:space="preserve"> HYPERLINK "https://webs.um.es/mpulido/miwiki/lib/exe/fetch.php?id=amio&amp;cache=cache&amp;media=wiki:simt1b.pdf" \h </w:instrText>
      </w:r>
      <w:r w:rsidR="009C09D9" w:rsidRPr="009C09D9">
        <w:rPr>
          <w:rFonts w:ascii="Times New Roman" w:hAnsi="Times New Roman" w:cs="Times New Roman"/>
        </w:rPr>
        <w:fldChar w:fldCharType="separate"/>
      </w:r>
      <w:r w:rsidRPr="009C09D9">
        <w:rPr>
          <w:rFonts w:ascii="Times New Roman" w:eastAsia="Times New Roman" w:hAnsi="Times New Roman" w:cs="Times New Roman"/>
          <w:color w:val="1155CC"/>
          <w:u w:val="single"/>
        </w:rPr>
        <w:t>https://webs.um.es/mpulido/miwiki/lib/exe/fetch.php?id=amio&amp;cache=cache&amp;media=wiki:simt1b.pdf</w:t>
      </w:r>
      <w:r w:rsidR="009C09D9" w:rsidRPr="009C09D9">
        <w:rPr>
          <w:rFonts w:ascii="Times New Roman" w:eastAsia="Times New Roman" w:hAnsi="Times New Roman" w:cs="Times New Roman"/>
          <w:color w:val="1155CC"/>
          <w:u w:val="single"/>
        </w:rPr>
        <w:fldChar w:fldCharType="end"/>
      </w:r>
    </w:p>
    <w:p w14:paraId="5BB5AEB9" w14:textId="77777777" w:rsidR="00B473D9" w:rsidRPr="00233C65" w:rsidRDefault="00B473D9" w:rsidP="00B473D9">
      <w:pPr>
        <w:pStyle w:val="Ttulo1"/>
        <w:jc w:val="both"/>
        <w:rPr>
          <w:ins w:id="1024" w:author="Maria Paola Fonseca Paez" w:date="2019-11-30T17:37:00Z"/>
          <w:rFonts w:ascii="Times New Roman" w:eastAsia="Times New Roman" w:hAnsi="Times New Roman" w:cs="Times New Roman"/>
          <w:b/>
          <w:szCs w:val="32"/>
        </w:rPr>
      </w:pPr>
      <w:ins w:id="1025" w:author="Maria Paola Fonseca Paez" w:date="2019-11-30T17:37:00Z">
        <w:r w:rsidRPr="00233C65">
          <w:rPr>
            <w:rFonts w:ascii="Times New Roman" w:eastAsia="Times New Roman" w:hAnsi="Times New Roman" w:cs="Times New Roman"/>
            <w:b/>
            <w:szCs w:val="32"/>
          </w:rPr>
          <w:fldChar w:fldCharType="begin"/>
        </w:r>
        <w:r w:rsidRPr="00233C65">
          <w:rPr>
            <w:rFonts w:ascii="Times New Roman" w:eastAsia="Times New Roman" w:hAnsi="Times New Roman" w:cs="Times New Roman"/>
            <w:b/>
            <w:szCs w:val="32"/>
          </w:rPr>
          <w:instrText xml:space="preserve"> HYPERLINK  \l "_ÍNDICE" </w:instrText>
        </w:r>
        <w:r w:rsidRPr="00233C65">
          <w:rPr>
            <w:rFonts w:ascii="Times New Roman" w:eastAsia="Times New Roman" w:hAnsi="Times New Roman" w:cs="Times New Roman"/>
            <w:b/>
            <w:szCs w:val="32"/>
          </w:rPr>
          <w:fldChar w:fldCharType="separate"/>
        </w:r>
        <w:bookmarkStart w:id="1026" w:name="_Toc26029271"/>
        <w:r w:rsidRPr="00233C65">
          <w:rPr>
            <w:rStyle w:val="Hipervnculo"/>
            <w:rFonts w:ascii="Times New Roman" w:eastAsia="Times New Roman" w:hAnsi="Times New Roman" w:cs="Times New Roman"/>
            <w:b/>
            <w:color w:val="auto"/>
            <w:szCs w:val="32"/>
            <w:u w:val="none"/>
          </w:rPr>
          <w:t>GLOSARIO</w:t>
        </w:r>
        <w:bookmarkEnd w:id="1026"/>
        <w:r w:rsidRPr="00233C65">
          <w:rPr>
            <w:rFonts w:ascii="Times New Roman" w:eastAsia="Times New Roman" w:hAnsi="Times New Roman" w:cs="Times New Roman"/>
            <w:b/>
            <w:szCs w:val="32"/>
          </w:rPr>
          <w:fldChar w:fldCharType="end"/>
        </w:r>
      </w:ins>
    </w:p>
    <w:p w14:paraId="3B9969E5" w14:textId="77777777" w:rsidR="000148FA" w:rsidRDefault="000148FA" w:rsidP="000148FA">
      <w:pPr>
        <w:pStyle w:val="Style3"/>
        <w:rPr>
          <w:ins w:id="1027" w:author="Maria Paola Fonseca Paez" w:date="2019-11-30T22:41:00Z"/>
        </w:rPr>
      </w:pPr>
    </w:p>
    <w:p w14:paraId="63FCD243" w14:textId="7DF503A2" w:rsidR="00B473D9" w:rsidRDefault="00B473D9">
      <w:pPr>
        <w:pStyle w:val="Style3"/>
        <w:rPr>
          <w:ins w:id="1028" w:author="Maria Paola Fonseca Paez" w:date="2019-11-30T17:39:00Z"/>
        </w:rPr>
        <w:pPrChange w:id="1029" w:author="Maria Paola Fonseca Paez" w:date="2019-11-30T22:41:00Z">
          <w:pPr/>
        </w:pPrChange>
      </w:pPr>
      <w:ins w:id="1030" w:author="Maria Paola Fonseca Paez" w:date="2019-11-30T17:37:00Z">
        <w:r>
          <w:t>En este capítulo se definen las terminologías más utilizadas, según el significado que toman para el desarrollo del presente libro, dichas terminologías se presentan a continuación.</w:t>
        </w:r>
      </w:ins>
    </w:p>
    <w:p w14:paraId="59819BB7" w14:textId="77777777" w:rsidR="00B473D9" w:rsidRDefault="00B473D9" w:rsidP="00B473D9">
      <w:pPr>
        <w:rPr>
          <w:ins w:id="1031" w:author="Maria Paola Fonseca Paez" w:date="2019-11-30T17:37:00Z"/>
          <w:rFonts w:ascii="Times New Roman" w:hAnsi="Times New Roman" w:cs="Times New Roman"/>
        </w:rPr>
      </w:pPr>
    </w:p>
    <w:p w14:paraId="751B331F" w14:textId="77777777" w:rsidR="00B473D9" w:rsidRPr="00233C65" w:rsidRDefault="00B473D9" w:rsidP="00B473D9">
      <w:pPr>
        <w:rPr>
          <w:ins w:id="1032" w:author="Maria Paola Fonseca Paez" w:date="2019-11-30T17:37:00Z"/>
          <w:rFonts w:ascii="Times New Roman" w:hAnsi="Times New Roman" w:cs="Times New Roman"/>
          <w:b/>
        </w:rPr>
      </w:pPr>
      <w:ins w:id="1033" w:author="Maria Paola Fonseca Paez" w:date="2019-11-30T17:37:00Z">
        <w:r w:rsidRPr="00233C65">
          <w:rPr>
            <w:rFonts w:ascii="Times New Roman" w:hAnsi="Times New Roman" w:cs="Times New Roman"/>
            <w:b/>
          </w:rPr>
          <w:t>Bloque</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Pr="00233C65">
          <w:rPr>
            <w:rFonts w:ascii="Times New Roman" w:hAnsi="Times New Roman" w:cs="Times New Roman"/>
          </w:rPr>
          <w:t xml:space="preserve">Unidad </w:t>
        </w:r>
        <w:r>
          <w:rPr>
            <w:rFonts w:ascii="Times New Roman" w:hAnsi="Times New Roman" w:cs="Times New Roman"/>
          </w:rPr>
          <w:t>de información de 512 bits de longitud.</w:t>
        </w:r>
      </w:ins>
    </w:p>
    <w:p w14:paraId="2F8523D9" w14:textId="77777777" w:rsidR="00B473D9" w:rsidRPr="00233C65" w:rsidRDefault="00B473D9" w:rsidP="00B473D9">
      <w:pPr>
        <w:rPr>
          <w:ins w:id="1034" w:author="Maria Paola Fonseca Paez" w:date="2019-11-30T17:37:00Z"/>
          <w:rFonts w:ascii="Times New Roman" w:hAnsi="Times New Roman" w:cs="Times New Roman"/>
          <w:b/>
        </w:rPr>
      </w:pPr>
      <w:ins w:id="1035" w:author="Maria Paola Fonseca Paez" w:date="2019-11-30T17:37:00Z">
        <w:r w:rsidRPr="00233C65">
          <w:rPr>
            <w:rFonts w:ascii="Times New Roman" w:hAnsi="Times New Roman" w:cs="Times New Roman"/>
            <w:b/>
          </w:rPr>
          <w:t>Palabra</w:t>
        </w:r>
        <w:r>
          <w:rPr>
            <w:rFonts w:ascii="Times New Roman" w:hAnsi="Times New Roman" w:cs="Times New Roman"/>
            <w:b/>
          </w:rPr>
          <w:tab/>
        </w:r>
        <w:r>
          <w:rPr>
            <w:rFonts w:ascii="Times New Roman" w:hAnsi="Times New Roman" w:cs="Times New Roman"/>
            <w:b/>
          </w:rPr>
          <w:tab/>
        </w:r>
        <w:r w:rsidRPr="00233C65">
          <w:rPr>
            <w:rFonts w:ascii="Times New Roman" w:hAnsi="Times New Roman" w:cs="Times New Roman"/>
          </w:rPr>
          <w:t>Uni</w:t>
        </w:r>
        <w:r>
          <w:rPr>
            <w:rFonts w:ascii="Times New Roman" w:hAnsi="Times New Roman" w:cs="Times New Roman"/>
          </w:rPr>
          <w:t>dad de información de 32 bits de longitud.</w:t>
        </w:r>
      </w:ins>
    </w:p>
    <w:p w14:paraId="21BD11C7" w14:textId="77777777" w:rsidR="00B473D9" w:rsidRPr="00233C65" w:rsidRDefault="00B473D9" w:rsidP="00B473D9">
      <w:pPr>
        <w:rPr>
          <w:ins w:id="1036" w:author="Maria Paola Fonseca Paez" w:date="2019-11-30T17:37:00Z"/>
          <w:rFonts w:ascii="Times New Roman" w:hAnsi="Times New Roman" w:cs="Times New Roman"/>
          <w:b/>
        </w:rPr>
      </w:pPr>
      <w:ins w:id="1037" w:author="Maria Paola Fonseca Paez" w:date="2019-11-30T17:37:00Z">
        <w:r w:rsidRPr="00233C65">
          <w:rPr>
            <w:rFonts w:ascii="Times New Roman" w:hAnsi="Times New Roman" w:cs="Times New Roman"/>
            <w:b/>
          </w:rPr>
          <w:t>Sistema</w:t>
        </w:r>
        <w:r>
          <w:rPr>
            <w:rFonts w:ascii="Times New Roman" w:hAnsi="Times New Roman" w:cs="Times New Roman"/>
            <w:b/>
          </w:rPr>
          <w:tab/>
        </w:r>
        <w:r>
          <w:rPr>
            <w:rFonts w:ascii="Times New Roman" w:hAnsi="Times New Roman" w:cs="Times New Roman"/>
            <w:b/>
          </w:rPr>
          <w:tab/>
        </w:r>
        <w:r w:rsidRPr="00233C65">
          <w:rPr>
            <w:rFonts w:ascii="Times New Roman" w:hAnsi="Times New Roman" w:cs="Times New Roman"/>
          </w:rPr>
          <w:t xml:space="preserve">Unidad </w:t>
        </w:r>
        <w:r>
          <w:rPr>
            <w:rFonts w:ascii="Times New Roman" w:hAnsi="Times New Roman" w:cs="Times New Roman"/>
          </w:rPr>
          <w:t>jerárquica compuesta por subsistemas.</w:t>
        </w:r>
      </w:ins>
    </w:p>
    <w:p w14:paraId="6D5FBFE1" w14:textId="77777777" w:rsidR="00B473D9" w:rsidRPr="00233C65" w:rsidRDefault="00B473D9" w:rsidP="00B473D9">
      <w:pPr>
        <w:rPr>
          <w:ins w:id="1038" w:author="Maria Paola Fonseca Paez" w:date="2019-11-30T17:37:00Z"/>
          <w:rFonts w:ascii="Times New Roman" w:hAnsi="Times New Roman" w:cs="Times New Roman"/>
        </w:rPr>
      </w:pPr>
      <w:ins w:id="1039" w:author="Maria Paola Fonseca Paez" w:date="2019-11-30T17:37:00Z">
        <w:r w:rsidRPr="00233C65">
          <w:rPr>
            <w:rFonts w:ascii="Times New Roman" w:hAnsi="Times New Roman" w:cs="Times New Roman"/>
            <w:b/>
          </w:rPr>
          <w:t>Subsistema</w:t>
        </w:r>
        <w:r>
          <w:rPr>
            <w:rFonts w:ascii="Times New Roman" w:hAnsi="Times New Roman" w:cs="Times New Roman"/>
            <w:b/>
          </w:rPr>
          <w:tab/>
        </w:r>
        <w:r>
          <w:rPr>
            <w:rFonts w:ascii="Times New Roman" w:hAnsi="Times New Roman" w:cs="Times New Roman"/>
            <w:b/>
          </w:rPr>
          <w:tab/>
        </w:r>
        <w:r w:rsidRPr="00233C65">
          <w:rPr>
            <w:rFonts w:ascii="Times New Roman" w:hAnsi="Times New Roman" w:cs="Times New Roman"/>
          </w:rPr>
          <w:t>Unidad</w:t>
        </w:r>
        <w:r>
          <w:rPr>
            <w:rFonts w:ascii="Times New Roman" w:hAnsi="Times New Roman" w:cs="Times New Roman"/>
          </w:rPr>
          <w:t xml:space="preserve"> dedicada a la realización de funciones específicas en un sistema.</w:t>
        </w:r>
      </w:ins>
    </w:p>
    <w:p w14:paraId="0D510A9C" w14:textId="016C49A4" w:rsidR="00B473D9" w:rsidRPr="00233C65" w:rsidRDefault="00B473D9" w:rsidP="00B473D9">
      <w:pPr>
        <w:rPr>
          <w:ins w:id="1040" w:author="Maria Paola Fonseca Paez" w:date="2019-11-30T17:37:00Z"/>
          <w:rFonts w:ascii="Times New Roman" w:hAnsi="Times New Roman" w:cs="Times New Roman"/>
        </w:rPr>
      </w:pPr>
      <w:ins w:id="1041" w:author="Maria Paola Fonseca Paez" w:date="2019-11-30T17:37:00Z">
        <w:r w:rsidRPr="00233C65">
          <w:rPr>
            <w:rFonts w:ascii="Times New Roman" w:hAnsi="Times New Roman" w:cs="Times New Roman"/>
            <w:b/>
          </w:rPr>
          <w:t xml:space="preserve">Valor </w:t>
        </w:r>
        <w:r w:rsidRPr="00233C65">
          <w:rPr>
            <w:rFonts w:ascii="Times New Roman" w:hAnsi="Times New Roman" w:cs="Times New Roman"/>
            <w:b/>
            <w:i/>
          </w:rPr>
          <w:t>hash</w:t>
        </w:r>
      </w:ins>
      <w:ins w:id="1042" w:author="Maria Paola Fonseca Paez" w:date="2019-11-30T18:36:00Z">
        <w:r w:rsidR="008E5D94">
          <w:rPr>
            <w:rFonts w:ascii="Times New Roman" w:hAnsi="Times New Roman" w:cs="Times New Roman"/>
            <w:b/>
            <w:i/>
          </w:rPr>
          <w:t xml:space="preserve"> / </w:t>
        </w:r>
        <w:r w:rsidR="008E5D94" w:rsidRPr="008E5D94">
          <w:rPr>
            <w:rFonts w:ascii="Times New Roman" w:hAnsi="Times New Roman" w:cs="Times New Roman"/>
            <w:b/>
            <w:i/>
          </w:rPr>
          <w:t>digest</w:t>
        </w:r>
      </w:ins>
      <w:ins w:id="1043" w:author="Maria Paola Fonseca Paez" w:date="2019-11-30T17:37:00Z">
        <w:r>
          <w:rPr>
            <w:rFonts w:ascii="Times New Roman" w:hAnsi="Times New Roman" w:cs="Times New Roman"/>
            <w:i/>
          </w:rPr>
          <w:tab/>
        </w:r>
        <w:r>
          <w:rPr>
            <w:rFonts w:ascii="Times New Roman" w:hAnsi="Times New Roman" w:cs="Times New Roman"/>
          </w:rPr>
          <w:t xml:space="preserve">Resultado de aplicar la función </w:t>
        </w:r>
        <w:r w:rsidRPr="00233C65">
          <w:rPr>
            <w:rFonts w:ascii="Times New Roman" w:hAnsi="Times New Roman" w:cs="Times New Roman"/>
            <w:i/>
          </w:rPr>
          <w:t>hash</w:t>
        </w:r>
      </w:ins>
      <w:ins w:id="1044" w:author="Maria Paola Fonseca Paez" w:date="2019-11-30T18:37:00Z">
        <w:r w:rsidR="008E5D94">
          <w:rPr>
            <w:rFonts w:ascii="Times New Roman" w:hAnsi="Times New Roman" w:cs="Times New Roman"/>
          </w:rPr>
          <w:t xml:space="preserve"> sobre una entrada</w:t>
        </w:r>
      </w:ins>
      <w:ins w:id="1045" w:author="Maria Paola Fonseca Paez" w:date="2019-11-30T17:37:00Z">
        <w:r>
          <w:rPr>
            <w:rFonts w:ascii="Times New Roman" w:hAnsi="Times New Roman" w:cs="Times New Roman"/>
            <w:i/>
          </w:rPr>
          <w:t>.</w:t>
        </w:r>
      </w:ins>
    </w:p>
    <w:p w14:paraId="7910BD7D" w14:textId="1BE08552" w:rsidR="00B473D9" w:rsidRPr="00B473D9" w:rsidRDefault="00B473D9" w:rsidP="00B473D9">
      <w:pPr>
        <w:rPr>
          <w:ins w:id="1046" w:author="Maria Paola Fonseca Paez" w:date="2019-11-30T17:37:00Z"/>
          <w:rFonts w:ascii="Times New Roman" w:hAnsi="Times New Roman" w:cs="Times New Roman"/>
          <w:rPrChange w:id="1047" w:author="Maria Paola Fonseca Paez" w:date="2019-11-30T17:40:00Z">
            <w:rPr>
              <w:ins w:id="1048" w:author="Maria Paola Fonseca Paez" w:date="2019-11-30T17:37:00Z"/>
              <w:rFonts w:ascii="Times New Roman" w:hAnsi="Times New Roman" w:cs="Times New Roman"/>
              <w:lang w:val="en-US"/>
            </w:rPr>
          </w:rPrChange>
        </w:rPr>
      </w:pPr>
      <w:ins w:id="1049" w:author="Maria Paola Fonseca Paez" w:date="2019-11-30T17:37:00Z">
        <w:r w:rsidRPr="00B473D9">
          <w:rPr>
            <w:rFonts w:ascii="Times New Roman" w:hAnsi="Times New Roman" w:cs="Times New Roman"/>
            <w:b/>
            <w:rPrChange w:id="1050" w:author="Maria Paola Fonseca Paez" w:date="2019-11-30T17:40:00Z">
              <w:rPr>
                <w:rFonts w:ascii="Times New Roman" w:hAnsi="Times New Roman" w:cs="Times New Roman"/>
                <w:b/>
                <w:lang w:val="en-US"/>
              </w:rPr>
            </w:rPrChange>
          </w:rPr>
          <w:t xml:space="preserve">Función </w:t>
        </w:r>
        <w:r w:rsidRPr="00B473D9">
          <w:rPr>
            <w:rFonts w:ascii="Times New Roman" w:hAnsi="Times New Roman" w:cs="Times New Roman"/>
            <w:b/>
            <w:i/>
            <w:rPrChange w:id="1051" w:author="Maria Paola Fonseca Paez" w:date="2019-11-30T17:40:00Z">
              <w:rPr>
                <w:rFonts w:ascii="Times New Roman" w:hAnsi="Times New Roman" w:cs="Times New Roman"/>
                <w:b/>
                <w:i/>
                <w:lang w:val="en-US"/>
              </w:rPr>
            </w:rPrChange>
          </w:rPr>
          <w:t>hash</w:t>
        </w:r>
      </w:ins>
      <w:ins w:id="1052" w:author="Maria Paola Fonseca Paez" w:date="2019-11-30T17:40:00Z">
        <w:r w:rsidRPr="00B473D9">
          <w:rPr>
            <w:rFonts w:ascii="Times New Roman" w:hAnsi="Times New Roman" w:cs="Times New Roman"/>
            <w:b/>
            <w:i/>
            <w:rPrChange w:id="1053" w:author="Maria Paola Fonseca Paez" w:date="2019-11-30T17:40:00Z">
              <w:rPr>
                <w:rFonts w:ascii="Times New Roman" w:hAnsi="Times New Roman" w:cs="Times New Roman"/>
                <w:b/>
                <w:i/>
                <w:lang w:val="en-US"/>
              </w:rPr>
            </w:rPrChange>
          </w:rPr>
          <w:t xml:space="preserve"> sha256</w:t>
        </w:r>
      </w:ins>
      <w:ins w:id="1054" w:author="Maria Paola Fonseca Paez" w:date="2019-11-30T17:37:00Z">
        <w:r w:rsidRPr="00B473D9">
          <w:rPr>
            <w:rFonts w:ascii="Times New Roman" w:hAnsi="Times New Roman" w:cs="Times New Roman"/>
            <w:rPrChange w:id="1055" w:author="Maria Paola Fonseca Paez" w:date="2019-11-30T17:40:00Z">
              <w:rPr>
                <w:rFonts w:ascii="Times New Roman" w:hAnsi="Times New Roman" w:cs="Times New Roman"/>
                <w:lang w:val="en-US"/>
              </w:rPr>
            </w:rPrChange>
          </w:rPr>
          <w:tab/>
        </w:r>
      </w:ins>
      <w:ins w:id="1056" w:author="Maria Paola Fonseca Paez" w:date="2019-11-30T17:40:00Z">
        <w:r w:rsidRPr="00B473D9">
          <w:rPr>
            <w:rFonts w:ascii="Times New Roman" w:hAnsi="Times New Roman" w:cs="Times New Roman"/>
            <w:rPrChange w:id="1057" w:author="Maria Paola Fonseca Paez" w:date="2019-11-30T17:40:00Z">
              <w:rPr>
                <w:rFonts w:ascii="Times New Roman" w:hAnsi="Times New Roman" w:cs="Times New Roman"/>
                <w:lang w:val="en-US"/>
              </w:rPr>
            </w:rPrChange>
          </w:rPr>
          <w:t xml:space="preserve">Función </w:t>
        </w:r>
        <w:r w:rsidRPr="00B473D9">
          <w:rPr>
            <w:rFonts w:ascii="Times New Roman" w:hAnsi="Times New Roman" w:cs="Times New Roman"/>
            <w:i/>
            <w:rPrChange w:id="1058" w:author="Maria Paola Fonseca Paez" w:date="2019-11-30T17:40:00Z">
              <w:rPr>
                <w:rFonts w:ascii="Times New Roman" w:hAnsi="Times New Roman" w:cs="Times New Roman"/>
              </w:rPr>
            </w:rPrChange>
          </w:rPr>
          <w:t>hash</w:t>
        </w:r>
        <w:r>
          <w:rPr>
            <w:rFonts w:ascii="Times New Roman" w:hAnsi="Times New Roman" w:cs="Times New Roman"/>
          </w:rPr>
          <w:t xml:space="preserve"> </w:t>
        </w:r>
        <w:r w:rsidRPr="00B473D9">
          <w:rPr>
            <w:rFonts w:ascii="Times New Roman" w:hAnsi="Times New Roman" w:cs="Times New Roman"/>
            <w:rPrChange w:id="1059" w:author="Maria Paola Fonseca Paez" w:date="2019-11-30T17:40:00Z">
              <w:rPr>
                <w:rFonts w:ascii="Times New Roman" w:hAnsi="Times New Roman" w:cs="Times New Roman"/>
                <w:lang w:val="en-US"/>
              </w:rPr>
            </w:rPrChange>
          </w:rPr>
          <w:t>d</w:t>
        </w:r>
        <w:r>
          <w:rPr>
            <w:rFonts w:ascii="Times New Roman" w:hAnsi="Times New Roman" w:cs="Times New Roman"/>
          </w:rPr>
          <w:t xml:space="preserve">e cifrado </w:t>
        </w:r>
        <w:proofErr w:type="spellStart"/>
        <w:r w:rsidRPr="00B473D9">
          <w:rPr>
            <w:rFonts w:ascii="Times New Roman" w:hAnsi="Times New Roman" w:cs="Times New Roman"/>
            <w:i/>
            <w:rPrChange w:id="1060" w:author="Maria Paola Fonseca Paez" w:date="2019-11-30T17:40:00Z">
              <w:rPr>
                <w:rFonts w:ascii="Times New Roman" w:hAnsi="Times New Roman" w:cs="Times New Roman"/>
              </w:rPr>
            </w:rPrChange>
          </w:rPr>
          <w:t>sha</w:t>
        </w:r>
        <w:proofErr w:type="spellEnd"/>
        <w:r>
          <w:rPr>
            <w:rFonts w:ascii="Times New Roman" w:hAnsi="Times New Roman" w:cs="Times New Roman"/>
          </w:rPr>
          <w:t xml:space="preserve"> 256 </w:t>
        </w:r>
      </w:ins>
      <w:ins w:id="1061" w:author="Maria Paola Fonseca Paez" w:date="2019-11-30T17:37:00Z">
        <w:r w:rsidRPr="00B473D9">
          <w:rPr>
            <w:rFonts w:ascii="Times New Roman" w:hAnsi="Times New Roman" w:cs="Times New Roman"/>
            <w:rPrChange w:id="1062" w:author="Maria Paola Fonseca Paez" w:date="2019-11-30T17:40:00Z">
              <w:rPr>
                <w:rFonts w:ascii="Times New Roman" w:hAnsi="Times New Roman" w:cs="Times New Roman"/>
                <w:lang w:val="en-US"/>
              </w:rPr>
            </w:rPrChange>
          </w:rPr>
          <w:tab/>
        </w:r>
      </w:ins>
    </w:p>
    <w:p w14:paraId="124254CE" w14:textId="6D96DC5C" w:rsidR="00B473D9" w:rsidRPr="00B473D9" w:rsidRDefault="00B473D9" w:rsidP="00B473D9">
      <w:pPr>
        <w:rPr>
          <w:ins w:id="1063" w:author="Maria Paola Fonseca Paez" w:date="2019-11-30T17:37:00Z"/>
          <w:rFonts w:ascii="Times New Roman" w:hAnsi="Times New Roman" w:cs="Times New Roman"/>
          <w:rPrChange w:id="1064" w:author="Maria Paola Fonseca Paez" w:date="2019-11-30T17:41:00Z">
            <w:rPr>
              <w:ins w:id="1065" w:author="Maria Paola Fonseca Paez" w:date="2019-11-30T17:37:00Z"/>
              <w:rFonts w:ascii="Times New Roman" w:hAnsi="Times New Roman" w:cs="Times New Roman"/>
              <w:b/>
              <w:i/>
              <w:lang w:val="en-US"/>
            </w:rPr>
          </w:rPrChange>
        </w:rPr>
      </w:pPr>
      <w:ins w:id="1066" w:author="Maria Paola Fonseca Paez" w:date="2019-11-30T17:37:00Z">
        <w:r w:rsidRPr="00B473D9">
          <w:rPr>
            <w:rFonts w:ascii="Times New Roman" w:hAnsi="Times New Roman" w:cs="Times New Roman"/>
            <w:b/>
            <w:i/>
            <w:rPrChange w:id="1067" w:author="Maria Paola Fonseca Paez" w:date="2019-11-30T17:41:00Z">
              <w:rPr>
                <w:rFonts w:ascii="Times New Roman" w:hAnsi="Times New Roman" w:cs="Times New Roman"/>
                <w:b/>
                <w:i/>
                <w:lang w:val="en-US"/>
              </w:rPr>
            </w:rPrChange>
          </w:rPr>
          <w:t>Nonce</w:t>
        </w:r>
      </w:ins>
      <w:ins w:id="1068" w:author="Maria Paola Fonseca Paez" w:date="2019-11-30T17:40:00Z">
        <w:r w:rsidRPr="00B473D9">
          <w:rPr>
            <w:rFonts w:ascii="Times New Roman" w:hAnsi="Times New Roman" w:cs="Times New Roman"/>
            <w:b/>
            <w:i/>
            <w:rPrChange w:id="1069" w:author="Maria Paola Fonseca Paez" w:date="2019-11-30T17:41:00Z">
              <w:rPr>
                <w:rFonts w:ascii="Times New Roman" w:hAnsi="Times New Roman" w:cs="Times New Roman"/>
                <w:b/>
                <w:i/>
                <w:lang w:val="en-US"/>
              </w:rPr>
            </w:rPrChange>
          </w:rPr>
          <w:tab/>
        </w:r>
        <w:r w:rsidRPr="00B473D9">
          <w:rPr>
            <w:rFonts w:ascii="Times New Roman" w:hAnsi="Times New Roman" w:cs="Times New Roman"/>
            <w:b/>
            <w:i/>
            <w:rPrChange w:id="1070" w:author="Maria Paola Fonseca Paez" w:date="2019-11-30T17:41:00Z">
              <w:rPr>
                <w:rFonts w:ascii="Times New Roman" w:hAnsi="Times New Roman" w:cs="Times New Roman"/>
                <w:b/>
                <w:i/>
                <w:lang w:val="en-US"/>
              </w:rPr>
            </w:rPrChange>
          </w:rPr>
          <w:tab/>
        </w:r>
        <w:r w:rsidRPr="00B473D9">
          <w:rPr>
            <w:rFonts w:ascii="Times New Roman" w:hAnsi="Times New Roman" w:cs="Times New Roman"/>
            <w:b/>
            <w:i/>
            <w:rPrChange w:id="1071" w:author="Maria Paola Fonseca Paez" w:date="2019-11-30T17:41:00Z">
              <w:rPr>
                <w:rFonts w:ascii="Times New Roman" w:hAnsi="Times New Roman" w:cs="Times New Roman"/>
                <w:b/>
                <w:i/>
                <w:lang w:val="en-US"/>
              </w:rPr>
            </w:rPrChange>
          </w:rPr>
          <w:tab/>
        </w:r>
      </w:ins>
      <w:ins w:id="1072" w:author="Maria Paola Fonseca Paez" w:date="2019-11-30T17:41:00Z">
        <w:r w:rsidRPr="00B473D9">
          <w:rPr>
            <w:rFonts w:ascii="Times New Roman" w:hAnsi="Times New Roman" w:cs="Times New Roman"/>
            <w:rPrChange w:id="1073" w:author="Maria Paola Fonseca Paez" w:date="2019-11-30T17:41:00Z">
              <w:rPr>
                <w:rFonts w:ascii="Times New Roman" w:hAnsi="Times New Roman" w:cs="Times New Roman"/>
                <w:lang w:val="en-US"/>
              </w:rPr>
            </w:rPrChange>
          </w:rPr>
          <w:t>Cadena de i</w:t>
        </w:r>
        <w:r>
          <w:rPr>
            <w:rFonts w:ascii="Times New Roman" w:hAnsi="Times New Roman" w:cs="Times New Roman"/>
          </w:rPr>
          <w:t>nformación que varía constantemente su valor</w:t>
        </w:r>
      </w:ins>
    </w:p>
    <w:p w14:paraId="15BC27FF" w14:textId="107D2A3F" w:rsidR="00B473D9" w:rsidRPr="00B473D9" w:rsidRDefault="00B473D9">
      <w:pPr>
        <w:ind w:left="2160" w:hanging="2160"/>
        <w:rPr>
          <w:ins w:id="1074" w:author="Maria Paola Fonseca Paez" w:date="2019-11-30T17:37:00Z"/>
          <w:rFonts w:ascii="Times New Roman" w:hAnsi="Times New Roman" w:cs="Times New Roman"/>
          <w:rPrChange w:id="1075" w:author="Maria Paola Fonseca Paez" w:date="2019-11-30T17:41:00Z">
            <w:rPr>
              <w:ins w:id="1076" w:author="Maria Paola Fonseca Paez" w:date="2019-11-30T17:37:00Z"/>
              <w:rFonts w:ascii="Times New Roman" w:hAnsi="Times New Roman" w:cs="Times New Roman"/>
              <w:b/>
              <w:i/>
              <w:lang w:val="en-US"/>
            </w:rPr>
          </w:rPrChange>
        </w:rPr>
        <w:pPrChange w:id="1077" w:author="Maria Paola Fonseca Paez" w:date="2019-11-30T17:43:00Z">
          <w:pPr/>
        </w:pPrChange>
      </w:pPr>
      <w:proofErr w:type="spellStart"/>
      <w:ins w:id="1078" w:author="Maria Paola Fonseca Paez" w:date="2019-11-30T17:37:00Z">
        <w:r w:rsidRPr="00B473D9">
          <w:rPr>
            <w:rFonts w:ascii="Times New Roman" w:hAnsi="Times New Roman" w:cs="Times New Roman"/>
            <w:b/>
            <w:i/>
            <w:rPrChange w:id="1079" w:author="Maria Paola Fonseca Paez" w:date="2019-11-30T17:41:00Z">
              <w:rPr>
                <w:rFonts w:ascii="Times New Roman" w:hAnsi="Times New Roman" w:cs="Times New Roman"/>
                <w:b/>
                <w:i/>
                <w:lang w:val="en-US"/>
              </w:rPr>
            </w:rPrChange>
          </w:rPr>
          <w:t>Padding</w:t>
        </w:r>
      </w:ins>
      <w:proofErr w:type="spellEnd"/>
      <w:ins w:id="1080" w:author="Maria Paola Fonseca Paez" w:date="2019-11-30T17:41:00Z">
        <w:r>
          <w:rPr>
            <w:rFonts w:ascii="Times New Roman" w:hAnsi="Times New Roman" w:cs="Times New Roman"/>
            <w:b/>
            <w:i/>
          </w:rPr>
          <w:tab/>
        </w:r>
      </w:ins>
      <w:ins w:id="1081" w:author="Maria Paola Fonseca Paez" w:date="2019-11-30T17:43:00Z">
        <w:r>
          <w:rPr>
            <w:rFonts w:ascii="Times New Roman" w:hAnsi="Times New Roman" w:cs="Times New Roman"/>
          </w:rPr>
          <w:t>Acción</w:t>
        </w:r>
      </w:ins>
      <w:ins w:id="1082" w:author="Maria Paola Fonseca Paez" w:date="2019-11-30T17:42:00Z">
        <w:r>
          <w:rPr>
            <w:rFonts w:ascii="Times New Roman" w:hAnsi="Times New Roman" w:cs="Times New Roman"/>
          </w:rPr>
          <w:t xml:space="preserve"> de</w:t>
        </w:r>
      </w:ins>
      <w:ins w:id="1083" w:author="Maria Paola Fonseca Paez" w:date="2019-11-30T17:41:00Z">
        <w:r>
          <w:rPr>
            <w:rFonts w:ascii="Times New Roman" w:hAnsi="Times New Roman" w:cs="Times New Roman"/>
          </w:rPr>
          <w:t xml:space="preserve"> rellen</w:t>
        </w:r>
      </w:ins>
      <w:ins w:id="1084" w:author="Maria Paola Fonseca Paez" w:date="2019-11-30T17:42:00Z">
        <w:r>
          <w:rPr>
            <w:rFonts w:ascii="Times New Roman" w:hAnsi="Times New Roman" w:cs="Times New Roman"/>
          </w:rPr>
          <w:t>ar</w:t>
        </w:r>
      </w:ins>
      <w:ins w:id="1085" w:author="Maria Paola Fonseca Paez" w:date="2019-11-30T17:41:00Z">
        <w:r>
          <w:rPr>
            <w:rFonts w:ascii="Times New Roman" w:hAnsi="Times New Roman" w:cs="Times New Roman"/>
          </w:rPr>
          <w:t xml:space="preserve"> </w:t>
        </w:r>
      </w:ins>
      <w:ins w:id="1086" w:author="Maria Paola Fonseca Paez" w:date="2019-11-30T17:45:00Z">
        <w:r>
          <w:rPr>
            <w:rFonts w:ascii="Times New Roman" w:hAnsi="Times New Roman" w:cs="Times New Roman"/>
          </w:rPr>
          <w:t>la</w:t>
        </w:r>
      </w:ins>
      <w:ins w:id="1087" w:author="Maria Paola Fonseca Paez" w:date="2019-11-30T17:43:00Z">
        <w:r>
          <w:rPr>
            <w:rFonts w:ascii="Times New Roman" w:hAnsi="Times New Roman" w:cs="Times New Roman"/>
          </w:rPr>
          <w:t xml:space="preserve"> información </w:t>
        </w:r>
      </w:ins>
      <w:ins w:id="1088" w:author="Maria Paola Fonseca Paez" w:date="2019-11-30T17:47:00Z">
        <w:r w:rsidR="00334F14">
          <w:rPr>
            <w:rFonts w:ascii="Times New Roman" w:hAnsi="Times New Roman" w:cs="Times New Roman"/>
          </w:rPr>
          <w:t>faltante de</w:t>
        </w:r>
      </w:ins>
      <w:ins w:id="1089" w:author="Maria Paola Fonseca Paez" w:date="2019-11-30T17:45:00Z">
        <w:r>
          <w:rPr>
            <w:rFonts w:ascii="Times New Roman" w:hAnsi="Times New Roman" w:cs="Times New Roman"/>
          </w:rPr>
          <w:t xml:space="preserve"> un </w:t>
        </w:r>
      </w:ins>
      <w:ins w:id="1090" w:author="Maria Paola Fonseca Paez" w:date="2019-11-30T17:48:00Z">
        <w:r w:rsidR="00334F14">
          <w:rPr>
            <w:rFonts w:ascii="Times New Roman" w:hAnsi="Times New Roman" w:cs="Times New Roman"/>
          </w:rPr>
          <w:t>b</w:t>
        </w:r>
      </w:ins>
      <w:ins w:id="1091" w:author="Maria Paola Fonseca Paez" w:date="2019-11-30T17:47:00Z">
        <w:r w:rsidR="00334F14">
          <w:rPr>
            <w:rFonts w:ascii="Times New Roman" w:hAnsi="Times New Roman" w:cs="Times New Roman"/>
          </w:rPr>
          <w:t>loque para</w:t>
        </w:r>
      </w:ins>
      <w:ins w:id="1092" w:author="Maria Paola Fonseca Paez" w:date="2019-11-30T17:46:00Z">
        <w:r w:rsidR="00334F14">
          <w:rPr>
            <w:rFonts w:ascii="Times New Roman" w:hAnsi="Times New Roman" w:cs="Times New Roman"/>
          </w:rPr>
          <w:t xml:space="preserve"> cumplir co</w:t>
        </w:r>
      </w:ins>
      <w:ins w:id="1093" w:author="Maria Paola Fonseca Paez" w:date="2019-11-30T17:47:00Z">
        <w:r w:rsidR="00334F14">
          <w:rPr>
            <w:rFonts w:ascii="Times New Roman" w:hAnsi="Times New Roman" w:cs="Times New Roman"/>
          </w:rPr>
          <w:t>n</w:t>
        </w:r>
      </w:ins>
      <w:ins w:id="1094" w:author="Maria Paola Fonseca Paez" w:date="2019-11-30T17:45:00Z">
        <w:r>
          <w:rPr>
            <w:rFonts w:ascii="Times New Roman" w:hAnsi="Times New Roman" w:cs="Times New Roman"/>
          </w:rPr>
          <w:t xml:space="preserve"> un tamaño específico</w:t>
        </w:r>
      </w:ins>
      <w:ins w:id="1095" w:author="Maria Paola Fonseca Paez" w:date="2019-11-30T17:41:00Z">
        <w:r>
          <w:rPr>
            <w:rFonts w:ascii="Times New Roman" w:hAnsi="Times New Roman" w:cs="Times New Roman"/>
          </w:rPr>
          <w:t>.</w:t>
        </w:r>
      </w:ins>
    </w:p>
    <w:p w14:paraId="6E572E36" w14:textId="216DAD8B" w:rsidR="00B473D9" w:rsidRPr="00B473D9" w:rsidRDefault="00B473D9" w:rsidP="00B473D9">
      <w:pPr>
        <w:rPr>
          <w:ins w:id="1096" w:author="Maria Paola Fonseca Paez" w:date="2019-11-30T17:37:00Z"/>
          <w:rFonts w:ascii="Times New Roman" w:hAnsi="Times New Roman" w:cs="Times New Roman"/>
          <w:rPrChange w:id="1097" w:author="Maria Paola Fonseca Paez" w:date="2019-11-30T17:42:00Z">
            <w:rPr>
              <w:ins w:id="1098" w:author="Maria Paola Fonseca Paez" w:date="2019-11-30T17:37:00Z"/>
              <w:rFonts w:ascii="Times New Roman" w:hAnsi="Times New Roman" w:cs="Times New Roman"/>
              <w:b/>
              <w:lang w:val="en-US"/>
            </w:rPr>
          </w:rPrChange>
        </w:rPr>
      </w:pPr>
      <w:proofErr w:type="spellStart"/>
      <w:ins w:id="1099" w:author="Maria Paola Fonseca Paez" w:date="2019-11-30T17:37:00Z">
        <w:r w:rsidRPr="00B473D9">
          <w:rPr>
            <w:rFonts w:ascii="Times New Roman" w:hAnsi="Times New Roman" w:cs="Times New Roman"/>
            <w:b/>
            <w:rPrChange w:id="1100" w:author="Maria Paola Fonseca Paez" w:date="2019-11-30T17:41:00Z">
              <w:rPr>
                <w:rFonts w:ascii="Times New Roman" w:hAnsi="Times New Roman" w:cs="Times New Roman"/>
                <w:b/>
                <w:lang w:val="en-US"/>
              </w:rPr>
            </w:rPrChange>
          </w:rPr>
          <w:t>Rx</w:t>
        </w:r>
      </w:ins>
      <w:proofErr w:type="spellEnd"/>
      <w:ins w:id="1101" w:author="Maria Paola Fonseca Paez" w:date="2019-11-30T17:42:00Z">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ins>
      <w:ins w:id="1102" w:author="Maria Paola Fonseca Paez" w:date="2019-11-30T17:48:00Z">
        <w:r w:rsidR="00334F14" w:rsidRPr="00334F14">
          <w:rPr>
            <w:rFonts w:ascii="Times New Roman" w:hAnsi="Times New Roman" w:cs="Times New Roman"/>
            <w:rPrChange w:id="1103" w:author="Maria Paola Fonseca Paez" w:date="2019-11-30T17:48:00Z">
              <w:rPr>
                <w:rFonts w:ascii="Times New Roman" w:hAnsi="Times New Roman" w:cs="Times New Roman"/>
                <w:b/>
              </w:rPr>
            </w:rPrChange>
          </w:rPr>
          <w:t>Abreviación de ‘recepción’</w:t>
        </w:r>
      </w:ins>
    </w:p>
    <w:p w14:paraId="2194BFE3" w14:textId="443C8565" w:rsidR="00B473D9" w:rsidRPr="00334F14" w:rsidRDefault="00B473D9" w:rsidP="00B473D9">
      <w:pPr>
        <w:rPr>
          <w:ins w:id="1104" w:author="Maria Paola Fonseca Paez" w:date="2019-11-30T17:37:00Z"/>
          <w:rFonts w:ascii="Times New Roman" w:hAnsi="Times New Roman" w:cs="Times New Roman"/>
          <w:b/>
          <w:rPrChange w:id="1105" w:author="Maria Paola Fonseca Paez" w:date="2019-11-30T17:48:00Z">
            <w:rPr>
              <w:ins w:id="1106" w:author="Maria Paola Fonseca Paez" w:date="2019-11-30T17:37:00Z"/>
              <w:rFonts w:ascii="Times New Roman" w:hAnsi="Times New Roman" w:cs="Times New Roman"/>
              <w:b/>
              <w:lang w:val="en-US"/>
            </w:rPr>
          </w:rPrChange>
        </w:rPr>
      </w:pPr>
      <w:proofErr w:type="spellStart"/>
      <w:ins w:id="1107" w:author="Maria Paola Fonseca Paez" w:date="2019-11-30T17:37:00Z">
        <w:r w:rsidRPr="00334F14">
          <w:rPr>
            <w:rFonts w:ascii="Times New Roman" w:hAnsi="Times New Roman" w:cs="Times New Roman"/>
            <w:b/>
            <w:rPrChange w:id="1108" w:author="Maria Paola Fonseca Paez" w:date="2019-11-30T17:48:00Z">
              <w:rPr>
                <w:rFonts w:ascii="Times New Roman" w:hAnsi="Times New Roman" w:cs="Times New Roman"/>
                <w:b/>
                <w:lang w:val="en-US"/>
              </w:rPr>
            </w:rPrChange>
          </w:rPr>
          <w:t>Tx</w:t>
        </w:r>
      </w:ins>
      <w:proofErr w:type="spellEnd"/>
      <w:ins w:id="1109" w:author="Maria Paola Fonseca Paez" w:date="2019-11-30T17:48:00Z">
        <w:r w:rsidR="00334F14">
          <w:rPr>
            <w:rFonts w:ascii="Times New Roman" w:hAnsi="Times New Roman" w:cs="Times New Roman"/>
            <w:b/>
          </w:rPr>
          <w:tab/>
        </w:r>
        <w:r w:rsidR="00334F14">
          <w:rPr>
            <w:rFonts w:ascii="Times New Roman" w:hAnsi="Times New Roman" w:cs="Times New Roman"/>
            <w:b/>
          </w:rPr>
          <w:tab/>
        </w:r>
        <w:r w:rsidR="00334F14">
          <w:rPr>
            <w:rFonts w:ascii="Times New Roman" w:hAnsi="Times New Roman" w:cs="Times New Roman"/>
            <w:b/>
          </w:rPr>
          <w:tab/>
        </w:r>
        <w:r w:rsidR="00334F14" w:rsidRPr="004A3CBA">
          <w:rPr>
            <w:rFonts w:ascii="Times New Roman" w:hAnsi="Times New Roman" w:cs="Times New Roman"/>
          </w:rPr>
          <w:t>Abreviación de ‘</w:t>
        </w:r>
        <w:r w:rsidR="00334F14">
          <w:rPr>
            <w:rFonts w:ascii="Times New Roman" w:hAnsi="Times New Roman" w:cs="Times New Roman"/>
          </w:rPr>
          <w:t>transmisión</w:t>
        </w:r>
      </w:ins>
    </w:p>
    <w:p w14:paraId="21B4A99E" w14:textId="2ADBE4F9" w:rsidR="007F10B0" w:rsidRPr="007F10B0" w:rsidRDefault="00B473D9" w:rsidP="00B473D9">
      <w:pPr>
        <w:rPr>
          <w:ins w:id="1110" w:author="Maria Paola Fonseca Paez" w:date="2019-11-30T17:37:00Z"/>
          <w:rFonts w:ascii="Times New Roman" w:hAnsi="Times New Roman" w:cs="Times New Roman"/>
          <w:rPrChange w:id="1111" w:author="Maria Paola Fonseca Paez" w:date="2019-12-01T02:54:00Z">
            <w:rPr>
              <w:ins w:id="1112" w:author="Maria Paola Fonseca Paez" w:date="2019-11-30T17:37:00Z"/>
              <w:rFonts w:ascii="Times New Roman" w:hAnsi="Times New Roman" w:cs="Times New Roman"/>
              <w:b/>
              <w:lang w:val="en-US"/>
            </w:rPr>
          </w:rPrChange>
        </w:rPr>
      </w:pPr>
      <w:ins w:id="1113" w:author="Maria Paola Fonseca Paez" w:date="2019-11-30T17:37:00Z">
        <w:r w:rsidRPr="00334F14">
          <w:rPr>
            <w:rFonts w:ascii="Times New Roman" w:hAnsi="Times New Roman" w:cs="Times New Roman"/>
            <w:b/>
            <w:rPrChange w:id="1114" w:author="Maria Paola Fonseca Paez" w:date="2019-11-30T17:49:00Z">
              <w:rPr>
                <w:rFonts w:ascii="Times New Roman" w:hAnsi="Times New Roman" w:cs="Times New Roman"/>
                <w:b/>
                <w:lang w:val="en-US"/>
              </w:rPr>
            </w:rPrChange>
          </w:rPr>
          <w:t>Byte</w:t>
        </w:r>
      </w:ins>
      <w:ins w:id="1115" w:author="Maria Paola Fonseca Paez" w:date="2019-11-30T17:48:00Z">
        <w:r w:rsidR="00334F14" w:rsidRPr="00334F14">
          <w:rPr>
            <w:rFonts w:ascii="Times New Roman" w:hAnsi="Times New Roman" w:cs="Times New Roman"/>
            <w:b/>
            <w:rPrChange w:id="1116" w:author="Maria Paola Fonseca Paez" w:date="2019-11-30T17:49:00Z">
              <w:rPr>
                <w:rFonts w:ascii="Times New Roman" w:hAnsi="Times New Roman" w:cs="Times New Roman"/>
                <w:b/>
                <w:lang w:val="en-US"/>
              </w:rPr>
            </w:rPrChange>
          </w:rPr>
          <w:tab/>
        </w:r>
        <w:r w:rsidR="00334F14" w:rsidRPr="00334F14">
          <w:rPr>
            <w:rFonts w:ascii="Times New Roman" w:hAnsi="Times New Roman" w:cs="Times New Roman"/>
            <w:b/>
            <w:rPrChange w:id="1117" w:author="Maria Paola Fonseca Paez" w:date="2019-11-30T17:49:00Z">
              <w:rPr>
                <w:rFonts w:ascii="Times New Roman" w:hAnsi="Times New Roman" w:cs="Times New Roman"/>
                <w:b/>
                <w:lang w:val="en-US"/>
              </w:rPr>
            </w:rPrChange>
          </w:rPr>
          <w:tab/>
        </w:r>
        <w:r w:rsidR="00334F14" w:rsidRPr="00334F14">
          <w:rPr>
            <w:rFonts w:ascii="Times New Roman" w:hAnsi="Times New Roman" w:cs="Times New Roman"/>
            <w:b/>
            <w:rPrChange w:id="1118" w:author="Maria Paola Fonseca Paez" w:date="2019-11-30T17:49:00Z">
              <w:rPr>
                <w:rFonts w:ascii="Times New Roman" w:hAnsi="Times New Roman" w:cs="Times New Roman"/>
                <w:b/>
                <w:lang w:val="en-US"/>
              </w:rPr>
            </w:rPrChange>
          </w:rPr>
          <w:tab/>
        </w:r>
      </w:ins>
      <w:ins w:id="1119" w:author="Maria Paola Fonseca Paez" w:date="2019-11-30T17:49:00Z">
        <w:r w:rsidR="00334F14" w:rsidRPr="00334F14">
          <w:rPr>
            <w:rFonts w:ascii="Times New Roman" w:hAnsi="Times New Roman" w:cs="Times New Roman"/>
            <w:rPrChange w:id="1120" w:author="Maria Paola Fonseca Paez" w:date="2019-11-30T17:49:00Z">
              <w:rPr>
                <w:rFonts w:ascii="Times New Roman" w:hAnsi="Times New Roman" w:cs="Times New Roman"/>
                <w:b/>
                <w:lang w:val="en-US"/>
              </w:rPr>
            </w:rPrChange>
          </w:rPr>
          <w:t>U</w:t>
        </w:r>
        <w:r w:rsidR="00334F14" w:rsidRPr="00334F14">
          <w:rPr>
            <w:rFonts w:ascii="Times New Roman" w:hAnsi="Times New Roman" w:cs="Times New Roman"/>
            <w:rPrChange w:id="1121" w:author="Maria Paola Fonseca Paez" w:date="2019-11-30T17:49:00Z">
              <w:rPr>
                <w:rFonts w:ascii="Times New Roman" w:hAnsi="Times New Roman" w:cs="Times New Roman"/>
                <w:b/>
              </w:rPr>
            </w:rPrChange>
          </w:rPr>
          <w:t>nidad de información compuesta por 8 bits</w:t>
        </w:r>
      </w:ins>
    </w:p>
    <w:p w14:paraId="1A2620F7" w14:textId="0DF4F84D" w:rsidR="00B473D9" w:rsidRPr="00334F14" w:rsidRDefault="00B473D9" w:rsidP="00B473D9">
      <w:pPr>
        <w:rPr>
          <w:ins w:id="1122" w:author="Maria Paola Fonseca Paez" w:date="2019-11-30T17:37:00Z"/>
          <w:rFonts w:ascii="Times New Roman" w:hAnsi="Times New Roman" w:cs="Times New Roman"/>
          <w:rPrChange w:id="1123" w:author="Maria Paola Fonseca Paez" w:date="2019-11-30T17:49:00Z">
            <w:rPr>
              <w:ins w:id="1124" w:author="Maria Paola Fonseca Paez" w:date="2019-11-30T17:37:00Z"/>
              <w:rFonts w:ascii="Times New Roman" w:hAnsi="Times New Roman" w:cs="Times New Roman"/>
              <w:b/>
            </w:rPr>
          </w:rPrChange>
        </w:rPr>
      </w:pPr>
      <w:ins w:id="1125" w:author="Maria Paola Fonseca Paez" w:date="2019-11-30T17:37:00Z">
        <w:r w:rsidRPr="00233C65">
          <w:rPr>
            <w:rFonts w:ascii="Times New Roman" w:hAnsi="Times New Roman" w:cs="Times New Roman"/>
            <w:b/>
          </w:rPr>
          <w:t>Bit de inicio</w:t>
        </w:r>
      </w:ins>
      <w:ins w:id="1126" w:author="Maria Paola Fonseca Paez" w:date="2019-11-30T17:49:00Z">
        <w:r w:rsidR="00334F14">
          <w:rPr>
            <w:rFonts w:ascii="Times New Roman" w:hAnsi="Times New Roman" w:cs="Times New Roman"/>
            <w:b/>
          </w:rPr>
          <w:tab/>
        </w:r>
        <w:r w:rsidR="00334F14">
          <w:rPr>
            <w:rFonts w:ascii="Times New Roman" w:hAnsi="Times New Roman" w:cs="Times New Roman"/>
            <w:b/>
          </w:rPr>
          <w:tab/>
        </w:r>
        <w:r w:rsidR="00334F14" w:rsidRPr="00334F14">
          <w:rPr>
            <w:rFonts w:ascii="Times New Roman" w:hAnsi="Times New Roman" w:cs="Times New Roman"/>
            <w:rPrChange w:id="1127" w:author="Maria Paola Fonseca Paez" w:date="2019-11-30T17:49:00Z">
              <w:rPr>
                <w:rFonts w:ascii="Times New Roman" w:hAnsi="Times New Roman" w:cs="Times New Roman"/>
                <w:b/>
              </w:rPr>
            </w:rPrChange>
          </w:rPr>
          <w:t xml:space="preserve">Bit </w:t>
        </w:r>
      </w:ins>
      <w:ins w:id="1128" w:author="Maria Paola Fonseca Paez" w:date="2019-11-30T17:51:00Z">
        <w:r w:rsidR="00334F14">
          <w:rPr>
            <w:rFonts w:ascii="Times New Roman" w:hAnsi="Times New Roman" w:cs="Times New Roman"/>
          </w:rPr>
          <w:t xml:space="preserve">que tomando el valor ‘0’, </w:t>
        </w:r>
      </w:ins>
      <w:ins w:id="1129" w:author="Maria Paola Fonseca Paez" w:date="2019-11-30T17:49:00Z">
        <w:r w:rsidR="00334F14">
          <w:rPr>
            <w:rFonts w:ascii="Times New Roman" w:hAnsi="Times New Roman" w:cs="Times New Roman"/>
          </w:rPr>
          <w:t>indi</w:t>
        </w:r>
      </w:ins>
      <w:ins w:id="1130" w:author="Maria Paola Fonseca Paez" w:date="2019-11-30T17:50:00Z">
        <w:r w:rsidR="00334F14">
          <w:rPr>
            <w:rFonts w:ascii="Times New Roman" w:hAnsi="Times New Roman" w:cs="Times New Roman"/>
          </w:rPr>
          <w:t>ca el inicio de una transmisión</w:t>
        </w:r>
      </w:ins>
      <w:ins w:id="1131" w:author="Maria Paola Fonseca Paez" w:date="2019-11-30T17:51:00Z">
        <w:r w:rsidR="00334F14">
          <w:rPr>
            <w:rFonts w:ascii="Times New Roman" w:hAnsi="Times New Roman" w:cs="Times New Roman"/>
          </w:rPr>
          <w:t xml:space="preserve"> de un byte</w:t>
        </w:r>
      </w:ins>
      <w:ins w:id="1132" w:author="Maria Paola Fonseca Paez" w:date="2019-11-30T17:50:00Z">
        <w:r w:rsidR="00334F14">
          <w:rPr>
            <w:rFonts w:ascii="Times New Roman" w:hAnsi="Times New Roman" w:cs="Times New Roman"/>
          </w:rPr>
          <w:t xml:space="preserve">. </w:t>
        </w:r>
      </w:ins>
    </w:p>
    <w:p w14:paraId="43CB74E1" w14:textId="539384D9" w:rsidR="00B473D9" w:rsidRPr="00334F14" w:rsidRDefault="00B473D9" w:rsidP="00B473D9">
      <w:pPr>
        <w:rPr>
          <w:ins w:id="1133" w:author="Maria Paola Fonseca Paez" w:date="2019-11-30T17:37:00Z"/>
          <w:rFonts w:ascii="Times New Roman" w:hAnsi="Times New Roman" w:cs="Times New Roman"/>
          <w:rPrChange w:id="1134" w:author="Maria Paola Fonseca Paez" w:date="2019-11-30T17:49:00Z">
            <w:rPr>
              <w:ins w:id="1135" w:author="Maria Paola Fonseca Paez" w:date="2019-11-30T17:37:00Z"/>
              <w:rFonts w:ascii="Times New Roman" w:hAnsi="Times New Roman" w:cs="Times New Roman"/>
              <w:b/>
            </w:rPr>
          </w:rPrChange>
        </w:rPr>
      </w:pPr>
      <w:ins w:id="1136" w:author="Maria Paola Fonseca Paez" w:date="2019-11-30T17:37:00Z">
        <w:r w:rsidRPr="00233C65">
          <w:rPr>
            <w:rFonts w:ascii="Times New Roman" w:hAnsi="Times New Roman" w:cs="Times New Roman"/>
            <w:b/>
          </w:rPr>
          <w:t>Bit de parada</w:t>
        </w:r>
      </w:ins>
      <w:ins w:id="1137" w:author="Maria Paola Fonseca Paez" w:date="2019-11-30T17:49:00Z">
        <w:r w:rsidR="00334F14">
          <w:rPr>
            <w:rFonts w:ascii="Times New Roman" w:hAnsi="Times New Roman" w:cs="Times New Roman"/>
            <w:b/>
          </w:rPr>
          <w:tab/>
        </w:r>
        <w:r w:rsidR="00334F14">
          <w:rPr>
            <w:rFonts w:ascii="Times New Roman" w:hAnsi="Times New Roman" w:cs="Times New Roman"/>
            <w:b/>
          </w:rPr>
          <w:tab/>
        </w:r>
      </w:ins>
      <w:ins w:id="1138" w:author="Maria Paola Fonseca Paez" w:date="2019-11-30T17:51:00Z">
        <w:r w:rsidR="00334F14" w:rsidRPr="004A3CBA">
          <w:rPr>
            <w:rFonts w:ascii="Times New Roman" w:hAnsi="Times New Roman" w:cs="Times New Roman"/>
          </w:rPr>
          <w:t xml:space="preserve">Bit </w:t>
        </w:r>
        <w:r w:rsidR="00334F14">
          <w:rPr>
            <w:rFonts w:ascii="Times New Roman" w:hAnsi="Times New Roman" w:cs="Times New Roman"/>
          </w:rPr>
          <w:t xml:space="preserve">que tomando el valor ‘1’, indica el </w:t>
        </w:r>
      </w:ins>
      <w:ins w:id="1139" w:author="Maria Paola Fonseca Paez" w:date="2019-11-30T17:52:00Z">
        <w:r w:rsidR="00334F14">
          <w:rPr>
            <w:rFonts w:ascii="Times New Roman" w:hAnsi="Times New Roman" w:cs="Times New Roman"/>
          </w:rPr>
          <w:t>fin</w:t>
        </w:r>
      </w:ins>
      <w:ins w:id="1140" w:author="Maria Paola Fonseca Paez" w:date="2019-11-30T17:51:00Z">
        <w:r w:rsidR="00334F14">
          <w:rPr>
            <w:rFonts w:ascii="Times New Roman" w:hAnsi="Times New Roman" w:cs="Times New Roman"/>
          </w:rPr>
          <w:t xml:space="preserve"> de </w:t>
        </w:r>
      </w:ins>
      <w:ins w:id="1141" w:author="Maria Paola Fonseca Paez" w:date="2019-11-30T17:52:00Z">
        <w:r w:rsidR="00334F14">
          <w:rPr>
            <w:rFonts w:ascii="Times New Roman" w:hAnsi="Times New Roman" w:cs="Times New Roman"/>
          </w:rPr>
          <w:t>l</w:t>
        </w:r>
      </w:ins>
      <w:ins w:id="1142" w:author="Maria Paola Fonseca Paez" w:date="2019-11-30T17:51:00Z">
        <w:r w:rsidR="00334F14">
          <w:rPr>
            <w:rFonts w:ascii="Times New Roman" w:hAnsi="Times New Roman" w:cs="Times New Roman"/>
          </w:rPr>
          <w:t>a transmisión de un byte.</w:t>
        </w:r>
      </w:ins>
    </w:p>
    <w:p w14:paraId="6F4FAAB6" w14:textId="28BC5D1C" w:rsidR="00B473D9" w:rsidRPr="00334F14" w:rsidRDefault="00B473D9" w:rsidP="00B473D9">
      <w:pPr>
        <w:rPr>
          <w:ins w:id="1143" w:author="Maria Paola Fonseca Paez" w:date="2019-11-30T17:37:00Z"/>
          <w:rFonts w:ascii="Times New Roman" w:hAnsi="Times New Roman" w:cs="Times New Roman"/>
          <w:rPrChange w:id="1144" w:author="Maria Paola Fonseca Paez" w:date="2019-11-30T17:52:00Z">
            <w:rPr>
              <w:ins w:id="1145" w:author="Maria Paola Fonseca Paez" w:date="2019-11-30T17:37:00Z"/>
              <w:rFonts w:ascii="Times New Roman" w:hAnsi="Times New Roman" w:cs="Times New Roman"/>
              <w:b/>
            </w:rPr>
          </w:rPrChange>
        </w:rPr>
      </w:pPr>
      <w:ins w:id="1146" w:author="Maria Paola Fonseca Paez" w:date="2019-11-30T17:37:00Z">
        <w:r>
          <w:rPr>
            <w:rFonts w:ascii="Times New Roman" w:hAnsi="Times New Roman" w:cs="Times New Roman"/>
            <w:b/>
          </w:rPr>
          <w:t>RAM</w:t>
        </w:r>
      </w:ins>
      <w:ins w:id="1147" w:author="Maria Paola Fonseca Paez" w:date="2019-11-30T17:49:00Z">
        <w:r w:rsidR="00334F14">
          <w:rPr>
            <w:rFonts w:ascii="Times New Roman" w:hAnsi="Times New Roman" w:cs="Times New Roman"/>
            <w:b/>
          </w:rPr>
          <w:tab/>
        </w:r>
        <w:r w:rsidR="00334F14">
          <w:rPr>
            <w:rFonts w:ascii="Times New Roman" w:hAnsi="Times New Roman" w:cs="Times New Roman"/>
            <w:b/>
          </w:rPr>
          <w:tab/>
        </w:r>
        <w:r w:rsidR="00334F14">
          <w:rPr>
            <w:rFonts w:ascii="Times New Roman" w:hAnsi="Times New Roman" w:cs="Times New Roman"/>
            <w:b/>
          </w:rPr>
          <w:tab/>
        </w:r>
      </w:ins>
      <w:ins w:id="1148" w:author="Maria Paola Fonseca Paez" w:date="2019-11-30T17:52:00Z">
        <w:r w:rsidR="00334F14">
          <w:rPr>
            <w:rFonts w:ascii="Times New Roman" w:hAnsi="Times New Roman" w:cs="Times New Roman"/>
          </w:rPr>
          <w:t>Memoria de acceso aleatorio</w:t>
        </w:r>
      </w:ins>
    </w:p>
    <w:p w14:paraId="7FC90B90" w14:textId="23D85A3B" w:rsidR="00B473D9" w:rsidRPr="00EC4C1F" w:rsidRDefault="00464182" w:rsidP="00464182">
      <w:pPr>
        <w:jc w:val="both"/>
        <w:rPr>
          <w:ins w:id="1149" w:author="Maria Paola Fonseca Paez" w:date="2019-12-01T02:54:00Z"/>
          <w:rFonts w:ascii="Times New Roman" w:eastAsia="Times New Roman" w:hAnsi="Times New Roman" w:cs="Times New Roman"/>
          <w:rPrChange w:id="1150" w:author="Maria Paola Fonseca Paez" w:date="2019-12-01T02:56:00Z">
            <w:rPr>
              <w:ins w:id="1151" w:author="Maria Paola Fonseca Paez" w:date="2019-12-01T02:54:00Z"/>
              <w:rFonts w:ascii="Times New Roman" w:eastAsia="Times New Roman" w:hAnsi="Times New Roman" w:cs="Times New Roman"/>
              <w:b/>
            </w:rPr>
          </w:rPrChange>
        </w:rPr>
      </w:pPr>
      <w:ins w:id="1152" w:author="Maria Paola Fonseca Paez" w:date="2019-11-30T18:05:00Z">
        <w:r w:rsidRPr="00464182">
          <w:rPr>
            <w:rFonts w:ascii="Times New Roman" w:eastAsia="Times New Roman" w:hAnsi="Times New Roman" w:cs="Times New Roman"/>
            <w:b/>
            <w:rPrChange w:id="1153" w:author="Maria Paola Fonseca Paez" w:date="2019-11-30T18:05:00Z">
              <w:rPr>
                <w:rFonts w:ascii="Times New Roman" w:eastAsia="Times New Roman" w:hAnsi="Times New Roman" w:cs="Times New Roman"/>
              </w:rPr>
            </w:rPrChange>
          </w:rPr>
          <w:t>Método</w:t>
        </w:r>
        <w:r w:rsidRPr="00464182">
          <w:rPr>
            <w:rFonts w:ascii="Times New Roman" w:eastAsia="Times New Roman" w:hAnsi="Times New Roman" w:cs="Times New Roman"/>
            <w:b/>
            <w:rPrChange w:id="1154" w:author="Maria Paola Fonseca Paez" w:date="2019-11-30T18:05:00Z">
              <w:rPr>
                <w:rFonts w:ascii="Times New Roman" w:eastAsia="Times New Roman" w:hAnsi="Times New Roman" w:cs="Times New Roman"/>
              </w:rPr>
            </w:rPrChange>
          </w:rPr>
          <w:tab/>
        </w:r>
        <w:r w:rsidRPr="00464182">
          <w:rPr>
            <w:rFonts w:ascii="Times New Roman" w:eastAsia="Times New Roman" w:hAnsi="Times New Roman" w:cs="Times New Roman"/>
            <w:b/>
            <w:rPrChange w:id="1155" w:author="Maria Paola Fonseca Paez" w:date="2019-11-30T18:05:00Z">
              <w:rPr>
                <w:rFonts w:ascii="Times New Roman" w:eastAsia="Times New Roman" w:hAnsi="Times New Roman" w:cs="Times New Roman"/>
              </w:rPr>
            </w:rPrChange>
          </w:rPr>
          <w:tab/>
        </w:r>
      </w:ins>
      <w:ins w:id="1156" w:author="Maria Paola Fonseca Paez" w:date="2019-12-01T02:56:00Z">
        <w:r w:rsidR="00EC4C1F" w:rsidRPr="00EC4C1F">
          <w:rPr>
            <w:rFonts w:ascii="Times New Roman" w:eastAsia="Times New Roman" w:hAnsi="Times New Roman" w:cs="Times New Roman"/>
            <w:rPrChange w:id="1157" w:author="Maria Paola Fonseca Paez" w:date="2019-12-01T02:56:00Z">
              <w:rPr>
                <w:rFonts w:ascii="Times New Roman" w:eastAsia="Times New Roman" w:hAnsi="Times New Roman" w:cs="Times New Roman"/>
                <w:b/>
              </w:rPr>
            </w:rPrChange>
          </w:rPr>
          <w:t>Secuencia de instrucciones que realizan una tarea específica</w:t>
        </w:r>
        <w:r w:rsidR="00EC4C1F">
          <w:rPr>
            <w:rFonts w:ascii="Times New Roman" w:eastAsia="Times New Roman" w:hAnsi="Times New Roman" w:cs="Times New Roman"/>
          </w:rPr>
          <w:t xml:space="preserve"> en </w:t>
        </w:r>
        <w:proofErr w:type="spellStart"/>
        <w:r w:rsidR="00EC4C1F" w:rsidRPr="00EC4C1F">
          <w:rPr>
            <w:rFonts w:ascii="Times New Roman" w:eastAsia="Times New Roman" w:hAnsi="Times New Roman" w:cs="Times New Roman"/>
            <w:i/>
            <w:rPrChange w:id="1158" w:author="Maria Paola Fonseca Paez" w:date="2019-12-01T02:56:00Z">
              <w:rPr>
                <w:rFonts w:ascii="Times New Roman" w:eastAsia="Times New Roman" w:hAnsi="Times New Roman" w:cs="Times New Roman"/>
              </w:rPr>
            </w:rPrChange>
          </w:rPr>
          <w:t>python</w:t>
        </w:r>
      </w:ins>
      <w:proofErr w:type="spellEnd"/>
      <w:ins w:id="1159" w:author="Maria Paola Fonseca Paez" w:date="2019-11-30T18:05:00Z">
        <w:r w:rsidRPr="00EC4C1F">
          <w:rPr>
            <w:rFonts w:ascii="Times New Roman" w:eastAsia="Times New Roman" w:hAnsi="Times New Roman" w:cs="Times New Roman"/>
          </w:rPr>
          <w:tab/>
        </w:r>
      </w:ins>
    </w:p>
    <w:p w14:paraId="03BEF261" w14:textId="4F675E05" w:rsidR="007F10B0" w:rsidRPr="00EC4C1F" w:rsidRDefault="007F10B0">
      <w:pPr>
        <w:jc w:val="both"/>
        <w:rPr>
          <w:rFonts w:ascii="Times New Roman" w:eastAsia="Times New Roman" w:hAnsi="Times New Roman" w:cs="Times New Roman"/>
        </w:rPr>
      </w:pPr>
      <w:proofErr w:type="spellStart"/>
      <w:ins w:id="1160" w:author="Maria Paola Fonseca Paez" w:date="2019-12-01T02:54:00Z">
        <w:r>
          <w:rPr>
            <w:rFonts w:ascii="Times New Roman" w:eastAsia="Times New Roman" w:hAnsi="Times New Roman" w:cs="Times New Roman"/>
            <w:b/>
          </w:rPr>
          <w:t>Caractér</w:t>
        </w:r>
        <w:proofErr w:type="spellEnd"/>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rPr>
          <w:t>Byte de información</w:t>
        </w:r>
        <w:r w:rsidR="00EC4C1F">
          <w:rPr>
            <w:rFonts w:ascii="Times New Roman" w:eastAsia="Times New Roman" w:hAnsi="Times New Roman" w:cs="Times New Roman"/>
          </w:rPr>
          <w:t xml:space="preserve"> cifrado en </w:t>
        </w:r>
        <w:r w:rsidR="00EC4C1F" w:rsidRPr="00EC4C1F">
          <w:rPr>
            <w:rFonts w:ascii="Times New Roman" w:eastAsia="Times New Roman" w:hAnsi="Times New Roman" w:cs="Times New Roman"/>
            <w:i/>
            <w:rPrChange w:id="1161" w:author="Maria Paola Fonseca Paez" w:date="2019-12-01T02:54:00Z">
              <w:rPr>
                <w:rFonts w:ascii="Times New Roman" w:eastAsia="Times New Roman" w:hAnsi="Times New Roman" w:cs="Times New Roman"/>
              </w:rPr>
            </w:rPrChange>
          </w:rPr>
          <w:t>ASCII</w:t>
        </w:r>
        <w:r w:rsidR="00EC4C1F">
          <w:rPr>
            <w:rFonts w:ascii="Times New Roman" w:eastAsia="Times New Roman" w:hAnsi="Times New Roman" w:cs="Times New Roman"/>
          </w:rPr>
          <w:t xml:space="preserve"> de </w:t>
        </w:r>
      </w:ins>
      <w:ins w:id="1162" w:author="Maria Paola Fonseca Paez" w:date="2019-12-01T02:55:00Z">
        <w:r w:rsidR="00EC4C1F">
          <w:rPr>
            <w:rFonts w:ascii="Times New Roman" w:eastAsia="Times New Roman" w:hAnsi="Times New Roman" w:cs="Times New Roman"/>
          </w:rPr>
          <w:t>8 bits de longitud</w:t>
        </w:r>
      </w:ins>
    </w:p>
    <w:p w14:paraId="0DF7DC42" w14:textId="1AD4C42A" w:rsidR="00714E5C" w:rsidRPr="00AC7B2A" w:rsidRDefault="00AC7B2A">
      <w:pPr>
        <w:pStyle w:val="Ttulo1"/>
        <w:jc w:val="both"/>
        <w:rPr>
          <w:ins w:id="1163" w:author="Maria Paola Fonseca Paez" w:date="2019-11-30T17:05:00Z"/>
          <w:rStyle w:val="Hipervnculo"/>
          <w:rFonts w:ascii="Times New Roman" w:eastAsia="Times New Roman" w:hAnsi="Times New Roman" w:cs="Times New Roman"/>
          <w:b/>
          <w:color w:val="auto"/>
          <w:szCs w:val="32"/>
          <w:u w:val="none"/>
          <w:rPrChange w:id="1164" w:author="Maria Paola Fonseca Paez" w:date="2019-11-30T17:06:00Z">
            <w:rPr>
              <w:ins w:id="1165" w:author="Maria Paola Fonseca Paez" w:date="2019-11-30T17:05:00Z"/>
              <w:rStyle w:val="Hipervnculo"/>
              <w:rFonts w:ascii="Times New Roman" w:eastAsia="Times New Roman" w:hAnsi="Times New Roman" w:cs="Times New Roman"/>
              <w:b/>
              <w:sz w:val="22"/>
              <w:szCs w:val="32"/>
            </w:rPr>
          </w:rPrChange>
        </w:rPr>
      </w:pPr>
      <w:ins w:id="1166" w:author="Maria Paola Fonseca Paez" w:date="2019-11-30T17:05:00Z">
        <w:r w:rsidRPr="00AC7B2A">
          <w:rPr>
            <w:rFonts w:ascii="Times New Roman" w:eastAsia="Times New Roman" w:hAnsi="Times New Roman" w:cs="Times New Roman"/>
            <w:b/>
            <w:szCs w:val="32"/>
          </w:rPr>
          <w:fldChar w:fldCharType="begin"/>
        </w:r>
        <w:r w:rsidRPr="00AC7B2A">
          <w:rPr>
            <w:rFonts w:ascii="Times New Roman" w:eastAsia="Times New Roman" w:hAnsi="Times New Roman" w:cs="Times New Roman"/>
            <w:b/>
            <w:szCs w:val="32"/>
          </w:rPr>
          <w:instrText xml:space="preserve"> HYPERLINK  \l "_ÍNDICE" </w:instrText>
        </w:r>
        <w:r w:rsidRPr="00AC7B2A">
          <w:rPr>
            <w:rFonts w:ascii="Times New Roman" w:eastAsia="Times New Roman" w:hAnsi="Times New Roman" w:cs="Times New Roman"/>
            <w:b/>
            <w:szCs w:val="32"/>
            <w:rPrChange w:id="1167" w:author="Maria Paola Fonseca Paez" w:date="2019-11-30T17:06:00Z">
              <w:rPr>
                <w:rFonts w:ascii="Times New Roman" w:eastAsia="Times New Roman" w:hAnsi="Times New Roman" w:cs="Times New Roman"/>
                <w:b/>
                <w:szCs w:val="32"/>
              </w:rPr>
            </w:rPrChange>
          </w:rPr>
          <w:fldChar w:fldCharType="separate"/>
        </w:r>
        <w:bookmarkStart w:id="1168" w:name="_Toc26029272"/>
        <w:r w:rsidR="00AB58E9" w:rsidRPr="00AC7B2A">
          <w:rPr>
            <w:rStyle w:val="Hipervnculo"/>
            <w:rFonts w:ascii="Times New Roman" w:eastAsia="Times New Roman" w:hAnsi="Times New Roman" w:cs="Times New Roman"/>
            <w:b/>
            <w:color w:val="auto"/>
            <w:szCs w:val="32"/>
            <w:u w:val="none"/>
            <w:rPrChange w:id="1169" w:author="Maria Paola Fonseca Paez" w:date="2019-11-30T17:06:00Z">
              <w:rPr>
                <w:rStyle w:val="Hipervnculo"/>
                <w:rFonts w:ascii="Times New Roman" w:eastAsia="Times New Roman" w:hAnsi="Times New Roman" w:cs="Times New Roman"/>
                <w:b/>
                <w:szCs w:val="32"/>
              </w:rPr>
            </w:rPrChange>
          </w:rPr>
          <w:t>OBJETIVO DEL PROYECTO</w:t>
        </w:r>
        <w:bookmarkEnd w:id="1168"/>
      </w:ins>
    </w:p>
    <w:p w14:paraId="78C985D9" w14:textId="2319D9E2" w:rsidR="00714E5C" w:rsidRPr="009C09D9" w:rsidRDefault="00AC7B2A">
      <w:pPr>
        <w:jc w:val="both"/>
        <w:rPr>
          <w:rFonts w:ascii="Times New Roman" w:eastAsia="Times New Roman" w:hAnsi="Times New Roman" w:cs="Times New Roman"/>
        </w:rPr>
      </w:pPr>
      <w:ins w:id="1170" w:author="Maria Paola Fonseca Paez" w:date="2019-11-30T17:05:00Z">
        <w:r w:rsidRPr="00842DAA">
          <w:rPr>
            <w:rFonts w:ascii="Times New Roman" w:eastAsia="Times New Roman" w:hAnsi="Times New Roman" w:cs="Times New Roman"/>
            <w:b/>
            <w:sz w:val="40"/>
            <w:szCs w:val="32"/>
          </w:rPr>
          <w:fldChar w:fldCharType="end"/>
        </w:r>
      </w:ins>
    </w:p>
    <w:p w14:paraId="6620C6AC" w14:textId="77777777" w:rsidR="00714E5C" w:rsidRPr="009C09D9" w:rsidRDefault="00AB58E9">
      <w:pPr>
        <w:pStyle w:val="Style3"/>
        <w:pPrChange w:id="1171" w:author="Maria Paola Fonseca Paez" w:date="2019-11-30T22:43:00Z">
          <w:pPr>
            <w:jc w:val="both"/>
          </w:pPr>
        </w:pPrChange>
      </w:pPr>
      <w:r w:rsidRPr="009C09D9">
        <w:t>En este capítulo se presentan los objetivos planteados en el anteproyecto del presente trabajo de grado, junto con una síntesis de lo alcanzado en el proyecto.</w:t>
      </w:r>
    </w:p>
    <w:p w14:paraId="1272A39B" w14:textId="5F4F2DE2" w:rsidR="00714E5C" w:rsidRPr="009C09D9" w:rsidRDefault="00AB58E9">
      <w:pPr>
        <w:pStyle w:val="Ttulo2"/>
        <w:jc w:val="both"/>
        <w:rPr>
          <w:rFonts w:ascii="Times New Roman" w:hAnsi="Times New Roman" w:cs="Times New Roman"/>
        </w:rPr>
      </w:pPr>
      <w:r w:rsidRPr="00B7555E">
        <w:rPr>
          <w:rFonts w:ascii="Times New Roman" w:eastAsia="Times New Roman" w:hAnsi="Times New Roman" w:cs="Times New Roman"/>
          <w:b/>
          <w:szCs w:val="28"/>
        </w:rPr>
        <w:fldChar w:fldCharType="begin"/>
      </w:r>
      <w:ins w:id="1172" w:author="Maria Paola Fonseca Paez" w:date="2019-11-30T17:06:00Z">
        <w:r w:rsidR="00AC7B2A">
          <w:rPr>
            <w:rFonts w:ascii="Times New Roman" w:eastAsia="Times New Roman" w:hAnsi="Times New Roman" w:cs="Times New Roman"/>
            <w:b/>
            <w:szCs w:val="28"/>
          </w:rPr>
          <w:instrText xml:space="preserve">HYPERLINK  \l "_ÍNDICE" \h </w:instrText>
        </w:r>
      </w:ins>
      <w:del w:id="1173" w:author="Maria Paola Fonseca Paez" w:date="2019-11-30T17:06:00Z">
        <w:r w:rsidRPr="00B7555E" w:rsidDel="00AC7B2A">
          <w:rPr>
            <w:rFonts w:ascii="Times New Roman" w:eastAsia="Times New Roman" w:hAnsi="Times New Roman" w:cs="Times New Roman"/>
            <w:b/>
            <w:szCs w:val="28"/>
          </w:rPr>
          <w:delInstrText xml:space="preserve"> HYPERLINK \l "_31ptaf1snf5t" \h </w:delInstrText>
        </w:r>
      </w:del>
      <w:r w:rsidRPr="00B7555E">
        <w:rPr>
          <w:rFonts w:ascii="Times New Roman" w:eastAsia="Times New Roman" w:hAnsi="Times New Roman" w:cs="Times New Roman"/>
          <w:b/>
          <w:szCs w:val="28"/>
        </w:rPr>
        <w:fldChar w:fldCharType="separate"/>
      </w:r>
      <w:bookmarkStart w:id="1174" w:name="_Toc26029273"/>
      <w:r w:rsidRPr="00B7555E">
        <w:rPr>
          <w:rFonts w:ascii="Times New Roman" w:eastAsia="Times New Roman" w:hAnsi="Times New Roman" w:cs="Times New Roman"/>
          <w:b/>
          <w:szCs w:val="28"/>
        </w:rPr>
        <w:t>Objetivo general</w:t>
      </w:r>
      <w:bookmarkEnd w:id="1174"/>
      <w:r w:rsidRPr="00B7555E">
        <w:rPr>
          <w:rFonts w:ascii="Times New Roman" w:eastAsia="Times New Roman" w:hAnsi="Times New Roman" w:cs="Times New Roman"/>
          <w:b/>
          <w:szCs w:val="28"/>
        </w:rPr>
        <w:fldChar w:fldCharType="end"/>
      </w:r>
      <w:r w:rsidR="009C09D9" w:rsidRPr="009C09D9">
        <w:rPr>
          <w:rFonts w:ascii="Times New Roman" w:hAnsi="Times New Roman" w:cs="Times New Roman"/>
        </w:rPr>
        <w:fldChar w:fldCharType="begin"/>
      </w:r>
      <w:r w:rsidR="009C09D9" w:rsidRPr="009C09D9">
        <w:rPr>
          <w:rFonts w:ascii="Times New Roman" w:hAnsi="Times New Roman" w:cs="Times New Roman"/>
        </w:rPr>
        <w:instrText xml:space="preserve"> HYPERLINK \l "_31ptaf1snf5t" \h </w:instrText>
      </w:r>
      <w:r w:rsidR="009C09D9" w:rsidRPr="009C09D9">
        <w:rPr>
          <w:rFonts w:ascii="Times New Roman" w:hAnsi="Times New Roman" w:cs="Times New Roman"/>
        </w:rPr>
        <w:fldChar w:fldCharType="separate"/>
      </w:r>
      <w:r w:rsidRPr="009C09D9">
        <w:rPr>
          <w:rFonts w:ascii="Times New Roman" w:hAnsi="Times New Roman" w:cs="Times New Roman"/>
          <w:color w:val="1155CC"/>
          <w:u w:val="single"/>
        </w:rPr>
        <w:t xml:space="preserve"> </w:t>
      </w:r>
      <w:r w:rsidR="009C09D9" w:rsidRPr="009C09D9">
        <w:rPr>
          <w:rFonts w:ascii="Times New Roman" w:hAnsi="Times New Roman" w:cs="Times New Roman"/>
          <w:color w:val="1155CC"/>
          <w:u w:val="single"/>
        </w:rPr>
        <w:fldChar w:fldCharType="end"/>
      </w:r>
    </w:p>
    <w:p w14:paraId="52FB3318" w14:textId="77777777" w:rsidR="00714E5C" w:rsidRPr="009C09D9" w:rsidRDefault="00714E5C">
      <w:pPr>
        <w:jc w:val="both"/>
        <w:rPr>
          <w:rFonts w:ascii="Times New Roman" w:eastAsia="Times New Roman" w:hAnsi="Times New Roman" w:cs="Times New Roman"/>
        </w:rPr>
      </w:pPr>
    </w:p>
    <w:p w14:paraId="09E40BFE" w14:textId="77777777"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lastRenderedPageBreak/>
        <w:t xml:space="preserve">Desarrollar un sistema digital en FPGA que genere un nuevo bloque en una red </w:t>
      </w:r>
      <w:r w:rsidRPr="009C09D9">
        <w:rPr>
          <w:rFonts w:ascii="Times New Roman" w:eastAsia="Times New Roman" w:hAnsi="Times New Roman" w:cs="Times New Roman"/>
          <w:i/>
        </w:rPr>
        <w:t>blockchain</w:t>
      </w:r>
      <w:r w:rsidRPr="009C09D9">
        <w:rPr>
          <w:rFonts w:ascii="Times New Roman" w:eastAsia="Times New Roman" w:hAnsi="Times New Roman" w:cs="Times New Roman"/>
        </w:rPr>
        <w:t xml:space="preserve"> utilizando el proceso de minado propuesto para el algoritmo de consenso: </w:t>
      </w:r>
      <w:proofErr w:type="spellStart"/>
      <w:r w:rsidRPr="009C09D9">
        <w:rPr>
          <w:rFonts w:ascii="Times New Roman" w:eastAsia="Times New Roman" w:hAnsi="Times New Roman" w:cs="Times New Roman"/>
          <w:i/>
        </w:rPr>
        <w:t>proof</w:t>
      </w:r>
      <w:proofErr w:type="spellEnd"/>
      <w:r w:rsidRPr="009C09D9">
        <w:rPr>
          <w:rFonts w:ascii="Times New Roman" w:eastAsia="Times New Roman" w:hAnsi="Times New Roman" w:cs="Times New Roman"/>
          <w:i/>
        </w:rPr>
        <w:t>-of-</w:t>
      </w:r>
      <w:proofErr w:type="spellStart"/>
      <w:r w:rsidRPr="009C09D9">
        <w:rPr>
          <w:rFonts w:ascii="Times New Roman" w:eastAsia="Times New Roman" w:hAnsi="Times New Roman" w:cs="Times New Roman"/>
          <w:i/>
        </w:rPr>
        <w:t>work</w:t>
      </w:r>
      <w:proofErr w:type="spellEnd"/>
      <w:r w:rsidRPr="009C09D9">
        <w:rPr>
          <w:rFonts w:ascii="Times New Roman" w:eastAsia="Times New Roman" w:hAnsi="Times New Roman" w:cs="Times New Roman"/>
        </w:rPr>
        <w:t xml:space="preserve">. </w:t>
      </w:r>
    </w:p>
    <w:p w14:paraId="0CACD4CF" w14:textId="376787FB" w:rsidR="00714E5C" w:rsidRPr="00B7555E" w:rsidRDefault="00AB58E9">
      <w:pPr>
        <w:pStyle w:val="Ttulo2"/>
        <w:jc w:val="both"/>
        <w:rPr>
          <w:rFonts w:ascii="Times New Roman" w:hAnsi="Times New Roman" w:cs="Times New Roman"/>
          <w:sz w:val="36"/>
        </w:rPr>
      </w:pPr>
      <w:r w:rsidRPr="00B7555E">
        <w:rPr>
          <w:rFonts w:ascii="Times New Roman" w:eastAsia="Times New Roman" w:hAnsi="Times New Roman" w:cs="Times New Roman"/>
          <w:b/>
          <w:szCs w:val="28"/>
        </w:rPr>
        <w:fldChar w:fldCharType="begin"/>
      </w:r>
      <w:ins w:id="1175" w:author="Maria Paola Fonseca Paez" w:date="2019-11-30T17:06:00Z">
        <w:r w:rsidR="00AC7B2A">
          <w:rPr>
            <w:rFonts w:ascii="Times New Roman" w:eastAsia="Times New Roman" w:hAnsi="Times New Roman" w:cs="Times New Roman"/>
            <w:b/>
            <w:szCs w:val="28"/>
          </w:rPr>
          <w:instrText xml:space="preserve">HYPERLINK  \l "_ÍNDICE" \h </w:instrText>
        </w:r>
      </w:ins>
      <w:del w:id="1176" w:author="Maria Paola Fonseca Paez" w:date="2019-11-30T17:06:00Z">
        <w:r w:rsidRPr="00B7555E" w:rsidDel="00AC7B2A">
          <w:rPr>
            <w:rFonts w:ascii="Times New Roman" w:eastAsia="Times New Roman" w:hAnsi="Times New Roman" w:cs="Times New Roman"/>
            <w:b/>
            <w:szCs w:val="28"/>
          </w:rPr>
          <w:delInstrText xml:space="preserve"> HYPERLINK \l "_31ptaf1snf5t" \h </w:delInstrText>
        </w:r>
      </w:del>
      <w:r w:rsidRPr="00B7555E">
        <w:rPr>
          <w:rFonts w:ascii="Times New Roman" w:eastAsia="Times New Roman" w:hAnsi="Times New Roman" w:cs="Times New Roman"/>
          <w:b/>
          <w:szCs w:val="28"/>
        </w:rPr>
        <w:fldChar w:fldCharType="separate"/>
      </w:r>
      <w:bookmarkStart w:id="1177" w:name="_Toc26029274"/>
      <w:r w:rsidRPr="00B7555E">
        <w:rPr>
          <w:rFonts w:ascii="Times New Roman" w:eastAsia="Times New Roman" w:hAnsi="Times New Roman" w:cs="Times New Roman"/>
          <w:b/>
          <w:szCs w:val="28"/>
        </w:rPr>
        <w:t>Objetivos específicos relevantes</w:t>
      </w:r>
      <w:bookmarkEnd w:id="1177"/>
      <w:r w:rsidRPr="00B7555E">
        <w:rPr>
          <w:rFonts w:ascii="Times New Roman" w:eastAsia="Times New Roman" w:hAnsi="Times New Roman" w:cs="Times New Roman"/>
          <w:b/>
          <w:szCs w:val="28"/>
        </w:rPr>
        <w:fldChar w:fldCharType="end"/>
      </w:r>
      <w:r w:rsidRPr="00B7555E">
        <w:rPr>
          <w:rFonts w:ascii="Times New Roman" w:hAnsi="Times New Roman" w:cs="Times New Roman"/>
          <w:sz w:val="36"/>
        </w:rPr>
        <w:t xml:space="preserve"> </w:t>
      </w:r>
    </w:p>
    <w:p w14:paraId="5D6CD241" w14:textId="77777777" w:rsidR="00714E5C" w:rsidRPr="009C09D9" w:rsidRDefault="00714E5C">
      <w:pPr>
        <w:jc w:val="both"/>
        <w:rPr>
          <w:rFonts w:ascii="Times New Roman" w:eastAsia="Times New Roman" w:hAnsi="Times New Roman" w:cs="Times New Roman"/>
        </w:rPr>
      </w:pPr>
    </w:p>
    <w:p w14:paraId="32CAE546" w14:textId="77777777" w:rsidR="00714E5C" w:rsidRPr="009C09D9" w:rsidRDefault="00AB58E9">
      <w:pPr>
        <w:numPr>
          <w:ilvl w:val="0"/>
          <w:numId w:val="2"/>
        </w:numPr>
        <w:spacing w:line="240" w:lineRule="auto"/>
        <w:ind w:left="566"/>
        <w:jc w:val="both"/>
        <w:rPr>
          <w:rFonts w:ascii="Times New Roman" w:eastAsia="Times New Roman" w:hAnsi="Times New Roman" w:cs="Times New Roman"/>
        </w:rPr>
      </w:pPr>
      <w:r w:rsidRPr="009C09D9">
        <w:rPr>
          <w:rFonts w:ascii="Times New Roman" w:eastAsia="Times New Roman" w:hAnsi="Times New Roman" w:cs="Times New Roman"/>
        </w:rPr>
        <w:t xml:space="preserve">Diseñar una arquitectura del sistema que supla los requerimientos funcionales del algoritmo de consenso </w:t>
      </w:r>
      <w:proofErr w:type="spellStart"/>
      <w:r w:rsidRPr="009C09D9">
        <w:rPr>
          <w:rFonts w:ascii="Times New Roman" w:eastAsia="Times New Roman" w:hAnsi="Times New Roman" w:cs="Times New Roman"/>
        </w:rPr>
        <w:t>PoW</w:t>
      </w:r>
      <w:proofErr w:type="spellEnd"/>
      <w:r w:rsidRPr="009C09D9">
        <w:rPr>
          <w:rFonts w:ascii="Times New Roman" w:eastAsia="Times New Roman" w:hAnsi="Times New Roman" w:cs="Times New Roman"/>
        </w:rPr>
        <w:t xml:space="preserve">. </w:t>
      </w:r>
    </w:p>
    <w:p w14:paraId="2CCA8A38" w14:textId="341963D2" w:rsidR="00714E5C" w:rsidRPr="009C09D9" w:rsidRDefault="00AB58E9">
      <w:pPr>
        <w:numPr>
          <w:ilvl w:val="0"/>
          <w:numId w:val="2"/>
        </w:numPr>
        <w:spacing w:line="240" w:lineRule="auto"/>
        <w:ind w:left="566"/>
        <w:jc w:val="both"/>
        <w:rPr>
          <w:rFonts w:ascii="Times New Roman" w:eastAsia="Times New Roman" w:hAnsi="Times New Roman" w:cs="Times New Roman"/>
        </w:rPr>
      </w:pPr>
      <w:r w:rsidRPr="009C09D9">
        <w:rPr>
          <w:rFonts w:ascii="Times New Roman" w:eastAsia="Times New Roman" w:hAnsi="Times New Roman" w:cs="Times New Roman"/>
        </w:rPr>
        <w:t xml:space="preserve">Desarrollar al menos dos variaciones en la arquitectura para realizar una comparación entre </w:t>
      </w:r>
      <w:commentRangeStart w:id="1178"/>
      <w:r w:rsidRPr="009C09D9">
        <w:rPr>
          <w:rFonts w:ascii="Times New Roman" w:eastAsia="Times New Roman" w:hAnsi="Times New Roman" w:cs="Times New Roman"/>
        </w:rPr>
        <w:t>éstas</w:t>
      </w:r>
      <w:commentRangeEnd w:id="1178"/>
      <w:r w:rsidR="001D7655" w:rsidRPr="009C09D9">
        <w:rPr>
          <w:rStyle w:val="Refdecomentario"/>
          <w:rFonts w:ascii="Times New Roman" w:hAnsi="Times New Roman" w:cs="Times New Roman"/>
        </w:rPr>
        <w:commentReference w:id="1178"/>
      </w:r>
      <w:r w:rsidRPr="009C09D9">
        <w:rPr>
          <w:rFonts w:ascii="Times New Roman" w:eastAsia="Times New Roman" w:hAnsi="Times New Roman" w:cs="Times New Roman"/>
        </w:rPr>
        <w:t>.</w:t>
      </w:r>
    </w:p>
    <w:p w14:paraId="71254D60" w14:textId="77777777" w:rsidR="00714E5C" w:rsidRPr="009C09D9" w:rsidRDefault="00AB58E9">
      <w:pPr>
        <w:numPr>
          <w:ilvl w:val="0"/>
          <w:numId w:val="2"/>
        </w:numPr>
        <w:spacing w:line="240" w:lineRule="auto"/>
        <w:ind w:left="566"/>
        <w:jc w:val="both"/>
        <w:rPr>
          <w:rFonts w:ascii="Times New Roman" w:eastAsia="Times New Roman" w:hAnsi="Times New Roman" w:cs="Times New Roman"/>
        </w:rPr>
      </w:pPr>
      <w:r w:rsidRPr="009C09D9">
        <w:rPr>
          <w:rFonts w:ascii="Times New Roman" w:eastAsia="Times New Roman" w:hAnsi="Times New Roman" w:cs="Times New Roman"/>
        </w:rPr>
        <w:t xml:space="preserve">Evaluar las herramientas y dispositivos programables que permitan realizar una evaluación objetiva de las arquitecturas y sus variaciones. </w:t>
      </w:r>
    </w:p>
    <w:p w14:paraId="3F163D35" w14:textId="77777777" w:rsidR="00714E5C" w:rsidRPr="009C09D9" w:rsidRDefault="00AB58E9">
      <w:pPr>
        <w:numPr>
          <w:ilvl w:val="0"/>
          <w:numId w:val="2"/>
        </w:numPr>
        <w:spacing w:line="240" w:lineRule="auto"/>
        <w:ind w:left="566"/>
        <w:jc w:val="both"/>
        <w:rPr>
          <w:rFonts w:ascii="Times New Roman" w:eastAsia="Times New Roman" w:hAnsi="Times New Roman" w:cs="Times New Roman"/>
        </w:rPr>
      </w:pPr>
      <w:r w:rsidRPr="009C09D9">
        <w:rPr>
          <w:rFonts w:ascii="Times New Roman" w:eastAsia="Times New Roman" w:hAnsi="Times New Roman" w:cs="Times New Roman"/>
        </w:rPr>
        <w:t>Diseñar un entorno que permita la realización de la medición del tiempo para lograr la respuesta de nonce deseada para las diversas variaciones de la arquitectura.</w:t>
      </w:r>
    </w:p>
    <w:p w14:paraId="5336F24B" w14:textId="77777777" w:rsidR="00714E5C" w:rsidRPr="009C09D9" w:rsidRDefault="00AB58E9">
      <w:pPr>
        <w:numPr>
          <w:ilvl w:val="0"/>
          <w:numId w:val="2"/>
        </w:numPr>
        <w:spacing w:line="240" w:lineRule="auto"/>
        <w:ind w:left="566"/>
        <w:jc w:val="both"/>
        <w:rPr>
          <w:rFonts w:ascii="Times New Roman" w:eastAsia="Times New Roman" w:hAnsi="Times New Roman" w:cs="Times New Roman"/>
        </w:rPr>
      </w:pPr>
      <w:r w:rsidRPr="009C09D9">
        <w:rPr>
          <w:rFonts w:ascii="Times New Roman" w:eastAsia="Times New Roman" w:hAnsi="Times New Roman" w:cs="Times New Roman"/>
        </w:rPr>
        <w:t xml:space="preserve">Analizar el desempeño de las arquitecturas propuestas a partir del entorno planteado. </w:t>
      </w:r>
    </w:p>
    <w:p w14:paraId="7DFA117E" w14:textId="77777777" w:rsidR="00714E5C" w:rsidRPr="009C09D9" w:rsidRDefault="00714E5C">
      <w:pPr>
        <w:jc w:val="both"/>
        <w:rPr>
          <w:rFonts w:ascii="Times New Roman" w:eastAsia="Times New Roman" w:hAnsi="Times New Roman" w:cs="Times New Roman"/>
          <w:color w:val="0000FF"/>
        </w:rPr>
      </w:pPr>
    </w:p>
    <w:bookmarkStart w:id="1179" w:name="_DESARROLLO"/>
    <w:bookmarkEnd w:id="1179"/>
    <w:p w14:paraId="7D7DFE57" w14:textId="1B6B6A47" w:rsidR="00714E5C" w:rsidRPr="00AC7B2A" w:rsidRDefault="00AC7B2A">
      <w:pPr>
        <w:pStyle w:val="Ttulo1"/>
        <w:pBdr>
          <w:top w:val="nil"/>
          <w:left w:val="nil"/>
          <w:bottom w:val="nil"/>
          <w:right w:val="nil"/>
          <w:between w:val="nil"/>
        </w:pBdr>
        <w:jc w:val="both"/>
        <w:rPr>
          <w:ins w:id="1180" w:author="Maria Paola Fonseca Paez" w:date="2019-11-30T17:06:00Z"/>
          <w:rStyle w:val="Hipervnculo"/>
          <w:rFonts w:ascii="Times New Roman" w:eastAsia="Times New Roman" w:hAnsi="Times New Roman" w:cs="Times New Roman"/>
          <w:b/>
          <w:color w:val="auto"/>
          <w:szCs w:val="32"/>
          <w:u w:val="none"/>
          <w:rPrChange w:id="1181" w:author="Maria Paola Fonseca Paez" w:date="2019-11-30T17:06:00Z">
            <w:rPr>
              <w:ins w:id="1182" w:author="Maria Paola Fonseca Paez" w:date="2019-11-30T17:06:00Z"/>
              <w:rStyle w:val="Hipervnculo"/>
              <w:rFonts w:ascii="Times New Roman" w:eastAsia="Times New Roman" w:hAnsi="Times New Roman" w:cs="Times New Roman"/>
              <w:b/>
              <w:sz w:val="22"/>
              <w:szCs w:val="32"/>
            </w:rPr>
          </w:rPrChange>
        </w:rPr>
      </w:pPr>
      <w:ins w:id="1183" w:author="Maria Paola Fonseca Paez" w:date="2019-11-30T17:06:00Z">
        <w:r w:rsidRPr="00AC7B2A">
          <w:rPr>
            <w:rFonts w:ascii="Times New Roman" w:eastAsia="Times New Roman" w:hAnsi="Times New Roman" w:cs="Times New Roman"/>
            <w:b/>
            <w:szCs w:val="32"/>
          </w:rPr>
          <w:fldChar w:fldCharType="begin"/>
        </w:r>
        <w:r w:rsidRPr="00AC7B2A">
          <w:rPr>
            <w:rFonts w:ascii="Times New Roman" w:eastAsia="Times New Roman" w:hAnsi="Times New Roman" w:cs="Times New Roman"/>
            <w:b/>
            <w:szCs w:val="32"/>
          </w:rPr>
          <w:instrText xml:space="preserve"> HYPERLINK  \l "_ÍNDICE" </w:instrText>
        </w:r>
        <w:r w:rsidRPr="00AC7B2A">
          <w:rPr>
            <w:rFonts w:ascii="Times New Roman" w:eastAsia="Times New Roman" w:hAnsi="Times New Roman" w:cs="Times New Roman"/>
            <w:b/>
            <w:szCs w:val="32"/>
            <w:rPrChange w:id="1184" w:author="Maria Paola Fonseca Paez" w:date="2019-11-30T17:06:00Z">
              <w:rPr>
                <w:rFonts w:ascii="Times New Roman" w:eastAsia="Times New Roman" w:hAnsi="Times New Roman" w:cs="Times New Roman"/>
                <w:b/>
                <w:szCs w:val="32"/>
              </w:rPr>
            </w:rPrChange>
          </w:rPr>
          <w:fldChar w:fldCharType="separate"/>
        </w:r>
        <w:bookmarkStart w:id="1185" w:name="_Toc26029275"/>
        <w:r w:rsidR="00AB58E9" w:rsidRPr="00AC7B2A">
          <w:rPr>
            <w:rStyle w:val="Hipervnculo"/>
            <w:rFonts w:ascii="Times New Roman" w:eastAsia="Times New Roman" w:hAnsi="Times New Roman" w:cs="Times New Roman"/>
            <w:b/>
            <w:color w:val="auto"/>
            <w:szCs w:val="32"/>
            <w:u w:val="none"/>
            <w:rPrChange w:id="1186" w:author="Maria Paola Fonseca Paez" w:date="2019-11-30T17:06:00Z">
              <w:rPr>
                <w:rStyle w:val="Hipervnculo"/>
                <w:rFonts w:ascii="Times New Roman" w:eastAsia="Times New Roman" w:hAnsi="Times New Roman" w:cs="Times New Roman"/>
                <w:b/>
                <w:szCs w:val="32"/>
              </w:rPr>
            </w:rPrChange>
          </w:rPr>
          <w:t>DESARROLLO</w:t>
        </w:r>
        <w:bookmarkEnd w:id="1185"/>
      </w:ins>
    </w:p>
    <w:p w14:paraId="65933B47" w14:textId="7A06E727" w:rsidR="00714E5C" w:rsidRPr="009C09D9" w:rsidRDefault="00AC7B2A">
      <w:pPr>
        <w:jc w:val="both"/>
        <w:rPr>
          <w:rFonts w:ascii="Times New Roman" w:eastAsia="Times New Roman" w:hAnsi="Times New Roman" w:cs="Times New Roman"/>
          <w:sz w:val="16"/>
          <w:szCs w:val="16"/>
        </w:rPr>
      </w:pPr>
      <w:ins w:id="1187" w:author="Maria Paola Fonseca Paez" w:date="2019-11-30T17:06:00Z">
        <w:r w:rsidRPr="00842DAA">
          <w:rPr>
            <w:rFonts w:ascii="Times New Roman" w:eastAsia="Times New Roman" w:hAnsi="Times New Roman" w:cs="Times New Roman"/>
            <w:b/>
            <w:sz w:val="40"/>
            <w:szCs w:val="32"/>
          </w:rPr>
          <w:fldChar w:fldCharType="end"/>
        </w:r>
      </w:ins>
    </w:p>
    <w:p w14:paraId="5C55ED61" w14:textId="77777777"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En el presente capítulo se presenta la descripción de cada una de las partes que conforman el proyecto, junto con los dispositivos utilizados y los diseños realizados. A </w:t>
      </w:r>
      <w:proofErr w:type="gramStart"/>
      <w:r w:rsidRPr="009C09D9">
        <w:rPr>
          <w:rFonts w:ascii="Times New Roman" w:eastAsia="Times New Roman" w:hAnsi="Times New Roman" w:cs="Times New Roman"/>
        </w:rPr>
        <w:t>continuación</w:t>
      </w:r>
      <w:proofErr w:type="gramEnd"/>
      <w:r w:rsidRPr="009C09D9">
        <w:rPr>
          <w:rFonts w:ascii="Times New Roman" w:eastAsia="Times New Roman" w:hAnsi="Times New Roman" w:cs="Times New Roman"/>
        </w:rPr>
        <w:t xml:space="preserve"> se muestra el sistema principal desarrollado, en la figura X:</w:t>
      </w:r>
    </w:p>
    <w:p w14:paraId="6780933A" w14:textId="77777777" w:rsidR="00714E5C" w:rsidRPr="009C09D9" w:rsidRDefault="00714E5C">
      <w:pPr>
        <w:jc w:val="both"/>
        <w:rPr>
          <w:rFonts w:ascii="Times New Roman" w:eastAsia="Times New Roman" w:hAnsi="Times New Roman" w:cs="Times New Roman"/>
        </w:rPr>
      </w:pPr>
    </w:p>
    <w:p w14:paraId="6516B71D" w14:textId="77777777" w:rsidR="0070071D" w:rsidRDefault="00AB58E9">
      <w:pPr>
        <w:keepNext/>
        <w:jc w:val="center"/>
        <w:rPr>
          <w:ins w:id="1188" w:author="Maria Paola Fonseca Paez" w:date="2019-11-30T16:52:00Z"/>
        </w:rPr>
        <w:pPrChange w:id="1189" w:author="Maria Paola Fonseca Paez" w:date="2019-11-30T16:52:00Z">
          <w:pPr>
            <w:jc w:val="center"/>
          </w:pPr>
        </w:pPrChange>
      </w:pPr>
      <w:del w:id="1190" w:author="Maria Paola Fonseca Paez" w:date="2019-11-30T16:42:00Z">
        <w:r w:rsidRPr="009C09D9" w:rsidDel="00465969">
          <w:rPr>
            <w:rFonts w:ascii="Times New Roman" w:eastAsia="Times New Roman" w:hAnsi="Times New Roman" w:cs="Times New Roman"/>
            <w:i/>
            <w:noProof/>
            <w:lang w:val="it-IT"/>
          </w:rPr>
          <w:drawing>
            <wp:inline distT="114300" distB="114300" distL="114300" distR="114300" wp14:anchorId="174FEB19" wp14:editId="137C0066">
              <wp:extent cx="5672040" cy="2070100"/>
              <wp:effectExtent l="0" t="0" r="0" b="0"/>
              <wp:docPr id="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5672040" cy="2070100"/>
                      </a:xfrm>
                      <a:prstGeom prst="rect">
                        <a:avLst/>
                      </a:prstGeom>
                      <a:ln/>
                    </pic:spPr>
                  </pic:pic>
                </a:graphicData>
              </a:graphic>
            </wp:inline>
          </w:drawing>
        </w:r>
      </w:del>
      <w:ins w:id="1191" w:author="Maria Paola Fonseca Paez" w:date="2019-11-30T16:42:00Z">
        <w:r w:rsidR="00465969">
          <w:rPr>
            <w:rFonts w:ascii="Times New Roman" w:eastAsia="Times New Roman" w:hAnsi="Times New Roman" w:cs="Times New Roman"/>
            <w:i/>
            <w:noProof/>
          </w:rPr>
          <w:drawing>
            <wp:inline distT="0" distB="0" distL="0" distR="0" wp14:anchorId="2667E8A4" wp14:editId="1D59B72D">
              <wp:extent cx="5667375" cy="20669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7375" cy="2066925"/>
                      </a:xfrm>
                      <a:prstGeom prst="rect">
                        <a:avLst/>
                      </a:prstGeom>
                      <a:noFill/>
                      <a:ln>
                        <a:noFill/>
                      </a:ln>
                    </pic:spPr>
                  </pic:pic>
                </a:graphicData>
              </a:graphic>
            </wp:inline>
          </w:drawing>
        </w:r>
      </w:ins>
    </w:p>
    <w:p w14:paraId="4A9D14FA" w14:textId="6400541A" w:rsidR="00714E5C" w:rsidRPr="0070071D" w:rsidRDefault="0070071D">
      <w:pPr>
        <w:pStyle w:val="Descripcin"/>
        <w:jc w:val="center"/>
        <w:rPr>
          <w:rFonts w:ascii="Times New Roman" w:eastAsia="Times New Roman" w:hAnsi="Times New Roman" w:cs="Times New Roman"/>
          <w:i w:val="0"/>
          <w:rPrChange w:id="1192" w:author="Maria Paola Fonseca Paez" w:date="2019-11-30T16:52:00Z">
            <w:rPr>
              <w:rFonts w:ascii="Times New Roman" w:eastAsia="Times New Roman" w:hAnsi="Times New Roman" w:cs="Times New Roman"/>
              <w:i/>
            </w:rPr>
          </w:rPrChange>
        </w:rPr>
        <w:pPrChange w:id="1193" w:author="Maria Paola Fonseca Paez" w:date="2019-11-30T16:52:00Z">
          <w:pPr>
            <w:jc w:val="center"/>
          </w:pPr>
        </w:pPrChange>
      </w:pPr>
      <w:bookmarkStart w:id="1194" w:name="_Ref26025174"/>
      <w:ins w:id="1195" w:author="Maria Paola Fonseca Paez" w:date="2019-11-30T16:52:00Z">
        <w:r w:rsidRPr="0070071D">
          <w:rPr>
            <w:rFonts w:ascii="Times New Roman" w:hAnsi="Times New Roman" w:cs="Times New Roman"/>
            <w:color w:val="auto"/>
            <w:rPrChange w:id="1196" w:author="Maria Paola Fonseca Paez" w:date="2019-11-30T16:52:00Z">
              <w:rPr>
                <w:i/>
                <w:iCs/>
              </w:rPr>
            </w:rPrChange>
          </w:rPr>
          <w:t xml:space="preserve">Figura </w:t>
        </w:r>
        <w:r w:rsidRPr="0070071D">
          <w:rPr>
            <w:rFonts w:ascii="Times New Roman" w:hAnsi="Times New Roman" w:cs="Times New Roman"/>
            <w:color w:val="auto"/>
            <w:rPrChange w:id="1197" w:author="Maria Paola Fonseca Paez" w:date="2019-11-30T16:52:00Z">
              <w:rPr>
                <w:i/>
                <w:iCs/>
              </w:rPr>
            </w:rPrChange>
          </w:rPr>
          <w:fldChar w:fldCharType="begin"/>
        </w:r>
        <w:r w:rsidRPr="0070071D">
          <w:rPr>
            <w:rFonts w:ascii="Times New Roman" w:hAnsi="Times New Roman" w:cs="Times New Roman"/>
            <w:color w:val="auto"/>
            <w:rPrChange w:id="1198" w:author="Maria Paola Fonseca Paez" w:date="2019-11-30T16:52:00Z">
              <w:rPr>
                <w:i/>
                <w:iCs/>
              </w:rPr>
            </w:rPrChange>
          </w:rPr>
          <w:instrText xml:space="preserve"> SEQ Figura \* ARABIC </w:instrText>
        </w:r>
      </w:ins>
      <w:r w:rsidRPr="0070071D">
        <w:rPr>
          <w:rFonts w:ascii="Times New Roman" w:hAnsi="Times New Roman" w:cs="Times New Roman"/>
          <w:color w:val="auto"/>
          <w:rPrChange w:id="1199" w:author="Maria Paola Fonseca Paez" w:date="2019-11-30T16:52:00Z">
            <w:rPr>
              <w:i/>
              <w:iCs/>
            </w:rPr>
          </w:rPrChange>
        </w:rPr>
        <w:fldChar w:fldCharType="separate"/>
      </w:r>
      <w:ins w:id="1200" w:author="Maria Paola Fonseca Paez" w:date="2019-12-01T03:44:00Z">
        <w:r w:rsidR="00025C63">
          <w:rPr>
            <w:rFonts w:ascii="Times New Roman" w:hAnsi="Times New Roman" w:cs="Times New Roman"/>
            <w:noProof/>
            <w:color w:val="auto"/>
          </w:rPr>
          <w:t>2</w:t>
        </w:r>
      </w:ins>
      <w:ins w:id="1201" w:author="Maria Paola Fonseca Paez" w:date="2019-11-30T16:52:00Z">
        <w:r w:rsidRPr="0070071D">
          <w:rPr>
            <w:rFonts w:ascii="Times New Roman" w:hAnsi="Times New Roman" w:cs="Times New Roman"/>
            <w:color w:val="auto"/>
            <w:rPrChange w:id="1202" w:author="Maria Paola Fonseca Paez" w:date="2019-11-30T16:52:00Z">
              <w:rPr>
                <w:i/>
                <w:iCs/>
              </w:rPr>
            </w:rPrChange>
          </w:rPr>
          <w:fldChar w:fldCharType="end"/>
        </w:r>
        <w:bookmarkEnd w:id="1194"/>
        <w:r w:rsidRPr="0070071D">
          <w:rPr>
            <w:rFonts w:ascii="Times New Roman" w:hAnsi="Times New Roman" w:cs="Times New Roman"/>
            <w:color w:val="auto"/>
            <w:rPrChange w:id="1203" w:author="Maria Paola Fonseca Paez" w:date="2019-11-30T16:52:00Z">
              <w:rPr>
                <w:i/>
                <w:iCs/>
              </w:rPr>
            </w:rPrChange>
          </w:rPr>
          <w:t>. Diagrama general del proyecto</w:t>
        </w:r>
      </w:ins>
    </w:p>
    <w:p w14:paraId="073A8CCC" w14:textId="7E2EF8D1" w:rsidR="00714E5C" w:rsidRPr="009C09D9" w:rsidDel="0070071D" w:rsidRDefault="00AB58E9">
      <w:pPr>
        <w:jc w:val="center"/>
        <w:rPr>
          <w:del w:id="1204" w:author="Maria Paola Fonseca Paez" w:date="2019-11-30T16:52:00Z"/>
          <w:rFonts w:ascii="Times New Roman" w:eastAsia="Times New Roman" w:hAnsi="Times New Roman" w:cs="Times New Roman"/>
          <w:b/>
          <w:i/>
          <w:sz w:val="20"/>
          <w:szCs w:val="20"/>
        </w:rPr>
      </w:pPr>
      <w:del w:id="1205" w:author="Maria Paola Fonseca Paez" w:date="2019-11-30T16:52:00Z">
        <w:r w:rsidRPr="009C09D9" w:rsidDel="0070071D">
          <w:rPr>
            <w:rFonts w:ascii="Times New Roman" w:eastAsia="Times New Roman" w:hAnsi="Times New Roman" w:cs="Times New Roman"/>
            <w:b/>
            <w:i/>
            <w:sz w:val="20"/>
            <w:szCs w:val="20"/>
          </w:rPr>
          <w:delText>Figura X. Diagrama general del proyecto</w:delText>
        </w:r>
      </w:del>
    </w:p>
    <w:p w14:paraId="6C3816A5" w14:textId="77777777" w:rsidR="00714E5C" w:rsidRPr="009C09D9" w:rsidRDefault="00714E5C">
      <w:pPr>
        <w:jc w:val="both"/>
        <w:rPr>
          <w:rFonts w:ascii="Times New Roman" w:eastAsia="Times New Roman" w:hAnsi="Times New Roman" w:cs="Times New Roman"/>
        </w:rPr>
      </w:pPr>
    </w:p>
    <w:p w14:paraId="3EC99C0C" w14:textId="7385D8C5" w:rsidR="00714E5C" w:rsidRDefault="00AB58E9">
      <w:pPr>
        <w:jc w:val="both"/>
        <w:rPr>
          <w:ins w:id="1206" w:author="Maria Paola Fonseca Paez" w:date="2019-11-30T15:59:00Z"/>
          <w:rFonts w:ascii="Times New Roman" w:eastAsia="Times New Roman" w:hAnsi="Times New Roman" w:cs="Times New Roman"/>
        </w:rPr>
      </w:pPr>
      <w:commentRangeStart w:id="1207"/>
      <w:r w:rsidRPr="009C09D9">
        <w:rPr>
          <w:rFonts w:ascii="Times New Roman" w:eastAsia="Times New Roman" w:hAnsi="Times New Roman" w:cs="Times New Roman"/>
        </w:rPr>
        <w:t xml:space="preserve">En el presente trabajo de grado se desarrolló un sistema digital en una FPGA </w:t>
      </w:r>
      <w:proofErr w:type="spellStart"/>
      <w:r w:rsidRPr="009C09D9">
        <w:rPr>
          <w:rFonts w:ascii="Times New Roman" w:eastAsia="Times New Roman" w:hAnsi="Times New Roman" w:cs="Times New Roman"/>
        </w:rPr>
        <w:t>stratix</w:t>
      </w:r>
      <w:proofErr w:type="spellEnd"/>
      <w:r w:rsidRPr="009C09D9">
        <w:rPr>
          <w:rFonts w:ascii="Times New Roman" w:eastAsia="Times New Roman" w:hAnsi="Times New Roman" w:cs="Times New Roman"/>
        </w:rPr>
        <w:t xml:space="preserve"> IV en una tarjeta de desarrollo ALTERA </w:t>
      </w:r>
      <w:proofErr w:type="spellStart"/>
      <w:r w:rsidRPr="009C09D9">
        <w:rPr>
          <w:rFonts w:ascii="Times New Roman" w:eastAsia="Times New Roman" w:hAnsi="Times New Roman" w:cs="Times New Roman"/>
        </w:rPr>
        <w:t>Terasic</w:t>
      </w:r>
      <w:proofErr w:type="spellEnd"/>
      <w:r w:rsidRPr="009C09D9">
        <w:rPr>
          <w:rFonts w:ascii="Times New Roman" w:eastAsia="Times New Roman" w:hAnsi="Times New Roman" w:cs="Times New Roman"/>
        </w:rPr>
        <w:t xml:space="preserve"> DE4, el cual cumple con la función de generar el valor </w:t>
      </w:r>
      <w:r w:rsidRPr="009C09D9">
        <w:rPr>
          <w:rFonts w:ascii="Times New Roman" w:eastAsia="Times New Roman" w:hAnsi="Times New Roman" w:cs="Times New Roman"/>
          <w:i/>
        </w:rPr>
        <w:t>hash</w:t>
      </w:r>
      <w:r w:rsidRPr="009C09D9">
        <w:rPr>
          <w:rFonts w:ascii="Times New Roman" w:eastAsia="Times New Roman" w:hAnsi="Times New Roman" w:cs="Times New Roman"/>
        </w:rPr>
        <w:t xml:space="preserve"> </w:t>
      </w:r>
      <w:r w:rsidR="009C09D9">
        <w:rPr>
          <w:rFonts w:ascii="Times New Roman" w:eastAsia="Times New Roman" w:hAnsi="Times New Roman" w:cs="Times New Roman"/>
        </w:rPr>
        <w:t>de</w:t>
      </w:r>
      <w:r w:rsidRPr="009C09D9">
        <w:rPr>
          <w:rFonts w:ascii="Times New Roman" w:eastAsia="Times New Roman" w:hAnsi="Times New Roman" w:cs="Times New Roman"/>
        </w:rPr>
        <w:t xml:space="preserve"> un bloque de información para una red </w:t>
      </w:r>
      <w:r w:rsidRPr="009C09D9">
        <w:rPr>
          <w:rFonts w:ascii="Times New Roman" w:eastAsia="Times New Roman" w:hAnsi="Times New Roman" w:cs="Times New Roman"/>
          <w:i/>
        </w:rPr>
        <w:t>blockchain</w:t>
      </w:r>
      <w:r w:rsidRPr="009C09D9">
        <w:rPr>
          <w:rFonts w:ascii="Times New Roman" w:eastAsia="Times New Roman" w:hAnsi="Times New Roman" w:cs="Times New Roman"/>
        </w:rPr>
        <w:t xml:space="preserve"> utilizando el proceso de minado propuesto para el algoritmo de consenso: </w:t>
      </w:r>
      <w:proofErr w:type="spellStart"/>
      <w:r w:rsidRPr="009C09D9">
        <w:rPr>
          <w:rFonts w:ascii="Times New Roman" w:eastAsia="Times New Roman" w:hAnsi="Times New Roman" w:cs="Times New Roman"/>
          <w:i/>
        </w:rPr>
        <w:t>proof</w:t>
      </w:r>
      <w:proofErr w:type="spellEnd"/>
      <w:r w:rsidRPr="009C09D9">
        <w:rPr>
          <w:rFonts w:ascii="Times New Roman" w:eastAsia="Times New Roman" w:hAnsi="Times New Roman" w:cs="Times New Roman"/>
          <w:i/>
        </w:rPr>
        <w:t>-of-</w:t>
      </w:r>
      <w:proofErr w:type="spellStart"/>
      <w:r w:rsidRPr="009C09D9">
        <w:rPr>
          <w:rFonts w:ascii="Times New Roman" w:eastAsia="Times New Roman" w:hAnsi="Times New Roman" w:cs="Times New Roman"/>
          <w:i/>
        </w:rPr>
        <w:t>work</w:t>
      </w:r>
      <w:proofErr w:type="spellEnd"/>
      <w:r w:rsidRPr="009C09D9">
        <w:rPr>
          <w:rFonts w:ascii="Times New Roman" w:eastAsia="Times New Roman" w:hAnsi="Times New Roman" w:cs="Times New Roman"/>
        </w:rPr>
        <w:t xml:space="preserve">, </w:t>
      </w:r>
      <w:r w:rsidR="009C09D9">
        <w:rPr>
          <w:rFonts w:ascii="Times New Roman" w:eastAsia="Times New Roman" w:hAnsi="Times New Roman" w:cs="Times New Roman"/>
        </w:rPr>
        <w:t xml:space="preserve">en </w:t>
      </w:r>
      <w:r w:rsidRPr="009C09D9">
        <w:rPr>
          <w:rFonts w:ascii="Times New Roman" w:eastAsia="Times New Roman" w:hAnsi="Times New Roman" w:cs="Times New Roman"/>
        </w:rPr>
        <w:t>el cual se cumple con obtener un resultado que satisfaga el número de ceros especificado en la entrada del sistema.</w:t>
      </w:r>
      <w:commentRangeEnd w:id="1207"/>
      <w:r w:rsidR="005A4881" w:rsidRPr="009C09D9">
        <w:rPr>
          <w:rStyle w:val="Refdecomentario"/>
          <w:rFonts w:ascii="Times New Roman" w:hAnsi="Times New Roman" w:cs="Times New Roman"/>
        </w:rPr>
        <w:commentReference w:id="1207"/>
      </w:r>
    </w:p>
    <w:p w14:paraId="70DA052F" w14:textId="7705D395" w:rsidR="00EE74E6" w:rsidRDefault="00EE74E6">
      <w:pPr>
        <w:jc w:val="both"/>
        <w:rPr>
          <w:ins w:id="1208" w:author="Maria Paola Fonseca Paez" w:date="2019-11-30T15:59:00Z"/>
          <w:rFonts w:ascii="Times New Roman" w:eastAsia="Times New Roman" w:hAnsi="Times New Roman" w:cs="Times New Roman"/>
        </w:rPr>
      </w:pPr>
    </w:p>
    <w:p w14:paraId="331FAD6A" w14:textId="30B9BAEF" w:rsidR="00F74DD1" w:rsidRDefault="006206B6">
      <w:pPr>
        <w:jc w:val="both"/>
        <w:rPr>
          <w:ins w:id="1209" w:author="Maria Paola Fonseca Paez" w:date="2019-11-30T16:16:00Z"/>
          <w:rFonts w:ascii="Times New Roman" w:eastAsia="Times New Roman" w:hAnsi="Times New Roman" w:cs="Times New Roman"/>
        </w:rPr>
      </w:pPr>
      <w:ins w:id="1210" w:author="Maria Paola Fonseca Paez" w:date="2019-11-30T16:04:00Z">
        <w:r w:rsidRPr="009C09D9">
          <w:rPr>
            <w:rFonts w:ascii="Times New Roman" w:eastAsia="Times New Roman" w:hAnsi="Times New Roman" w:cs="Times New Roman"/>
          </w:rPr>
          <w:t>El objetivo de</w:t>
        </w:r>
      </w:ins>
      <w:ins w:id="1211" w:author="Maria Paola Fonseca Paez" w:date="2019-11-30T16:05:00Z">
        <w:r>
          <w:rPr>
            <w:rFonts w:ascii="Times New Roman" w:eastAsia="Times New Roman" w:hAnsi="Times New Roman" w:cs="Times New Roman"/>
          </w:rPr>
          <w:t>l</w:t>
        </w:r>
      </w:ins>
      <w:ins w:id="1212" w:author="Maria Paola Fonseca Paez" w:date="2019-11-30T16:04:00Z">
        <w:r>
          <w:rPr>
            <w:rFonts w:ascii="Times New Roman" w:eastAsia="Times New Roman" w:hAnsi="Times New Roman" w:cs="Times New Roman"/>
          </w:rPr>
          <w:t xml:space="preserve"> presente</w:t>
        </w:r>
        <w:r w:rsidRPr="009C09D9">
          <w:rPr>
            <w:rFonts w:ascii="Times New Roman" w:eastAsia="Times New Roman" w:hAnsi="Times New Roman" w:cs="Times New Roman"/>
          </w:rPr>
          <w:t xml:space="preserve"> trabajo de grado </w:t>
        </w:r>
      </w:ins>
      <w:ins w:id="1213" w:author="Maria Paola Fonseca Paez" w:date="2019-11-30T16:11:00Z">
        <w:r w:rsidR="00F74DD1">
          <w:rPr>
            <w:rFonts w:ascii="Times New Roman" w:eastAsia="Times New Roman" w:hAnsi="Times New Roman" w:cs="Times New Roman"/>
          </w:rPr>
          <w:t>tiene como fin</w:t>
        </w:r>
      </w:ins>
      <w:ins w:id="1214" w:author="Maria Paola Fonseca Paez" w:date="2019-11-30T16:04:00Z">
        <w:r w:rsidRPr="009C09D9">
          <w:rPr>
            <w:rFonts w:ascii="Times New Roman" w:eastAsia="Times New Roman" w:hAnsi="Times New Roman" w:cs="Times New Roman"/>
          </w:rPr>
          <w:t xml:space="preserve"> </w:t>
        </w:r>
        <w:r>
          <w:rPr>
            <w:rFonts w:ascii="Times New Roman" w:eastAsia="Times New Roman" w:hAnsi="Times New Roman" w:cs="Times New Roman"/>
          </w:rPr>
          <w:t xml:space="preserve">la </w:t>
        </w:r>
        <w:r w:rsidRPr="009C09D9">
          <w:rPr>
            <w:rFonts w:ascii="Times New Roman" w:eastAsia="Times New Roman" w:hAnsi="Times New Roman" w:cs="Times New Roman"/>
          </w:rPr>
          <w:t>realiza</w:t>
        </w:r>
        <w:r>
          <w:rPr>
            <w:rFonts w:ascii="Times New Roman" w:eastAsia="Times New Roman" w:hAnsi="Times New Roman" w:cs="Times New Roman"/>
          </w:rPr>
          <w:t>ción</w:t>
        </w:r>
        <w:r w:rsidRPr="009C09D9">
          <w:rPr>
            <w:rFonts w:ascii="Times New Roman" w:eastAsia="Times New Roman" w:hAnsi="Times New Roman" w:cs="Times New Roman"/>
          </w:rPr>
          <w:t xml:space="preserve"> un sistema </w:t>
        </w:r>
      </w:ins>
      <w:ins w:id="1215" w:author="Maria Paola Fonseca Paez" w:date="2019-11-30T16:11:00Z">
        <w:r w:rsidR="00F74DD1">
          <w:rPr>
            <w:rFonts w:ascii="Times New Roman" w:eastAsia="Times New Roman" w:hAnsi="Times New Roman" w:cs="Times New Roman"/>
          </w:rPr>
          <w:t>en</w:t>
        </w:r>
      </w:ins>
      <w:ins w:id="1216" w:author="Maria Paola Fonseca Paez" w:date="2019-11-30T16:04:00Z">
        <w:r w:rsidRPr="009C09D9">
          <w:rPr>
            <w:rFonts w:ascii="Times New Roman" w:eastAsia="Times New Roman" w:hAnsi="Times New Roman" w:cs="Times New Roman"/>
          </w:rPr>
          <w:t xml:space="preserve"> </w:t>
        </w:r>
        <w:r w:rsidRPr="009C09D9">
          <w:rPr>
            <w:rFonts w:ascii="Times New Roman" w:eastAsia="Times New Roman" w:hAnsi="Times New Roman" w:cs="Times New Roman"/>
            <w:i/>
          </w:rPr>
          <w:t>hardware</w:t>
        </w:r>
      </w:ins>
      <w:ins w:id="1217" w:author="Maria Paola Fonseca Paez" w:date="2019-11-30T16:11:00Z">
        <w:r w:rsidR="00F74DD1">
          <w:rPr>
            <w:rFonts w:ascii="Times New Roman" w:eastAsia="Times New Roman" w:hAnsi="Times New Roman" w:cs="Times New Roman"/>
            <w:i/>
          </w:rPr>
          <w:t>,</w:t>
        </w:r>
      </w:ins>
      <w:ins w:id="1218" w:author="Maria Paola Fonseca Paez" w:date="2019-11-30T16:04:00Z">
        <w:r w:rsidRPr="009C09D9">
          <w:rPr>
            <w:rFonts w:ascii="Times New Roman" w:eastAsia="Times New Roman" w:hAnsi="Times New Roman" w:cs="Times New Roman"/>
            <w:i/>
          </w:rPr>
          <w:t xml:space="preserve"> </w:t>
        </w:r>
        <w:r w:rsidRPr="009C09D9">
          <w:rPr>
            <w:rFonts w:ascii="Times New Roman" w:eastAsia="Times New Roman" w:hAnsi="Times New Roman" w:cs="Times New Roman"/>
          </w:rPr>
          <w:t xml:space="preserve">el cual </w:t>
        </w:r>
      </w:ins>
      <w:ins w:id="1219" w:author="Maria Paola Fonseca Paez" w:date="2019-11-30T16:12:00Z">
        <w:r w:rsidR="00F74DD1">
          <w:rPr>
            <w:rFonts w:ascii="Times New Roman" w:eastAsia="Times New Roman" w:hAnsi="Times New Roman" w:cs="Times New Roman"/>
          </w:rPr>
          <w:t xml:space="preserve">realizara la función de minado </w:t>
        </w:r>
      </w:ins>
      <w:ins w:id="1220" w:author="Maria Paola Fonseca Paez" w:date="2019-11-30T16:13:00Z">
        <w:r w:rsidR="00F74DD1">
          <w:rPr>
            <w:rFonts w:ascii="Times New Roman" w:eastAsia="Times New Roman" w:hAnsi="Times New Roman" w:cs="Times New Roman"/>
          </w:rPr>
          <w:t>sobre un</w:t>
        </w:r>
      </w:ins>
      <w:ins w:id="1221" w:author="Maria Paola Fonseca Paez" w:date="2019-11-30T16:14:00Z">
        <w:r w:rsidR="00F74DD1">
          <w:rPr>
            <w:rFonts w:ascii="Times New Roman" w:eastAsia="Times New Roman" w:hAnsi="Times New Roman" w:cs="Times New Roman"/>
          </w:rPr>
          <w:t>a</w:t>
        </w:r>
      </w:ins>
      <w:ins w:id="1222" w:author="Maria Paola Fonseca Paez" w:date="2019-11-30T16:13:00Z">
        <w:r w:rsidR="00F74DD1">
          <w:rPr>
            <w:rFonts w:ascii="Times New Roman" w:eastAsia="Times New Roman" w:hAnsi="Times New Roman" w:cs="Times New Roman"/>
          </w:rPr>
          <w:t xml:space="preserve"> información de entrada, </w:t>
        </w:r>
      </w:ins>
      <w:ins w:id="1223" w:author="Maria Paola Fonseca Paez" w:date="2019-11-30T16:12:00Z">
        <w:r w:rsidR="00F74DD1">
          <w:rPr>
            <w:rFonts w:ascii="Times New Roman" w:eastAsia="Times New Roman" w:hAnsi="Times New Roman" w:cs="Times New Roman"/>
          </w:rPr>
          <w:t>produciendo</w:t>
        </w:r>
      </w:ins>
      <w:ins w:id="1224" w:author="Maria Paola Fonseca Paez" w:date="2019-11-30T16:04:00Z">
        <w:r w:rsidRPr="009C09D9">
          <w:rPr>
            <w:rFonts w:ascii="Times New Roman" w:eastAsia="Times New Roman" w:hAnsi="Times New Roman" w:cs="Times New Roman"/>
          </w:rPr>
          <w:t xml:space="preserve"> un valor </w:t>
        </w:r>
        <w:r w:rsidRPr="009C09D9">
          <w:rPr>
            <w:rFonts w:ascii="Times New Roman" w:eastAsia="Times New Roman" w:hAnsi="Times New Roman" w:cs="Times New Roman"/>
            <w:i/>
          </w:rPr>
          <w:t xml:space="preserve">hash </w:t>
        </w:r>
      </w:ins>
      <w:ins w:id="1225" w:author="Maria Paola Fonseca Paez" w:date="2019-11-30T16:15:00Z">
        <w:r w:rsidR="00F74DD1">
          <w:rPr>
            <w:rFonts w:ascii="Times New Roman" w:eastAsia="Times New Roman" w:hAnsi="Times New Roman" w:cs="Times New Roman"/>
          </w:rPr>
          <w:t>con</w:t>
        </w:r>
      </w:ins>
      <w:ins w:id="1226" w:author="Maria Paola Fonseca Paez" w:date="2019-11-30T16:04:00Z">
        <w:r w:rsidRPr="009C09D9">
          <w:rPr>
            <w:rFonts w:ascii="Times New Roman" w:eastAsia="Times New Roman" w:hAnsi="Times New Roman" w:cs="Times New Roman"/>
          </w:rPr>
          <w:t xml:space="preserve"> un determinado número de ceros </w:t>
        </w:r>
      </w:ins>
      <w:ins w:id="1227" w:author="Maria Paola Fonseca Paez" w:date="2019-11-30T16:14:00Z">
        <w:r w:rsidR="00F74DD1">
          <w:rPr>
            <w:rFonts w:ascii="Times New Roman" w:eastAsia="Times New Roman" w:hAnsi="Times New Roman" w:cs="Times New Roman"/>
          </w:rPr>
          <w:t xml:space="preserve">en </w:t>
        </w:r>
      </w:ins>
      <w:ins w:id="1228" w:author="Maria Paola Fonseca Paez" w:date="2019-11-30T16:15:00Z">
        <w:r w:rsidR="00F74DD1">
          <w:rPr>
            <w:rFonts w:ascii="Times New Roman" w:eastAsia="Times New Roman" w:hAnsi="Times New Roman" w:cs="Times New Roman"/>
          </w:rPr>
          <w:t>sus</w:t>
        </w:r>
      </w:ins>
      <w:ins w:id="1229" w:author="Maria Paola Fonseca Paez" w:date="2019-11-30T16:14:00Z">
        <w:r w:rsidR="00F74DD1">
          <w:rPr>
            <w:rFonts w:ascii="Times New Roman" w:eastAsia="Times New Roman" w:hAnsi="Times New Roman" w:cs="Times New Roman"/>
          </w:rPr>
          <w:t xml:space="preserve"> </w:t>
        </w:r>
      </w:ins>
      <w:ins w:id="1230" w:author="Maria Paola Fonseca Paez" w:date="2019-11-30T16:15:00Z">
        <w:r w:rsidR="00F74DD1">
          <w:rPr>
            <w:rFonts w:ascii="Times New Roman" w:eastAsia="Times New Roman" w:hAnsi="Times New Roman" w:cs="Times New Roman"/>
          </w:rPr>
          <w:t xml:space="preserve">primeras </w:t>
        </w:r>
      </w:ins>
      <w:ins w:id="1231" w:author="Maria Paola Fonseca Paez" w:date="2019-11-30T16:14:00Z">
        <w:r w:rsidR="00F74DD1">
          <w:rPr>
            <w:rFonts w:ascii="Times New Roman" w:eastAsia="Times New Roman" w:hAnsi="Times New Roman" w:cs="Times New Roman"/>
          </w:rPr>
          <w:t>posiciones</w:t>
        </w:r>
      </w:ins>
      <w:ins w:id="1232" w:author="Maria Paola Fonseca Paez" w:date="2019-11-30T16:16:00Z">
        <w:r w:rsidR="00F74DD1">
          <w:rPr>
            <w:rFonts w:ascii="Times New Roman" w:eastAsia="Times New Roman" w:hAnsi="Times New Roman" w:cs="Times New Roman"/>
          </w:rPr>
          <w:t xml:space="preserve">. </w:t>
        </w:r>
      </w:ins>
    </w:p>
    <w:p w14:paraId="508EDA13" w14:textId="77777777" w:rsidR="00F74DD1" w:rsidRDefault="00F74DD1">
      <w:pPr>
        <w:jc w:val="both"/>
        <w:rPr>
          <w:ins w:id="1233" w:author="Maria Paola Fonseca Paez" w:date="2019-11-30T16:16:00Z"/>
          <w:rFonts w:ascii="Times New Roman" w:eastAsia="Times New Roman" w:hAnsi="Times New Roman" w:cs="Times New Roman"/>
        </w:rPr>
      </w:pPr>
    </w:p>
    <w:p w14:paraId="3592F08B" w14:textId="0FD7940B" w:rsidR="00EE74E6" w:rsidDel="00465969" w:rsidRDefault="00A062E2">
      <w:pPr>
        <w:jc w:val="both"/>
        <w:rPr>
          <w:del w:id="1234" w:author="Maria Paola Fonseca Paez" w:date="2019-11-30T16:04:00Z"/>
          <w:rFonts w:ascii="Times New Roman" w:eastAsia="Times New Roman" w:hAnsi="Times New Roman" w:cs="Times New Roman"/>
        </w:rPr>
      </w:pPr>
      <w:ins w:id="1235" w:author="Maria Paola Fonseca Paez" w:date="2019-11-30T16:20:00Z">
        <w:r>
          <w:rPr>
            <w:rFonts w:ascii="Times New Roman" w:eastAsia="Times New Roman" w:hAnsi="Times New Roman" w:cs="Times New Roman"/>
          </w:rPr>
          <w:t>No obstante, la obtención de un</w:t>
        </w:r>
      </w:ins>
      <w:ins w:id="1236" w:author="Maria Paola Fonseca Paez" w:date="2019-11-30T16:04:00Z">
        <w:r w:rsidR="006206B6" w:rsidRPr="009C09D9">
          <w:rPr>
            <w:rFonts w:ascii="Times New Roman" w:eastAsia="Times New Roman" w:hAnsi="Times New Roman" w:cs="Times New Roman"/>
          </w:rPr>
          <w:t xml:space="preserve"> resultado sin referencia alguna no garantiza </w:t>
        </w:r>
      </w:ins>
      <w:ins w:id="1237" w:author="Maria Paola Fonseca Paez" w:date="2019-11-30T16:20:00Z">
        <w:r>
          <w:rPr>
            <w:rFonts w:ascii="Times New Roman" w:eastAsia="Times New Roman" w:hAnsi="Times New Roman" w:cs="Times New Roman"/>
          </w:rPr>
          <w:t>la validez del mismo</w:t>
        </w:r>
      </w:ins>
      <w:ins w:id="1238" w:author="Maria Paola Fonseca Paez" w:date="2019-11-30T16:04:00Z">
        <w:r w:rsidR="006206B6" w:rsidRPr="009C09D9">
          <w:rPr>
            <w:rFonts w:ascii="Times New Roman" w:eastAsia="Times New Roman" w:hAnsi="Times New Roman" w:cs="Times New Roman"/>
          </w:rPr>
          <w:t xml:space="preserve">, </w:t>
        </w:r>
      </w:ins>
      <w:ins w:id="1239" w:author="Maria Paola Fonseca Paez" w:date="2019-11-30T16:20:00Z">
        <w:r>
          <w:rPr>
            <w:rFonts w:ascii="Times New Roman" w:eastAsia="Times New Roman" w:hAnsi="Times New Roman" w:cs="Times New Roman"/>
          </w:rPr>
          <w:t xml:space="preserve">por lo </w:t>
        </w:r>
      </w:ins>
      <w:ins w:id="1240" w:author="Maria Paola Fonseca Paez" w:date="2019-11-30T16:32:00Z">
        <w:r w:rsidR="00465969">
          <w:rPr>
            <w:rFonts w:ascii="Times New Roman" w:eastAsia="Times New Roman" w:hAnsi="Times New Roman" w:cs="Times New Roman"/>
          </w:rPr>
          <w:t xml:space="preserve">que </w:t>
        </w:r>
      </w:ins>
      <w:ins w:id="1241" w:author="Maria Paola Fonseca Paez" w:date="2019-11-30T16:04:00Z">
        <w:r w:rsidR="006206B6" w:rsidRPr="009C09D9">
          <w:rPr>
            <w:rFonts w:ascii="Times New Roman" w:eastAsia="Times New Roman" w:hAnsi="Times New Roman" w:cs="Times New Roman"/>
          </w:rPr>
          <w:t xml:space="preserve">se </w:t>
        </w:r>
      </w:ins>
      <w:ins w:id="1242" w:author="Maria Paola Fonseca Paez" w:date="2019-11-30T16:30:00Z">
        <w:r w:rsidR="00465969">
          <w:rPr>
            <w:rFonts w:ascii="Times New Roman" w:eastAsia="Times New Roman" w:hAnsi="Times New Roman" w:cs="Times New Roman"/>
          </w:rPr>
          <w:t xml:space="preserve">desarrolló un entorno </w:t>
        </w:r>
      </w:ins>
      <w:ins w:id="1243" w:author="Maria Paola Fonseca Paez" w:date="2019-11-30T16:31:00Z">
        <w:r w:rsidR="00465969">
          <w:rPr>
            <w:rFonts w:ascii="Times New Roman" w:eastAsia="Times New Roman" w:hAnsi="Times New Roman" w:cs="Times New Roman"/>
          </w:rPr>
          <w:t>de verificación mediante</w:t>
        </w:r>
      </w:ins>
      <w:ins w:id="1244" w:author="Maria Paola Fonseca Paez" w:date="2019-11-30T16:04:00Z">
        <w:r w:rsidR="006206B6" w:rsidRPr="009C09D9">
          <w:rPr>
            <w:rFonts w:ascii="Times New Roman" w:eastAsia="Times New Roman" w:hAnsi="Times New Roman" w:cs="Times New Roman"/>
          </w:rPr>
          <w:t xml:space="preserve"> la implementación de un código en </w:t>
        </w:r>
        <w:r w:rsidR="006206B6" w:rsidRPr="009C09D9">
          <w:rPr>
            <w:rFonts w:ascii="Times New Roman" w:eastAsia="Times New Roman" w:hAnsi="Times New Roman" w:cs="Times New Roman"/>
            <w:i/>
          </w:rPr>
          <w:t>software</w:t>
        </w:r>
      </w:ins>
      <w:ins w:id="1245" w:author="Maria Paola Fonseca Paez" w:date="2019-11-30T16:33:00Z">
        <w:r w:rsidR="00465969">
          <w:rPr>
            <w:rFonts w:ascii="Times New Roman" w:eastAsia="Times New Roman" w:hAnsi="Times New Roman" w:cs="Times New Roman"/>
            <w:i/>
          </w:rPr>
          <w:t>,</w:t>
        </w:r>
      </w:ins>
      <w:ins w:id="1246" w:author="Maria Paola Fonseca Paez" w:date="2019-11-30T16:04:00Z">
        <w:r w:rsidR="006206B6" w:rsidRPr="009C09D9">
          <w:rPr>
            <w:rFonts w:ascii="Times New Roman" w:eastAsia="Times New Roman" w:hAnsi="Times New Roman" w:cs="Times New Roman"/>
            <w:i/>
          </w:rPr>
          <w:t xml:space="preserve"> </w:t>
        </w:r>
      </w:ins>
      <w:ins w:id="1247" w:author="Maria Paola Fonseca Paez" w:date="2019-11-30T16:31:00Z">
        <w:r w:rsidR="00465969">
          <w:rPr>
            <w:rFonts w:ascii="Times New Roman" w:eastAsia="Times New Roman" w:hAnsi="Times New Roman" w:cs="Times New Roman"/>
          </w:rPr>
          <w:lastRenderedPageBreak/>
          <w:t>el cuál realiza</w:t>
        </w:r>
      </w:ins>
      <w:ins w:id="1248" w:author="Maria Paola Fonseca Paez" w:date="2019-11-30T16:33:00Z">
        <w:r w:rsidR="00465969">
          <w:rPr>
            <w:rFonts w:ascii="Times New Roman" w:eastAsia="Times New Roman" w:hAnsi="Times New Roman" w:cs="Times New Roman"/>
          </w:rPr>
          <w:t>r</w:t>
        </w:r>
      </w:ins>
      <w:ins w:id="1249" w:author="Maria Paola Fonseca Paez" w:date="2019-11-30T16:31:00Z">
        <w:r w:rsidR="00465969">
          <w:rPr>
            <w:rFonts w:ascii="Times New Roman" w:eastAsia="Times New Roman" w:hAnsi="Times New Roman" w:cs="Times New Roman"/>
          </w:rPr>
          <w:t>a el mismo proceso de minado</w:t>
        </w:r>
      </w:ins>
      <w:ins w:id="1250" w:author="Maria Paola Fonseca Paez" w:date="2019-11-30T16:32:00Z">
        <w:r w:rsidR="00465969">
          <w:rPr>
            <w:rFonts w:ascii="Times New Roman" w:eastAsia="Times New Roman" w:hAnsi="Times New Roman" w:cs="Times New Roman"/>
          </w:rPr>
          <w:t>, con el fin de obtener una</w:t>
        </w:r>
      </w:ins>
      <w:ins w:id="1251" w:author="Maria Paola Fonseca Paez" w:date="2019-11-30T16:04:00Z">
        <w:r w:rsidR="006206B6" w:rsidRPr="009C09D9">
          <w:rPr>
            <w:rFonts w:ascii="Times New Roman" w:eastAsia="Times New Roman" w:hAnsi="Times New Roman" w:cs="Times New Roman"/>
          </w:rPr>
          <w:t xml:space="preserve"> verificación d</w:t>
        </w:r>
      </w:ins>
      <w:ins w:id="1252" w:author="Maria Paola Fonseca Paez" w:date="2019-11-30T16:32:00Z">
        <w:r w:rsidR="00465969">
          <w:rPr>
            <w:rFonts w:ascii="Times New Roman" w:eastAsia="Times New Roman" w:hAnsi="Times New Roman" w:cs="Times New Roman"/>
          </w:rPr>
          <w:t>esempeñ</w:t>
        </w:r>
      </w:ins>
      <w:ins w:id="1253" w:author="Maria Paola Fonseca Paez" w:date="2019-11-30T16:04:00Z">
        <w:r w:rsidR="006206B6" w:rsidRPr="009C09D9">
          <w:rPr>
            <w:rFonts w:ascii="Times New Roman" w:eastAsia="Times New Roman" w:hAnsi="Times New Roman" w:cs="Times New Roman"/>
          </w:rPr>
          <w:t>o de</w:t>
        </w:r>
      </w:ins>
      <w:ins w:id="1254" w:author="Maria Paola Fonseca Paez" w:date="2019-11-30T16:32:00Z">
        <w:r w:rsidR="00465969">
          <w:rPr>
            <w:rFonts w:ascii="Times New Roman" w:eastAsia="Times New Roman" w:hAnsi="Times New Roman" w:cs="Times New Roman"/>
          </w:rPr>
          <w:t>l sistema de minado</w:t>
        </w:r>
      </w:ins>
      <w:ins w:id="1255" w:author="Maria Paola Fonseca Paez" w:date="2019-11-30T16:04:00Z">
        <w:r w:rsidR="006206B6" w:rsidRPr="009C09D9">
          <w:rPr>
            <w:rFonts w:ascii="Times New Roman" w:eastAsia="Times New Roman" w:hAnsi="Times New Roman" w:cs="Times New Roman"/>
          </w:rPr>
          <w:t xml:space="preserve"> </w:t>
        </w:r>
        <w:r w:rsidR="006206B6" w:rsidRPr="009C09D9">
          <w:rPr>
            <w:rFonts w:ascii="Times New Roman" w:eastAsia="Times New Roman" w:hAnsi="Times New Roman" w:cs="Times New Roman"/>
            <w:i/>
          </w:rPr>
          <w:t>hardware</w:t>
        </w:r>
        <w:r w:rsidR="006206B6" w:rsidRPr="009C09D9">
          <w:rPr>
            <w:rFonts w:ascii="Times New Roman" w:eastAsia="Times New Roman" w:hAnsi="Times New Roman" w:cs="Times New Roman"/>
          </w:rPr>
          <w:t>.</w:t>
        </w:r>
      </w:ins>
    </w:p>
    <w:p w14:paraId="5C571E38" w14:textId="77777777" w:rsidR="00465969" w:rsidRPr="009C09D9" w:rsidRDefault="00465969">
      <w:pPr>
        <w:jc w:val="both"/>
        <w:rPr>
          <w:ins w:id="1256" w:author="Maria Paola Fonseca Paez" w:date="2019-11-30T16:33:00Z"/>
          <w:rFonts w:ascii="Times New Roman" w:eastAsia="Times New Roman" w:hAnsi="Times New Roman" w:cs="Times New Roman"/>
        </w:rPr>
      </w:pPr>
    </w:p>
    <w:p w14:paraId="5774459C" w14:textId="77777777" w:rsidR="00714E5C" w:rsidRPr="009C09D9" w:rsidRDefault="00714E5C">
      <w:pPr>
        <w:jc w:val="both"/>
        <w:rPr>
          <w:rFonts w:ascii="Times New Roman" w:eastAsia="Times New Roman" w:hAnsi="Times New Roman" w:cs="Times New Roman"/>
        </w:rPr>
      </w:pPr>
    </w:p>
    <w:p w14:paraId="229F55EE" w14:textId="4A92FF8D"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El sistema </w:t>
      </w:r>
      <w:ins w:id="1257" w:author="Maria Paola Fonseca Paez" w:date="2019-11-30T16:33:00Z">
        <w:r w:rsidR="00465969">
          <w:rPr>
            <w:rFonts w:ascii="Times New Roman" w:eastAsia="Times New Roman" w:hAnsi="Times New Roman" w:cs="Times New Roman"/>
          </w:rPr>
          <w:t xml:space="preserve">total </w:t>
        </w:r>
      </w:ins>
      <w:r w:rsidRPr="009C09D9">
        <w:rPr>
          <w:rFonts w:ascii="Times New Roman" w:eastAsia="Times New Roman" w:hAnsi="Times New Roman" w:cs="Times New Roman"/>
        </w:rPr>
        <w:t>desarrollado se compone de una interfaz</w:t>
      </w:r>
      <w:ins w:id="1258" w:author="Maria Paola Fonseca Paez" w:date="2019-11-30T16:33:00Z">
        <w:r w:rsidR="00465969">
          <w:rPr>
            <w:rFonts w:ascii="Times New Roman" w:eastAsia="Times New Roman" w:hAnsi="Times New Roman" w:cs="Times New Roman"/>
          </w:rPr>
          <w:t>,</w:t>
        </w:r>
      </w:ins>
      <w:r w:rsidRPr="009C09D9">
        <w:rPr>
          <w:rFonts w:ascii="Times New Roman" w:eastAsia="Times New Roman" w:hAnsi="Times New Roman" w:cs="Times New Roman"/>
        </w:rPr>
        <w:t xml:space="preserve"> desarrollada en </w:t>
      </w:r>
      <w:r w:rsidRPr="009C09D9">
        <w:rPr>
          <w:rFonts w:ascii="Times New Roman" w:eastAsia="Times New Roman" w:hAnsi="Times New Roman" w:cs="Times New Roman"/>
          <w:i/>
        </w:rPr>
        <w:t>software</w:t>
      </w:r>
      <w:ins w:id="1259" w:author="Maria Paola Fonseca Paez" w:date="2019-11-30T16:33:00Z">
        <w:r w:rsidR="00465969">
          <w:rPr>
            <w:rFonts w:ascii="Times New Roman" w:eastAsia="Times New Roman" w:hAnsi="Times New Roman" w:cs="Times New Roman"/>
            <w:i/>
          </w:rPr>
          <w:t>,</w:t>
        </w:r>
      </w:ins>
      <w:r w:rsidRPr="009C09D9">
        <w:rPr>
          <w:rFonts w:ascii="Times New Roman" w:eastAsia="Times New Roman" w:hAnsi="Times New Roman" w:cs="Times New Roman"/>
        </w:rPr>
        <w:t xml:space="preserve"> en la que reciben las entradas del sistema, las cuales son la información que se desea minar</w:t>
      </w:r>
      <w:del w:id="1260" w:author="Maria Paola Fonseca Paez" w:date="2019-11-30T16:33:00Z">
        <w:r w:rsidRPr="009C09D9" w:rsidDel="00465969">
          <w:rPr>
            <w:rFonts w:ascii="Times New Roman" w:eastAsia="Times New Roman" w:hAnsi="Times New Roman" w:cs="Times New Roman"/>
          </w:rPr>
          <w:delText>,</w:delText>
        </w:r>
      </w:del>
      <w:r w:rsidRPr="009C09D9">
        <w:rPr>
          <w:rFonts w:ascii="Times New Roman" w:eastAsia="Times New Roman" w:hAnsi="Times New Roman" w:cs="Times New Roman"/>
        </w:rPr>
        <w:t xml:space="preserve"> y </w:t>
      </w:r>
      <w:del w:id="1261" w:author="Maria Paola Fonseca Paez" w:date="2019-11-30T15:55:00Z">
        <w:r w:rsidRPr="009C09D9" w:rsidDel="00EE74E6">
          <w:rPr>
            <w:rFonts w:ascii="Times New Roman" w:eastAsia="Times New Roman" w:hAnsi="Times New Roman" w:cs="Times New Roman"/>
          </w:rPr>
          <w:delText xml:space="preserve">con </w:delText>
        </w:r>
      </w:del>
      <w:r w:rsidRPr="009C09D9">
        <w:rPr>
          <w:rFonts w:ascii="Times New Roman" w:eastAsia="Times New Roman" w:hAnsi="Times New Roman" w:cs="Times New Roman"/>
        </w:rPr>
        <w:t>el número de ceros que se desea</w:t>
      </w:r>
      <w:ins w:id="1262" w:author="Maria Paola Fonseca Paez" w:date="2019-11-30T16:34:00Z">
        <w:r w:rsidR="00465969">
          <w:rPr>
            <w:rFonts w:ascii="Times New Roman" w:eastAsia="Times New Roman" w:hAnsi="Times New Roman" w:cs="Times New Roman"/>
          </w:rPr>
          <w:t>n</w:t>
        </w:r>
      </w:ins>
      <w:r w:rsidRPr="009C09D9">
        <w:rPr>
          <w:rFonts w:ascii="Times New Roman" w:eastAsia="Times New Roman" w:hAnsi="Times New Roman" w:cs="Times New Roman"/>
        </w:rPr>
        <w:t xml:space="preserve">. </w:t>
      </w:r>
      <w:ins w:id="1263" w:author="Maria Paola Fonseca Paez" w:date="2019-11-30T16:34:00Z">
        <w:r w:rsidR="00465969">
          <w:rPr>
            <w:rFonts w:ascii="Times New Roman" w:eastAsia="Times New Roman" w:hAnsi="Times New Roman" w:cs="Times New Roman"/>
          </w:rPr>
          <w:t>Una vez se toman las entradas por el sistema, se activa la unidad de</w:t>
        </w:r>
      </w:ins>
      <w:del w:id="1264" w:author="Maria Paola Fonseca Paez" w:date="2019-11-30T15:56:00Z">
        <w:r w:rsidRPr="009C09D9" w:rsidDel="00EE74E6">
          <w:rPr>
            <w:rFonts w:ascii="Times New Roman" w:eastAsia="Times New Roman" w:hAnsi="Times New Roman" w:cs="Times New Roman"/>
          </w:rPr>
          <w:delText>U</w:delText>
        </w:r>
      </w:del>
      <w:del w:id="1265" w:author="Maria Paola Fonseca Paez" w:date="2019-11-30T16:34:00Z">
        <w:r w:rsidRPr="009C09D9" w:rsidDel="00465969">
          <w:rPr>
            <w:rFonts w:ascii="Times New Roman" w:eastAsia="Times New Roman" w:hAnsi="Times New Roman" w:cs="Times New Roman"/>
          </w:rPr>
          <w:delText>na unidad de</w:delText>
        </w:r>
      </w:del>
      <w:r w:rsidRPr="009C09D9">
        <w:rPr>
          <w:rFonts w:ascii="Times New Roman" w:eastAsia="Times New Roman" w:hAnsi="Times New Roman" w:cs="Times New Roman"/>
        </w:rPr>
        <w:t xml:space="preserve"> </w:t>
      </w:r>
      <w:proofErr w:type="spellStart"/>
      <w:proofErr w:type="gramStart"/>
      <w:r w:rsidRPr="009C09D9">
        <w:rPr>
          <w:rFonts w:ascii="Times New Roman" w:eastAsia="Times New Roman" w:hAnsi="Times New Roman" w:cs="Times New Roman"/>
        </w:rPr>
        <w:t>pre-procesamiento</w:t>
      </w:r>
      <w:proofErr w:type="spellEnd"/>
      <w:proofErr w:type="gramEnd"/>
      <w:r w:rsidRPr="009C09D9">
        <w:rPr>
          <w:rFonts w:ascii="Times New Roman" w:eastAsia="Times New Roman" w:hAnsi="Times New Roman" w:cs="Times New Roman"/>
        </w:rPr>
        <w:t xml:space="preserve"> en </w:t>
      </w:r>
      <w:r w:rsidRPr="009C09D9">
        <w:rPr>
          <w:rFonts w:ascii="Times New Roman" w:eastAsia="Times New Roman" w:hAnsi="Times New Roman" w:cs="Times New Roman"/>
          <w:i/>
        </w:rPr>
        <w:t>software</w:t>
      </w:r>
      <w:r w:rsidRPr="009C09D9">
        <w:rPr>
          <w:rFonts w:ascii="Times New Roman" w:eastAsia="Times New Roman" w:hAnsi="Times New Roman" w:cs="Times New Roman"/>
        </w:rPr>
        <w:t xml:space="preserve">, desde </w:t>
      </w:r>
      <w:del w:id="1266" w:author="Maria Paola Fonseca Paez" w:date="2019-11-30T15:56:00Z">
        <w:r w:rsidRPr="009C09D9" w:rsidDel="00EE74E6">
          <w:rPr>
            <w:rFonts w:ascii="Times New Roman" w:eastAsia="Times New Roman" w:hAnsi="Times New Roman" w:cs="Times New Roman"/>
          </w:rPr>
          <w:delText>el</w:delText>
        </w:r>
      </w:del>
      <w:ins w:id="1267" w:author="Maria Paola Fonseca Paez" w:date="2019-11-30T15:56:00Z">
        <w:r w:rsidR="00EE74E6">
          <w:rPr>
            <w:rFonts w:ascii="Times New Roman" w:eastAsia="Times New Roman" w:hAnsi="Times New Roman" w:cs="Times New Roman"/>
          </w:rPr>
          <w:t>la</w:t>
        </w:r>
      </w:ins>
      <w:r w:rsidRPr="009C09D9">
        <w:rPr>
          <w:rFonts w:ascii="Times New Roman" w:eastAsia="Times New Roman" w:hAnsi="Times New Roman" w:cs="Times New Roman"/>
        </w:rPr>
        <w:t xml:space="preserve"> cual las entradas s</w:t>
      </w:r>
      <w:ins w:id="1268" w:author="Maria Paola Fonseca Paez" w:date="2019-11-30T16:34:00Z">
        <w:r w:rsidR="00465969">
          <w:rPr>
            <w:rFonts w:ascii="Times New Roman" w:eastAsia="Times New Roman" w:hAnsi="Times New Roman" w:cs="Times New Roman"/>
          </w:rPr>
          <w:t>on</w:t>
        </w:r>
      </w:ins>
      <w:del w:id="1269" w:author="Maria Paola Fonseca Paez" w:date="2019-11-30T16:34:00Z">
        <w:r w:rsidRPr="009C09D9" w:rsidDel="00465969">
          <w:rPr>
            <w:rFonts w:ascii="Times New Roman" w:eastAsia="Times New Roman" w:hAnsi="Times New Roman" w:cs="Times New Roman"/>
          </w:rPr>
          <w:delText>e</w:delText>
        </w:r>
      </w:del>
      <w:r w:rsidRPr="009C09D9">
        <w:rPr>
          <w:rFonts w:ascii="Times New Roman" w:eastAsia="Times New Roman" w:hAnsi="Times New Roman" w:cs="Times New Roman"/>
        </w:rPr>
        <w:t xml:space="preserve"> procesa</w:t>
      </w:r>
      <w:ins w:id="1270" w:author="Maria Paola Fonseca Paez" w:date="2019-11-30T16:34:00Z">
        <w:r w:rsidR="00465969">
          <w:rPr>
            <w:rFonts w:ascii="Times New Roman" w:eastAsia="Times New Roman" w:hAnsi="Times New Roman" w:cs="Times New Roman"/>
          </w:rPr>
          <w:t>das</w:t>
        </w:r>
      </w:ins>
      <w:del w:id="1271" w:author="Maria Paola Fonseca Paez" w:date="2019-11-30T16:34:00Z">
        <w:r w:rsidRPr="009C09D9" w:rsidDel="00465969">
          <w:rPr>
            <w:rFonts w:ascii="Times New Roman" w:eastAsia="Times New Roman" w:hAnsi="Times New Roman" w:cs="Times New Roman"/>
          </w:rPr>
          <w:delText>n</w:delText>
        </w:r>
      </w:del>
      <w:r w:rsidRPr="009C09D9">
        <w:rPr>
          <w:rFonts w:ascii="Times New Roman" w:eastAsia="Times New Roman" w:hAnsi="Times New Roman" w:cs="Times New Roman"/>
        </w:rPr>
        <w:t xml:space="preserve"> y </w:t>
      </w:r>
      <w:del w:id="1272" w:author="Maria Paola Fonseca Paez" w:date="2019-11-30T16:35:00Z">
        <w:r w:rsidRPr="009C09D9" w:rsidDel="00465969">
          <w:rPr>
            <w:rFonts w:ascii="Times New Roman" w:eastAsia="Times New Roman" w:hAnsi="Times New Roman" w:cs="Times New Roman"/>
          </w:rPr>
          <w:delText>envía</w:delText>
        </w:r>
      </w:del>
      <w:ins w:id="1273" w:author="Maria Paola Fonseca Paez" w:date="2019-11-30T16:35:00Z">
        <w:r w:rsidR="00465969" w:rsidRPr="009C09D9">
          <w:rPr>
            <w:rFonts w:ascii="Times New Roman" w:eastAsia="Times New Roman" w:hAnsi="Times New Roman" w:cs="Times New Roman"/>
          </w:rPr>
          <w:t>envia</w:t>
        </w:r>
        <w:r w:rsidR="00465969">
          <w:rPr>
            <w:rFonts w:ascii="Times New Roman" w:eastAsia="Times New Roman" w:hAnsi="Times New Roman" w:cs="Times New Roman"/>
          </w:rPr>
          <w:t>das tanto</w:t>
        </w:r>
      </w:ins>
      <w:del w:id="1274" w:author="Maria Paola Fonseca Paez" w:date="2019-11-30T16:35:00Z">
        <w:r w:rsidRPr="009C09D9" w:rsidDel="00465969">
          <w:rPr>
            <w:rFonts w:ascii="Times New Roman" w:eastAsia="Times New Roman" w:hAnsi="Times New Roman" w:cs="Times New Roman"/>
          </w:rPr>
          <w:delText>n</w:delText>
        </w:r>
      </w:del>
      <w:r w:rsidRPr="009C09D9">
        <w:rPr>
          <w:rFonts w:ascii="Times New Roman" w:eastAsia="Times New Roman" w:hAnsi="Times New Roman" w:cs="Times New Roman"/>
        </w:rPr>
        <w:t xml:space="preserve"> al módulo de minado de </w:t>
      </w:r>
      <w:r w:rsidRPr="009C09D9">
        <w:rPr>
          <w:rFonts w:ascii="Times New Roman" w:eastAsia="Times New Roman" w:hAnsi="Times New Roman" w:cs="Times New Roman"/>
          <w:i/>
        </w:rPr>
        <w:t xml:space="preserve">hardware </w:t>
      </w:r>
      <w:ins w:id="1275" w:author="Maria Paola Fonseca Paez" w:date="2019-11-30T16:35:00Z">
        <w:r w:rsidR="00465969">
          <w:rPr>
            <w:rFonts w:ascii="Times New Roman" w:eastAsia="Times New Roman" w:hAnsi="Times New Roman" w:cs="Times New Roman"/>
          </w:rPr>
          <w:t>como</w:t>
        </w:r>
      </w:ins>
      <w:del w:id="1276" w:author="Maria Paola Fonseca Paez" w:date="2019-11-30T16:35:00Z">
        <w:r w:rsidRPr="009C09D9" w:rsidDel="00465969">
          <w:rPr>
            <w:rFonts w:ascii="Times New Roman" w:eastAsia="Times New Roman" w:hAnsi="Times New Roman" w:cs="Times New Roman"/>
          </w:rPr>
          <w:delText>y</w:delText>
        </w:r>
      </w:del>
      <w:r w:rsidRPr="009C09D9">
        <w:rPr>
          <w:rFonts w:ascii="Times New Roman" w:eastAsia="Times New Roman" w:hAnsi="Times New Roman" w:cs="Times New Roman"/>
        </w:rPr>
        <w:t xml:space="preserve"> al módulo de minado de </w:t>
      </w:r>
      <w:r w:rsidRPr="009C09D9">
        <w:rPr>
          <w:rFonts w:ascii="Times New Roman" w:eastAsia="Times New Roman" w:hAnsi="Times New Roman" w:cs="Times New Roman"/>
          <w:i/>
        </w:rPr>
        <w:t>software</w:t>
      </w:r>
      <w:r w:rsidRPr="009C09D9">
        <w:rPr>
          <w:rFonts w:ascii="Times New Roman" w:eastAsia="Times New Roman" w:hAnsi="Times New Roman" w:cs="Times New Roman"/>
        </w:rPr>
        <w:t xml:space="preserve">. </w:t>
      </w:r>
    </w:p>
    <w:p w14:paraId="55B04049" w14:textId="77777777" w:rsidR="00714E5C" w:rsidRPr="009C09D9" w:rsidRDefault="00714E5C">
      <w:pPr>
        <w:jc w:val="both"/>
        <w:rPr>
          <w:rFonts w:ascii="Times New Roman" w:eastAsia="Times New Roman" w:hAnsi="Times New Roman" w:cs="Times New Roman"/>
        </w:rPr>
      </w:pPr>
    </w:p>
    <w:p w14:paraId="659F0C88" w14:textId="1E46B30B"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El envío de las entradas al módulo de minado</w:t>
      </w:r>
      <w:ins w:id="1277" w:author="Maria Paola Fonseca Paez" w:date="2019-11-30T16:35:00Z">
        <w:r w:rsidR="00465969">
          <w:rPr>
            <w:rFonts w:ascii="Times New Roman" w:eastAsia="Times New Roman" w:hAnsi="Times New Roman" w:cs="Times New Roman"/>
          </w:rPr>
          <w:t xml:space="preserve"> en</w:t>
        </w:r>
      </w:ins>
      <w:r w:rsidRPr="009C09D9">
        <w:rPr>
          <w:rFonts w:ascii="Times New Roman" w:eastAsia="Times New Roman" w:hAnsi="Times New Roman" w:cs="Times New Roman"/>
        </w:rPr>
        <w:t xml:space="preserve"> </w:t>
      </w:r>
      <w:r w:rsidRPr="009C09D9">
        <w:rPr>
          <w:rFonts w:ascii="Times New Roman" w:eastAsia="Times New Roman" w:hAnsi="Times New Roman" w:cs="Times New Roman"/>
          <w:i/>
        </w:rPr>
        <w:t xml:space="preserve">hardware </w:t>
      </w:r>
      <w:r w:rsidRPr="009C09D9">
        <w:rPr>
          <w:rFonts w:ascii="Times New Roman" w:eastAsia="Times New Roman" w:hAnsi="Times New Roman" w:cs="Times New Roman"/>
        </w:rPr>
        <w:t xml:space="preserve">se realiza de manera serial, por medio de un conversor TTL a USB CP2102 </w:t>
      </w:r>
      <w:del w:id="1278" w:author="Maria Paola Fonseca Paez" w:date="2019-11-30T15:53:00Z">
        <w:r w:rsidRPr="00EE74E6" w:rsidDel="00EE74E6">
          <w:rPr>
            <w:rFonts w:ascii="Times New Roman" w:eastAsia="Times New Roman" w:hAnsi="Times New Roman" w:cs="Times New Roman"/>
            <w:rPrChange w:id="1279" w:author="Maria Paola Fonseca Paez" w:date="2019-11-30T15:54:00Z">
              <w:rPr>
                <w:rFonts w:ascii="Times New Roman" w:eastAsia="Times New Roman" w:hAnsi="Times New Roman" w:cs="Times New Roman"/>
                <w:shd w:val="clear" w:color="auto" w:fill="D9D2E9"/>
              </w:rPr>
            </w:rPrChange>
          </w:rPr>
          <w:delText xml:space="preserve">implementado con el protocolo </w:delText>
        </w:r>
        <w:r w:rsidRPr="00EE74E6" w:rsidDel="00EE74E6">
          <w:rPr>
            <w:rFonts w:ascii="Times New Roman" w:eastAsia="Times New Roman" w:hAnsi="Times New Roman" w:cs="Times New Roman"/>
            <w:rPrChange w:id="1280" w:author="Maria Paola Fonseca Paez" w:date="2019-11-30T15:54:00Z">
              <w:rPr>
                <w:rFonts w:ascii="Times New Roman" w:eastAsia="Times New Roman" w:hAnsi="Times New Roman" w:cs="Times New Roman"/>
                <w:i/>
                <w:shd w:val="clear" w:color="auto" w:fill="D9D2E9"/>
              </w:rPr>
            </w:rPrChange>
          </w:rPr>
          <w:delText>RS232</w:delText>
        </w:r>
      </w:del>
      <w:ins w:id="1281" w:author="Maria Paola Fonseca Paez" w:date="2019-11-30T15:53:00Z">
        <w:r w:rsidR="00EE74E6" w:rsidRPr="00EE74E6">
          <w:rPr>
            <w:rFonts w:ascii="Times New Roman" w:eastAsia="Times New Roman" w:hAnsi="Times New Roman" w:cs="Times New Roman"/>
            <w:rPrChange w:id="1282" w:author="Maria Paola Fonseca Paez" w:date="2019-11-30T15:54:00Z">
              <w:rPr>
                <w:rFonts w:ascii="Times New Roman" w:eastAsia="Times New Roman" w:hAnsi="Times New Roman" w:cs="Times New Roman"/>
                <w:shd w:val="clear" w:color="auto" w:fill="D9D2E9"/>
              </w:rPr>
            </w:rPrChange>
          </w:rPr>
          <w:t>elevando la línea</w:t>
        </w:r>
      </w:ins>
      <w:r w:rsidRPr="00EE74E6">
        <w:rPr>
          <w:rFonts w:ascii="Times New Roman" w:eastAsia="Times New Roman" w:hAnsi="Times New Roman" w:cs="Times New Roman"/>
          <w:rPrChange w:id="1283" w:author="Maria Paola Fonseca Paez" w:date="2019-11-30T15:54:00Z">
            <w:rPr>
              <w:rFonts w:ascii="Times New Roman" w:eastAsia="Times New Roman" w:hAnsi="Times New Roman" w:cs="Times New Roman"/>
              <w:i/>
              <w:shd w:val="clear" w:color="auto" w:fill="D9D2E9"/>
            </w:rPr>
          </w:rPrChange>
        </w:rPr>
        <w:t xml:space="preserve"> </w:t>
      </w:r>
      <w:r w:rsidRPr="00EE74E6">
        <w:rPr>
          <w:rFonts w:ascii="Times New Roman" w:eastAsia="Times New Roman" w:hAnsi="Times New Roman" w:cs="Times New Roman"/>
          <w:rPrChange w:id="1284" w:author="Maria Paola Fonseca Paez" w:date="2019-11-30T15:54:00Z">
            <w:rPr>
              <w:rFonts w:ascii="Times New Roman" w:eastAsia="Times New Roman" w:hAnsi="Times New Roman" w:cs="Times New Roman"/>
              <w:shd w:val="clear" w:color="auto" w:fill="D9D2E9"/>
            </w:rPr>
          </w:rPrChange>
        </w:rPr>
        <w:t xml:space="preserve">mediante tarjetas </w:t>
      </w:r>
      <w:r w:rsidRPr="00EE74E6">
        <w:rPr>
          <w:rFonts w:ascii="Times New Roman" w:eastAsia="Times New Roman" w:hAnsi="Times New Roman" w:cs="Times New Roman"/>
          <w:i/>
          <w:rPrChange w:id="1285" w:author="Maria Paola Fonseca Paez" w:date="2019-11-30T15:54:00Z">
            <w:rPr>
              <w:rFonts w:ascii="Times New Roman" w:eastAsia="Times New Roman" w:hAnsi="Times New Roman" w:cs="Times New Roman"/>
              <w:i/>
              <w:shd w:val="clear" w:color="auto" w:fill="D9D2E9"/>
            </w:rPr>
          </w:rPrChange>
        </w:rPr>
        <w:t>MAX232</w:t>
      </w:r>
      <w:r w:rsidRPr="00334F14">
        <w:rPr>
          <w:rFonts w:ascii="Times New Roman" w:eastAsia="Times New Roman" w:hAnsi="Times New Roman" w:cs="Times New Roman"/>
        </w:rPr>
        <w:t>.</w:t>
      </w:r>
      <w:r w:rsidRPr="009C09D9">
        <w:rPr>
          <w:rFonts w:ascii="Times New Roman" w:eastAsia="Times New Roman" w:hAnsi="Times New Roman" w:cs="Times New Roman"/>
        </w:rPr>
        <w:t xml:space="preserve"> Una vez ingresadas las entradas al módulo de minado en </w:t>
      </w:r>
      <w:ins w:id="1286" w:author="Maria Paola Fonseca Paez" w:date="2019-11-30T15:57:00Z">
        <w:r w:rsidR="00EE74E6">
          <w:rPr>
            <w:rFonts w:ascii="Times New Roman" w:eastAsia="Times New Roman" w:hAnsi="Times New Roman" w:cs="Times New Roman"/>
            <w:i/>
          </w:rPr>
          <w:t>h</w:t>
        </w:r>
      </w:ins>
      <w:del w:id="1287" w:author="Maria Paola Fonseca Paez" w:date="2019-11-30T15:57:00Z">
        <w:r w:rsidRPr="009C09D9" w:rsidDel="00EE74E6">
          <w:rPr>
            <w:rFonts w:ascii="Times New Roman" w:eastAsia="Times New Roman" w:hAnsi="Times New Roman" w:cs="Times New Roman"/>
            <w:i/>
          </w:rPr>
          <w:delText>H</w:delText>
        </w:r>
      </w:del>
      <w:r w:rsidRPr="009C09D9">
        <w:rPr>
          <w:rFonts w:ascii="Times New Roman" w:eastAsia="Times New Roman" w:hAnsi="Times New Roman" w:cs="Times New Roman"/>
          <w:i/>
        </w:rPr>
        <w:t>ardware</w:t>
      </w:r>
      <w:del w:id="1288" w:author="Maria Paola Fonseca Paez" w:date="2019-11-30T15:54:00Z">
        <w:r w:rsidRPr="009C09D9" w:rsidDel="00EE74E6">
          <w:rPr>
            <w:rFonts w:ascii="Times New Roman" w:eastAsia="Times New Roman" w:hAnsi="Times New Roman" w:cs="Times New Roman"/>
          </w:rPr>
          <w:delText>, el cual se denominará en adelante ‘ASIC miner’</w:delText>
        </w:r>
      </w:del>
      <w:r w:rsidRPr="009C09D9">
        <w:rPr>
          <w:rFonts w:ascii="Times New Roman" w:eastAsia="Times New Roman" w:hAnsi="Times New Roman" w:cs="Times New Roman"/>
        </w:rPr>
        <w:t xml:space="preserve">, se realiza el proceso de minado y se reciben los resultados en la unidad de procesamiento en </w:t>
      </w:r>
      <w:r w:rsidRPr="009C09D9">
        <w:rPr>
          <w:rFonts w:ascii="Times New Roman" w:eastAsia="Times New Roman" w:hAnsi="Times New Roman" w:cs="Times New Roman"/>
          <w:i/>
        </w:rPr>
        <w:t>software</w:t>
      </w:r>
      <w:r w:rsidRPr="009C09D9">
        <w:rPr>
          <w:rFonts w:ascii="Times New Roman" w:eastAsia="Times New Roman" w:hAnsi="Times New Roman" w:cs="Times New Roman"/>
        </w:rPr>
        <w:t xml:space="preserve">, donde se realiza el mismo proceso en el módulo de minado de </w:t>
      </w:r>
      <w:r w:rsidRPr="009C09D9">
        <w:rPr>
          <w:rFonts w:ascii="Times New Roman" w:eastAsia="Times New Roman" w:hAnsi="Times New Roman" w:cs="Times New Roman"/>
          <w:i/>
        </w:rPr>
        <w:t>software</w:t>
      </w:r>
      <w:r w:rsidRPr="009C09D9">
        <w:rPr>
          <w:rFonts w:ascii="Times New Roman" w:eastAsia="Times New Roman" w:hAnsi="Times New Roman" w:cs="Times New Roman"/>
        </w:rPr>
        <w:t xml:space="preserve">. </w:t>
      </w:r>
    </w:p>
    <w:p w14:paraId="21B09958" w14:textId="77777777" w:rsidR="00714E5C" w:rsidRPr="009C09D9" w:rsidRDefault="00714E5C">
      <w:pPr>
        <w:jc w:val="both"/>
        <w:rPr>
          <w:rFonts w:ascii="Times New Roman" w:eastAsia="Times New Roman" w:hAnsi="Times New Roman" w:cs="Times New Roman"/>
        </w:rPr>
      </w:pPr>
    </w:p>
    <w:p w14:paraId="0EF799F1" w14:textId="74F274DC"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Finalmente, una vez obtenidas las salidas de los dos sistemas, se comparan los dos resultados de forma que las salidas de cada módulo de </w:t>
      </w:r>
      <w:r w:rsidR="00BF4F23" w:rsidRPr="009C09D9">
        <w:rPr>
          <w:rFonts w:ascii="Times New Roman" w:eastAsia="Times New Roman" w:hAnsi="Times New Roman" w:cs="Times New Roman"/>
        </w:rPr>
        <w:t>minado</w:t>
      </w:r>
      <w:r w:rsidRPr="009C09D9">
        <w:rPr>
          <w:rFonts w:ascii="Times New Roman" w:eastAsia="Times New Roman" w:hAnsi="Times New Roman" w:cs="Times New Roman"/>
        </w:rPr>
        <w:t xml:space="preserve"> satisfagan el número de ceros esperados en las posiciones más </w:t>
      </w:r>
      <w:r w:rsidRPr="00BF4F23">
        <w:rPr>
          <w:rFonts w:ascii="Times New Roman" w:eastAsia="Times New Roman" w:hAnsi="Times New Roman" w:cs="Times New Roman"/>
        </w:rPr>
        <w:t>significativ</w:t>
      </w:r>
      <w:r w:rsidR="00BF4F23" w:rsidRPr="00BF4F23">
        <w:rPr>
          <w:rFonts w:ascii="Times New Roman" w:eastAsia="Times New Roman" w:hAnsi="Times New Roman" w:cs="Times New Roman"/>
        </w:rPr>
        <w:t>a</w:t>
      </w:r>
      <w:r w:rsidRPr="00BF4F23">
        <w:rPr>
          <w:rFonts w:ascii="Times New Roman" w:eastAsia="Times New Roman" w:hAnsi="Times New Roman" w:cs="Times New Roman"/>
        </w:rPr>
        <w:t>s</w:t>
      </w:r>
      <w:r w:rsidRPr="009C09D9">
        <w:rPr>
          <w:rFonts w:ascii="Times New Roman" w:eastAsia="Times New Roman" w:hAnsi="Times New Roman" w:cs="Times New Roman"/>
        </w:rPr>
        <w:t xml:space="preserve">, y sean iguales. Junto con los </w:t>
      </w:r>
      <w:r w:rsidRPr="009C09D9">
        <w:rPr>
          <w:rFonts w:ascii="Times New Roman" w:eastAsia="Times New Roman" w:hAnsi="Times New Roman" w:cs="Times New Roman"/>
          <w:i/>
        </w:rPr>
        <w:t>nonce</w:t>
      </w:r>
      <w:r w:rsidRPr="009C09D9">
        <w:rPr>
          <w:rFonts w:ascii="Times New Roman" w:eastAsia="Times New Roman" w:hAnsi="Times New Roman" w:cs="Times New Roman"/>
        </w:rPr>
        <w:t xml:space="preserve"> que produjeron los correspondientes</w:t>
      </w:r>
      <w:ins w:id="1289" w:author="Maria Paola Fonseca Paez" w:date="2019-11-30T16:35:00Z">
        <w:r w:rsidR="00465969">
          <w:rPr>
            <w:rFonts w:ascii="Times New Roman" w:eastAsia="Times New Roman" w:hAnsi="Times New Roman" w:cs="Times New Roman"/>
          </w:rPr>
          <w:t xml:space="preserve"> valores</w:t>
        </w:r>
      </w:ins>
      <w:del w:id="1290" w:author="Maria Paola Fonseca Paez" w:date="2019-11-30T16:35:00Z">
        <w:r w:rsidRPr="009C09D9" w:rsidDel="00465969">
          <w:rPr>
            <w:rFonts w:ascii="Times New Roman" w:eastAsia="Times New Roman" w:hAnsi="Times New Roman" w:cs="Times New Roman"/>
          </w:rPr>
          <w:delText xml:space="preserve"> </w:delText>
        </w:r>
      </w:del>
      <w:r w:rsidRPr="009C09D9">
        <w:rPr>
          <w:rFonts w:ascii="Times New Roman" w:eastAsia="Times New Roman" w:hAnsi="Times New Roman" w:cs="Times New Roman"/>
        </w:rPr>
        <w:t xml:space="preserve"> </w:t>
      </w:r>
      <w:r w:rsidRPr="009C09D9">
        <w:rPr>
          <w:rFonts w:ascii="Times New Roman" w:eastAsia="Times New Roman" w:hAnsi="Times New Roman" w:cs="Times New Roman"/>
          <w:i/>
        </w:rPr>
        <w:t>hash.</w:t>
      </w:r>
      <w:r w:rsidRPr="009C09D9">
        <w:rPr>
          <w:rFonts w:ascii="Times New Roman" w:eastAsia="Times New Roman" w:hAnsi="Times New Roman" w:cs="Times New Roman"/>
        </w:rPr>
        <w:t xml:space="preserve"> </w:t>
      </w:r>
      <w:del w:id="1291" w:author="Maria Paola Fonseca Paez" w:date="2019-11-30T16:36:00Z">
        <w:r w:rsidRPr="009C09D9" w:rsidDel="00465969">
          <w:rPr>
            <w:rFonts w:ascii="Times New Roman" w:eastAsia="Times New Roman" w:hAnsi="Times New Roman" w:cs="Times New Roman"/>
          </w:rPr>
          <w:delText>Adicionalmente se muestra</w:delText>
        </w:r>
      </w:del>
      <w:ins w:id="1292" w:author="Maria Paola Fonseca Paez" w:date="2019-11-30T16:36:00Z">
        <w:r w:rsidR="00465969">
          <w:rPr>
            <w:rFonts w:ascii="Times New Roman" w:eastAsia="Times New Roman" w:hAnsi="Times New Roman" w:cs="Times New Roman"/>
          </w:rPr>
          <w:t>Estos datos junto con</w:t>
        </w:r>
      </w:ins>
      <w:r w:rsidRPr="009C09D9">
        <w:rPr>
          <w:rFonts w:ascii="Times New Roman" w:eastAsia="Times New Roman" w:hAnsi="Times New Roman" w:cs="Times New Roman"/>
        </w:rPr>
        <w:t xml:space="preserve"> el tiempo que le tomó a cada sistema procesar </w:t>
      </w:r>
      <w:ins w:id="1293" w:author="Maria Paola Fonseca Paez" w:date="2019-11-30T16:36:00Z">
        <w:r w:rsidR="00465969">
          <w:rPr>
            <w:rFonts w:ascii="Times New Roman" w:eastAsia="Times New Roman" w:hAnsi="Times New Roman" w:cs="Times New Roman"/>
          </w:rPr>
          <w:t xml:space="preserve">se almacenan </w:t>
        </w:r>
      </w:ins>
      <w:r w:rsidRPr="009C09D9">
        <w:rPr>
          <w:rFonts w:ascii="Times New Roman" w:eastAsia="Times New Roman" w:hAnsi="Times New Roman" w:cs="Times New Roman"/>
        </w:rPr>
        <w:t xml:space="preserve">en un archivo de texto </w:t>
      </w:r>
      <w:ins w:id="1294" w:author="Maria Paola Fonseca Paez" w:date="2019-11-30T16:36:00Z">
        <w:r w:rsidR="00465969">
          <w:rPr>
            <w:rFonts w:ascii="Times New Roman" w:eastAsia="Times New Roman" w:hAnsi="Times New Roman" w:cs="Times New Roman"/>
          </w:rPr>
          <w:t>(.</w:t>
        </w:r>
        <w:proofErr w:type="spellStart"/>
        <w:r w:rsidR="00465969">
          <w:rPr>
            <w:rFonts w:ascii="Times New Roman" w:eastAsia="Times New Roman" w:hAnsi="Times New Roman" w:cs="Times New Roman"/>
          </w:rPr>
          <w:t>txt</w:t>
        </w:r>
        <w:proofErr w:type="spellEnd"/>
        <w:r w:rsidR="00465969">
          <w:rPr>
            <w:rFonts w:ascii="Times New Roman" w:eastAsia="Times New Roman" w:hAnsi="Times New Roman" w:cs="Times New Roman"/>
          </w:rPr>
          <w:t xml:space="preserve">) </w:t>
        </w:r>
      </w:ins>
      <w:r w:rsidRPr="009C09D9">
        <w:rPr>
          <w:rFonts w:ascii="Times New Roman" w:eastAsia="Times New Roman" w:hAnsi="Times New Roman" w:cs="Times New Roman"/>
        </w:rPr>
        <w:t>que indica los resultados de la prueba.</w:t>
      </w:r>
    </w:p>
    <w:p w14:paraId="4BD96547" w14:textId="77777777" w:rsidR="00714E5C" w:rsidRPr="009C09D9" w:rsidRDefault="00714E5C">
      <w:pPr>
        <w:jc w:val="both"/>
        <w:rPr>
          <w:rFonts w:ascii="Times New Roman" w:eastAsia="Times New Roman" w:hAnsi="Times New Roman" w:cs="Times New Roman"/>
        </w:rPr>
      </w:pPr>
    </w:p>
    <w:p w14:paraId="6E0F2D81" w14:textId="77777777"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Para el protocolo de pruebas se desarrolló una versión de </w:t>
      </w:r>
      <w:r w:rsidRPr="009C09D9">
        <w:rPr>
          <w:rFonts w:ascii="Times New Roman" w:eastAsia="Times New Roman" w:hAnsi="Times New Roman" w:cs="Times New Roman"/>
          <w:i/>
        </w:rPr>
        <w:t xml:space="preserve">software </w:t>
      </w:r>
      <w:r w:rsidRPr="009C09D9">
        <w:rPr>
          <w:rFonts w:ascii="Times New Roman" w:eastAsia="Times New Roman" w:hAnsi="Times New Roman" w:cs="Times New Roman"/>
        </w:rPr>
        <w:t>especializada a pruebas, la cual será explicada en la sección del protocolo de pruebas.</w:t>
      </w:r>
    </w:p>
    <w:p w14:paraId="5751B076" w14:textId="77777777" w:rsidR="00714E5C" w:rsidRPr="009C09D9" w:rsidRDefault="00714E5C">
      <w:pPr>
        <w:jc w:val="both"/>
        <w:rPr>
          <w:rFonts w:ascii="Times New Roman" w:eastAsia="Times New Roman" w:hAnsi="Times New Roman" w:cs="Times New Roman"/>
        </w:rPr>
      </w:pPr>
    </w:p>
    <w:p w14:paraId="73EB8FC8" w14:textId="36B579E8"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Para el bloque de minado en </w:t>
      </w:r>
      <w:r w:rsidRPr="009C09D9">
        <w:rPr>
          <w:rFonts w:ascii="Times New Roman" w:eastAsia="Times New Roman" w:hAnsi="Times New Roman" w:cs="Times New Roman"/>
          <w:i/>
        </w:rPr>
        <w:t>hardware</w:t>
      </w:r>
      <w:r w:rsidRPr="009C09D9">
        <w:rPr>
          <w:rFonts w:ascii="Times New Roman" w:eastAsia="Times New Roman" w:hAnsi="Times New Roman" w:cs="Times New Roman"/>
        </w:rPr>
        <w:t xml:space="preserve"> se desarrolló una arquitectura adicional basada en variaciones sobre la implementada originalmente, </w:t>
      </w:r>
      <w:ins w:id="1295" w:author="Maria Paola Fonseca Paez" w:date="2019-11-30T16:37:00Z">
        <w:r w:rsidR="00465969">
          <w:rPr>
            <w:rFonts w:ascii="Times New Roman" w:eastAsia="Times New Roman" w:hAnsi="Times New Roman" w:cs="Times New Roman"/>
          </w:rPr>
          <w:t xml:space="preserve">cumpliendo con el objetivo general N°2, </w:t>
        </w:r>
      </w:ins>
      <w:r w:rsidRPr="009C09D9">
        <w:rPr>
          <w:rFonts w:ascii="Times New Roman" w:eastAsia="Times New Roman" w:hAnsi="Times New Roman" w:cs="Times New Roman"/>
        </w:rPr>
        <w:t xml:space="preserve">la cual principalmente se diferencia en que posee 16 instancias de minado en paralelo dedicadas a la búsqueda del </w:t>
      </w:r>
      <w:r w:rsidRPr="009C09D9">
        <w:rPr>
          <w:rFonts w:ascii="Times New Roman" w:eastAsia="Times New Roman" w:hAnsi="Times New Roman" w:cs="Times New Roman"/>
          <w:i/>
        </w:rPr>
        <w:t>nonce</w:t>
      </w:r>
      <w:r w:rsidRPr="009C09D9">
        <w:rPr>
          <w:rFonts w:ascii="Times New Roman" w:eastAsia="Times New Roman" w:hAnsi="Times New Roman" w:cs="Times New Roman"/>
        </w:rPr>
        <w:t>.</w:t>
      </w:r>
    </w:p>
    <w:p w14:paraId="2EF7E198" w14:textId="77777777" w:rsidR="00714E5C" w:rsidRPr="009C09D9" w:rsidRDefault="00714E5C">
      <w:pPr>
        <w:jc w:val="both"/>
        <w:rPr>
          <w:rFonts w:ascii="Times New Roman" w:eastAsia="Times New Roman" w:hAnsi="Times New Roman" w:cs="Times New Roman"/>
        </w:rPr>
      </w:pPr>
    </w:p>
    <w:p w14:paraId="76965A75" w14:textId="63FB8BFE"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Las unidades que componen el sistema presentado en la </w:t>
      </w:r>
      <w:ins w:id="1296" w:author="Maria Paola Fonseca Paez" w:date="2019-11-30T16:52:00Z">
        <w:r w:rsidR="0070071D">
          <w:rPr>
            <w:rFonts w:ascii="Times New Roman" w:eastAsia="Times New Roman" w:hAnsi="Times New Roman" w:cs="Times New Roman"/>
          </w:rPr>
          <w:fldChar w:fldCharType="begin"/>
        </w:r>
        <w:r w:rsidR="0070071D">
          <w:rPr>
            <w:rFonts w:ascii="Times New Roman" w:eastAsia="Times New Roman" w:hAnsi="Times New Roman" w:cs="Times New Roman"/>
          </w:rPr>
          <w:instrText xml:space="preserve"> REF _Ref26025174 \h </w:instrText>
        </w:r>
      </w:ins>
      <w:r w:rsidR="0070071D">
        <w:rPr>
          <w:rFonts w:ascii="Times New Roman" w:eastAsia="Times New Roman" w:hAnsi="Times New Roman" w:cs="Times New Roman"/>
        </w:rPr>
      </w:r>
      <w:r w:rsidR="0070071D">
        <w:rPr>
          <w:rFonts w:ascii="Times New Roman" w:eastAsia="Times New Roman" w:hAnsi="Times New Roman" w:cs="Times New Roman"/>
        </w:rPr>
        <w:fldChar w:fldCharType="separate"/>
      </w:r>
      <w:ins w:id="1297" w:author="Maria Paola Fonseca Paez" w:date="2019-11-30T16:52:00Z">
        <w:r w:rsidR="0070071D" w:rsidRPr="0070071D">
          <w:rPr>
            <w:rFonts w:ascii="Times New Roman" w:hAnsi="Times New Roman" w:cs="Times New Roman"/>
            <w:rPrChange w:id="1298" w:author="Maria Paola Fonseca Paez" w:date="2019-11-30T16:52:00Z">
              <w:rPr/>
            </w:rPrChange>
          </w:rPr>
          <w:t xml:space="preserve">Figura </w:t>
        </w:r>
        <w:r w:rsidR="0070071D" w:rsidRPr="0070071D">
          <w:rPr>
            <w:rFonts w:ascii="Times New Roman" w:hAnsi="Times New Roman" w:cs="Times New Roman"/>
            <w:noProof/>
            <w:rPrChange w:id="1299" w:author="Maria Paola Fonseca Paez" w:date="2019-11-30T16:52:00Z">
              <w:rPr>
                <w:noProof/>
              </w:rPr>
            </w:rPrChange>
          </w:rPr>
          <w:t>2</w:t>
        </w:r>
        <w:r w:rsidR="0070071D">
          <w:rPr>
            <w:rFonts w:ascii="Times New Roman" w:eastAsia="Times New Roman" w:hAnsi="Times New Roman" w:cs="Times New Roman"/>
          </w:rPr>
          <w:fldChar w:fldCharType="end"/>
        </w:r>
      </w:ins>
      <w:del w:id="1300" w:author="Maria Paola Fonseca Paez" w:date="2019-11-30T16:52:00Z">
        <w:r w:rsidRPr="009C09D9" w:rsidDel="0070071D">
          <w:rPr>
            <w:rFonts w:ascii="Times New Roman" w:eastAsia="Times New Roman" w:hAnsi="Times New Roman" w:cs="Times New Roman"/>
          </w:rPr>
          <w:delText>figura X</w:delText>
        </w:r>
      </w:del>
      <w:r w:rsidRPr="009C09D9">
        <w:rPr>
          <w:rFonts w:ascii="Times New Roman" w:eastAsia="Times New Roman" w:hAnsi="Times New Roman" w:cs="Times New Roman"/>
        </w:rPr>
        <w:t xml:space="preserve"> son las siguientes: </w:t>
      </w:r>
    </w:p>
    <w:p w14:paraId="01193D55" w14:textId="77777777" w:rsidR="00714E5C" w:rsidRPr="009C09D9" w:rsidRDefault="00714E5C">
      <w:pPr>
        <w:ind w:left="720"/>
        <w:jc w:val="both"/>
        <w:rPr>
          <w:rFonts w:ascii="Times New Roman" w:eastAsia="Times New Roman" w:hAnsi="Times New Roman" w:cs="Times New Roman"/>
        </w:rPr>
      </w:pPr>
    </w:p>
    <w:p w14:paraId="40529F0D" w14:textId="77777777" w:rsidR="00714E5C" w:rsidRPr="009C09D9" w:rsidRDefault="00AB58E9">
      <w:pPr>
        <w:numPr>
          <w:ilvl w:val="0"/>
          <w:numId w:val="5"/>
        </w:numPr>
        <w:spacing w:line="240" w:lineRule="auto"/>
        <w:jc w:val="both"/>
        <w:rPr>
          <w:rFonts w:ascii="Times New Roman" w:eastAsia="Times New Roman" w:hAnsi="Times New Roman" w:cs="Times New Roman"/>
        </w:rPr>
      </w:pPr>
      <w:r w:rsidRPr="009C09D9">
        <w:rPr>
          <w:rFonts w:ascii="Times New Roman" w:eastAsia="Times New Roman" w:hAnsi="Times New Roman" w:cs="Times New Roman"/>
        </w:rPr>
        <w:t xml:space="preserve">Interfaz de </w:t>
      </w:r>
      <w:r w:rsidRPr="009C09D9">
        <w:rPr>
          <w:rFonts w:ascii="Times New Roman" w:eastAsia="Times New Roman" w:hAnsi="Times New Roman" w:cs="Times New Roman"/>
          <w:i/>
        </w:rPr>
        <w:t>software</w:t>
      </w:r>
      <w:r w:rsidRPr="009C09D9">
        <w:rPr>
          <w:rFonts w:ascii="Times New Roman" w:eastAsia="Times New Roman" w:hAnsi="Times New Roman" w:cs="Times New Roman"/>
        </w:rPr>
        <w:t xml:space="preserve">, la cual recibe la información que se desea minar junto con el número de ceros que se desea. La información aquí recopilada se organiza y se envía a la siguiente etapa. Todos los desarrollos de software se realizaron en lenguaje </w:t>
      </w:r>
      <w:r w:rsidRPr="009C09D9">
        <w:rPr>
          <w:rFonts w:ascii="Times New Roman" w:eastAsia="Times New Roman" w:hAnsi="Times New Roman" w:cs="Times New Roman"/>
          <w:i/>
        </w:rPr>
        <w:t>Python</w:t>
      </w:r>
      <w:r w:rsidRPr="009C09D9">
        <w:rPr>
          <w:rFonts w:ascii="Times New Roman" w:eastAsia="Times New Roman" w:hAnsi="Times New Roman" w:cs="Times New Roman"/>
        </w:rPr>
        <w:t xml:space="preserve"> y se ejecutan en el entorno de desarrollo </w:t>
      </w:r>
      <w:r w:rsidRPr="009C09D9">
        <w:rPr>
          <w:rFonts w:ascii="Times New Roman" w:eastAsia="Times New Roman" w:hAnsi="Times New Roman" w:cs="Times New Roman"/>
          <w:i/>
        </w:rPr>
        <w:t xml:space="preserve">Visual Studio </w:t>
      </w:r>
      <w:proofErr w:type="spellStart"/>
      <w:r w:rsidRPr="009C09D9">
        <w:rPr>
          <w:rFonts w:ascii="Times New Roman" w:eastAsia="Times New Roman" w:hAnsi="Times New Roman" w:cs="Times New Roman"/>
          <w:i/>
        </w:rPr>
        <w:t>Code</w:t>
      </w:r>
      <w:proofErr w:type="spellEnd"/>
      <w:r w:rsidRPr="009C09D9">
        <w:rPr>
          <w:rFonts w:ascii="Times New Roman" w:eastAsia="Times New Roman" w:hAnsi="Times New Roman" w:cs="Times New Roman"/>
        </w:rPr>
        <w:t>.</w:t>
      </w:r>
    </w:p>
    <w:p w14:paraId="3CAC7FE7" w14:textId="77777777" w:rsidR="00714E5C" w:rsidRPr="009C09D9" w:rsidRDefault="00AB58E9">
      <w:pPr>
        <w:numPr>
          <w:ilvl w:val="0"/>
          <w:numId w:val="5"/>
        </w:numPr>
        <w:spacing w:line="240" w:lineRule="auto"/>
        <w:jc w:val="both"/>
        <w:rPr>
          <w:rFonts w:ascii="Times New Roman" w:eastAsia="Times New Roman" w:hAnsi="Times New Roman" w:cs="Times New Roman"/>
        </w:rPr>
      </w:pPr>
      <w:r w:rsidRPr="009C09D9">
        <w:rPr>
          <w:rFonts w:ascii="Times New Roman" w:eastAsia="Times New Roman" w:hAnsi="Times New Roman" w:cs="Times New Roman"/>
        </w:rPr>
        <w:t xml:space="preserve">Unidad de </w:t>
      </w:r>
      <w:proofErr w:type="spellStart"/>
      <w:proofErr w:type="gramStart"/>
      <w:r w:rsidRPr="009C09D9">
        <w:rPr>
          <w:rFonts w:ascii="Times New Roman" w:eastAsia="Times New Roman" w:hAnsi="Times New Roman" w:cs="Times New Roman"/>
        </w:rPr>
        <w:t>pre-procesamiento</w:t>
      </w:r>
      <w:proofErr w:type="spellEnd"/>
      <w:proofErr w:type="gramEnd"/>
      <w:r w:rsidRPr="009C09D9">
        <w:rPr>
          <w:rFonts w:ascii="Times New Roman" w:eastAsia="Times New Roman" w:hAnsi="Times New Roman" w:cs="Times New Roman"/>
        </w:rPr>
        <w:t xml:space="preserve"> en </w:t>
      </w:r>
      <w:r w:rsidRPr="009C09D9">
        <w:rPr>
          <w:rFonts w:ascii="Times New Roman" w:eastAsia="Times New Roman" w:hAnsi="Times New Roman" w:cs="Times New Roman"/>
          <w:i/>
        </w:rPr>
        <w:t>software</w:t>
      </w:r>
      <w:r w:rsidRPr="009C09D9">
        <w:rPr>
          <w:rFonts w:ascii="Times New Roman" w:eastAsia="Times New Roman" w:hAnsi="Times New Roman" w:cs="Times New Roman"/>
        </w:rPr>
        <w:t xml:space="preserve">, desde el cual las entradas se procesan ejecutando un </w:t>
      </w:r>
      <w:r w:rsidRPr="009C09D9">
        <w:rPr>
          <w:rFonts w:ascii="Times New Roman" w:eastAsia="Times New Roman" w:hAnsi="Times New Roman" w:cs="Times New Roman"/>
          <w:i/>
        </w:rPr>
        <w:t>‘</w:t>
      </w:r>
      <w:proofErr w:type="spellStart"/>
      <w:r w:rsidRPr="009C09D9">
        <w:rPr>
          <w:rFonts w:ascii="Times New Roman" w:eastAsia="Times New Roman" w:hAnsi="Times New Roman" w:cs="Times New Roman"/>
          <w:i/>
        </w:rPr>
        <w:t>padding</w:t>
      </w:r>
      <w:proofErr w:type="spellEnd"/>
      <w:r w:rsidRPr="009C09D9">
        <w:rPr>
          <w:rFonts w:ascii="Times New Roman" w:eastAsia="Times New Roman" w:hAnsi="Times New Roman" w:cs="Times New Roman"/>
          <w:i/>
        </w:rPr>
        <w:t>’</w:t>
      </w:r>
      <w:r w:rsidRPr="009C09D9">
        <w:rPr>
          <w:rFonts w:ascii="Times New Roman" w:eastAsia="Times New Roman" w:hAnsi="Times New Roman" w:cs="Times New Roman"/>
        </w:rPr>
        <w:t xml:space="preserve"> sobre la entrada de información, se organizan y envían a cada etapa siguiente. Las etapas siguientes constan del módulo de minado de </w:t>
      </w:r>
      <w:r w:rsidRPr="009C09D9">
        <w:rPr>
          <w:rFonts w:ascii="Times New Roman" w:eastAsia="Times New Roman" w:hAnsi="Times New Roman" w:cs="Times New Roman"/>
          <w:i/>
        </w:rPr>
        <w:t xml:space="preserve">hardware </w:t>
      </w:r>
      <w:r w:rsidRPr="009C09D9">
        <w:rPr>
          <w:rFonts w:ascii="Times New Roman" w:eastAsia="Times New Roman" w:hAnsi="Times New Roman" w:cs="Times New Roman"/>
        </w:rPr>
        <w:t xml:space="preserve">y el módulo de minado de </w:t>
      </w:r>
      <w:r w:rsidRPr="009C09D9">
        <w:rPr>
          <w:rFonts w:ascii="Times New Roman" w:eastAsia="Times New Roman" w:hAnsi="Times New Roman" w:cs="Times New Roman"/>
          <w:i/>
        </w:rPr>
        <w:t>software</w:t>
      </w:r>
      <w:r w:rsidRPr="009C09D9">
        <w:rPr>
          <w:rFonts w:ascii="Times New Roman" w:eastAsia="Times New Roman" w:hAnsi="Times New Roman" w:cs="Times New Roman"/>
        </w:rPr>
        <w:t>.</w:t>
      </w:r>
    </w:p>
    <w:p w14:paraId="40B39F7A" w14:textId="078C0058" w:rsidR="00714E5C" w:rsidRPr="009C09D9" w:rsidRDefault="00AB58E9">
      <w:pPr>
        <w:numPr>
          <w:ilvl w:val="0"/>
          <w:numId w:val="5"/>
        </w:numPr>
        <w:spacing w:line="240" w:lineRule="auto"/>
        <w:jc w:val="both"/>
        <w:rPr>
          <w:rFonts w:ascii="Times New Roman" w:eastAsia="Times New Roman" w:hAnsi="Times New Roman" w:cs="Times New Roman"/>
        </w:rPr>
      </w:pPr>
      <w:r w:rsidRPr="009C09D9">
        <w:rPr>
          <w:rFonts w:ascii="Times New Roman" w:eastAsia="Times New Roman" w:hAnsi="Times New Roman" w:cs="Times New Roman"/>
        </w:rPr>
        <w:t xml:space="preserve">Módulo conversor TTL a USB CP2102 el cual soporta el envío de las entradas al módulo de minado </w:t>
      </w:r>
      <w:r w:rsidRPr="009C09D9">
        <w:rPr>
          <w:rFonts w:ascii="Times New Roman" w:eastAsia="Times New Roman" w:hAnsi="Times New Roman" w:cs="Times New Roman"/>
          <w:i/>
        </w:rPr>
        <w:t>hardware</w:t>
      </w:r>
      <w:r w:rsidRPr="009C09D9">
        <w:rPr>
          <w:rFonts w:ascii="Times New Roman" w:eastAsia="Times New Roman" w:hAnsi="Times New Roman" w:cs="Times New Roman"/>
        </w:rPr>
        <w:t xml:space="preserve">, </w:t>
      </w:r>
      <w:del w:id="1301" w:author="Maria Paola Fonseca Paez" w:date="2019-11-30T16:53:00Z">
        <w:r w:rsidRPr="009C09D9" w:rsidDel="00C242D3">
          <w:rPr>
            <w:rFonts w:ascii="Times New Roman" w:eastAsia="Times New Roman" w:hAnsi="Times New Roman" w:cs="Times New Roman"/>
          </w:rPr>
          <w:delText xml:space="preserve">implementado con el protocolo </w:delText>
        </w:r>
        <w:r w:rsidRPr="009C09D9" w:rsidDel="00C242D3">
          <w:rPr>
            <w:rFonts w:ascii="Times New Roman" w:eastAsia="Times New Roman" w:hAnsi="Times New Roman" w:cs="Times New Roman"/>
            <w:i/>
          </w:rPr>
          <w:delText xml:space="preserve">RS232 </w:delText>
        </w:r>
        <w:r w:rsidRPr="009C09D9" w:rsidDel="00C242D3">
          <w:rPr>
            <w:rFonts w:ascii="Times New Roman" w:eastAsia="Times New Roman" w:hAnsi="Times New Roman" w:cs="Times New Roman"/>
          </w:rPr>
          <w:delText>mediante</w:delText>
        </w:r>
      </w:del>
      <w:proofErr w:type="spellStart"/>
      <w:ins w:id="1302" w:author="Maria Paola Fonseca Paez" w:date="2019-11-30T16:53:00Z">
        <w:r w:rsidR="00C242D3">
          <w:rPr>
            <w:rFonts w:ascii="Times New Roman" w:eastAsia="Times New Roman" w:hAnsi="Times New Roman" w:cs="Times New Roman"/>
          </w:rPr>
          <w:t>urilizando</w:t>
        </w:r>
      </w:ins>
      <w:proofErr w:type="spellEnd"/>
      <w:r w:rsidRPr="009C09D9">
        <w:rPr>
          <w:rFonts w:ascii="Times New Roman" w:eastAsia="Times New Roman" w:hAnsi="Times New Roman" w:cs="Times New Roman"/>
        </w:rPr>
        <w:t xml:space="preserve"> tarjetas </w:t>
      </w:r>
      <w:r w:rsidRPr="009C09D9">
        <w:rPr>
          <w:rFonts w:ascii="Times New Roman" w:eastAsia="Times New Roman" w:hAnsi="Times New Roman" w:cs="Times New Roman"/>
          <w:i/>
        </w:rPr>
        <w:t>MAX232</w:t>
      </w:r>
      <w:r w:rsidRPr="009C09D9">
        <w:rPr>
          <w:rFonts w:ascii="Times New Roman" w:eastAsia="Times New Roman" w:hAnsi="Times New Roman" w:cs="Times New Roman"/>
        </w:rPr>
        <w:t xml:space="preserve">. </w:t>
      </w:r>
    </w:p>
    <w:p w14:paraId="45F9EE00" w14:textId="20F5F79A" w:rsidR="00714E5C" w:rsidRPr="009C09D9" w:rsidRDefault="00AB58E9">
      <w:pPr>
        <w:numPr>
          <w:ilvl w:val="0"/>
          <w:numId w:val="5"/>
        </w:numPr>
        <w:spacing w:line="240" w:lineRule="auto"/>
        <w:jc w:val="both"/>
        <w:rPr>
          <w:rFonts w:ascii="Times New Roman" w:eastAsia="Times New Roman" w:hAnsi="Times New Roman" w:cs="Times New Roman"/>
        </w:rPr>
      </w:pPr>
      <w:r w:rsidRPr="009C09D9">
        <w:rPr>
          <w:rFonts w:ascii="Times New Roman" w:eastAsia="Times New Roman" w:hAnsi="Times New Roman" w:cs="Times New Roman"/>
        </w:rPr>
        <w:t xml:space="preserve">Módulo de minado en </w:t>
      </w:r>
      <w:r w:rsidRPr="009C09D9">
        <w:rPr>
          <w:rFonts w:ascii="Times New Roman" w:eastAsia="Times New Roman" w:hAnsi="Times New Roman" w:cs="Times New Roman"/>
          <w:i/>
        </w:rPr>
        <w:t>hardware</w:t>
      </w:r>
      <w:r w:rsidRPr="009C09D9">
        <w:rPr>
          <w:rFonts w:ascii="Times New Roman" w:eastAsia="Times New Roman" w:hAnsi="Times New Roman" w:cs="Times New Roman"/>
        </w:rPr>
        <w:t xml:space="preserve"> el cual recibe las entradas de la línea de </w:t>
      </w:r>
      <w:r w:rsidR="00BF4F23" w:rsidRPr="009C09D9">
        <w:rPr>
          <w:rFonts w:ascii="Times New Roman" w:eastAsia="Times New Roman" w:hAnsi="Times New Roman" w:cs="Times New Roman"/>
        </w:rPr>
        <w:t>transmisión,</w:t>
      </w:r>
      <w:r w:rsidR="00BF4F23">
        <w:rPr>
          <w:rFonts w:ascii="Times New Roman" w:eastAsia="Times New Roman" w:hAnsi="Times New Roman" w:cs="Times New Roman"/>
        </w:rPr>
        <w:t xml:space="preserve"> en el siguiente orden:</w:t>
      </w:r>
      <w:r w:rsidRPr="009C09D9">
        <w:rPr>
          <w:rFonts w:ascii="Times New Roman" w:eastAsia="Times New Roman" w:hAnsi="Times New Roman" w:cs="Times New Roman"/>
        </w:rPr>
        <w:t xml:space="preserve"> primero el número de ceros deseados y luego el mensaje que se desea codificar. El módulo realiza el proceso de minado sobre esto </w:t>
      </w:r>
      <w:commentRangeStart w:id="1303"/>
      <w:r w:rsidRPr="009C09D9">
        <w:rPr>
          <w:rFonts w:ascii="Times New Roman" w:eastAsia="Times New Roman" w:hAnsi="Times New Roman" w:cs="Times New Roman"/>
        </w:rPr>
        <w:t xml:space="preserve">y envía </w:t>
      </w:r>
      <w:commentRangeEnd w:id="1303"/>
      <w:r w:rsidR="005A4881" w:rsidRPr="009C09D9">
        <w:rPr>
          <w:rStyle w:val="Refdecomentario"/>
          <w:rFonts w:ascii="Times New Roman" w:hAnsi="Times New Roman" w:cs="Times New Roman"/>
        </w:rPr>
        <w:commentReference w:id="1303"/>
      </w:r>
      <w:r w:rsidRPr="009C09D9">
        <w:rPr>
          <w:rFonts w:ascii="Times New Roman" w:eastAsia="Times New Roman" w:hAnsi="Times New Roman" w:cs="Times New Roman"/>
        </w:rPr>
        <w:t xml:space="preserve">los resultados de manera serial por medio del TTL a USB de vuelta al </w:t>
      </w:r>
      <w:r w:rsidRPr="009C09D9">
        <w:rPr>
          <w:rFonts w:ascii="Times New Roman" w:eastAsia="Times New Roman" w:hAnsi="Times New Roman" w:cs="Times New Roman"/>
          <w:i/>
        </w:rPr>
        <w:t>software</w:t>
      </w:r>
      <w:r w:rsidRPr="009C09D9">
        <w:rPr>
          <w:rFonts w:ascii="Times New Roman" w:eastAsia="Times New Roman" w:hAnsi="Times New Roman" w:cs="Times New Roman"/>
        </w:rPr>
        <w:t xml:space="preserve">. Todos los desarrollos en </w:t>
      </w:r>
      <w:r w:rsidRPr="009C09D9">
        <w:rPr>
          <w:rFonts w:ascii="Times New Roman" w:eastAsia="Times New Roman" w:hAnsi="Times New Roman" w:cs="Times New Roman"/>
          <w:i/>
        </w:rPr>
        <w:t>hardware</w:t>
      </w:r>
      <w:r w:rsidRPr="009C09D9">
        <w:rPr>
          <w:rFonts w:ascii="Times New Roman" w:eastAsia="Times New Roman" w:hAnsi="Times New Roman" w:cs="Times New Roman"/>
        </w:rPr>
        <w:t xml:space="preserve"> se realizaron en lenguaje descriptivo de </w:t>
      </w:r>
      <w:r w:rsidRPr="009C09D9">
        <w:rPr>
          <w:rFonts w:ascii="Times New Roman" w:eastAsia="Times New Roman" w:hAnsi="Times New Roman" w:cs="Times New Roman"/>
          <w:i/>
        </w:rPr>
        <w:t xml:space="preserve">hardware </w:t>
      </w:r>
      <w:proofErr w:type="spellStart"/>
      <w:r w:rsidRPr="009C09D9">
        <w:rPr>
          <w:rFonts w:ascii="Times New Roman" w:eastAsia="Times New Roman" w:hAnsi="Times New Roman" w:cs="Times New Roman"/>
          <w:i/>
        </w:rPr>
        <w:t>Verilog</w:t>
      </w:r>
      <w:proofErr w:type="spellEnd"/>
      <w:r w:rsidRPr="009C09D9">
        <w:rPr>
          <w:rFonts w:ascii="Times New Roman" w:eastAsia="Times New Roman" w:hAnsi="Times New Roman" w:cs="Times New Roman"/>
          <w:i/>
        </w:rPr>
        <w:t xml:space="preserve"> </w:t>
      </w:r>
      <w:ins w:id="1304" w:author="Maria Paola Fonseca Paez" w:date="2019-11-30T16:55:00Z">
        <w:r w:rsidR="00C242D3">
          <w:rPr>
            <w:rFonts w:ascii="Times New Roman" w:eastAsia="Times New Roman" w:hAnsi="Times New Roman" w:cs="Times New Roman"/>
          </w:rPr>
          <w:t>o</w:t>
        </w:r>
      </w:ins>
      <w:del w:id="1305" w:author="Maria Paola Fonseca Paez" w:date="2019-11-30T16:55:00Z">
        <w:r w:rsidRPr="009C09D9" w:rsidDel="00C242D3">
          <w:rPr>
            <w:rFonts w:ascii="Times New Roman" w:eastAsia="Times New Roman" w:hAnsi="Times New Roman" w:cs="Times New Roman"/>
          </w:rPr>
          <w:delText>y</w:delText>
        </w:r>
      </w:del>
      <w:r w:rsidRPr="009C09D9">
        <w:rPr>
          <w:rFonts w:ascii="Times New Roman" w:eastAsia="Times New Roman" w:hAnsi="Times New Roman" w:cs="Times New Roman"/>
        </w:rPr>
        <w:t xml:space="preserve"> </w:t>
      </w:r>
      <w:r w:rsidRPr="009C09D9">
        <w:rPr>
          <w:rFonts w:ascii="Times New Roman" w:eastAsia="Times New Roman" w:hAnsi="Times New Roman" w:cs="Times New Roman"/>
          <w:i/>
        </w:rPr>
        <w:t>VHDL</w:t>
      </w:r>
      <w:r w:rsidRPr="009C09D9">
        <w:rPr>
          <w:rFonts w:ascii="Times New Roman" w:eastAsia="Times New Roman" w:hAnsi="Times New Roman" w:cs="Times New Roman"/>
        </w:rPr>
        <w:t xml:space="preserve">, y se implementaron en una </w:t>
      </w:r>
      <w:del w:id="1306" w:author="Maria Paola Fonseca Paez" w:date="2019-11-30T16:55:00Z">
        <w:r w:rsidRPr="009C09D9" w:rsidDel="00C242D3">
          <w:rPr>
            <w:rFonts w:ascii="Times New Roman" w:eastAsia="Times New Roman" w:hAnsi="Times New Roman" w:cs="Times New Roman"/>
          </w:rPr>
          <w:delText xml:space="preserve"> </w:delText>
        </w:r>
      </w:del>
      <w:r w:rsidRPr="009C09D9">
        <w:rPr>
          <w:rFonts w:ascii="Times New Roman" w:eastAsia="Times New Roman" w:hAnsi="Times New Roman" w:cs="Times New Roman"/>
          <w:i/>
        </w:rPr>
        <w:t>FPGA</w:t>
      </w:r>
      <w:r w:rsidRPr="009C09D9">
        <w:rPr>
          <w:rFonts w:ascii="Times New Roman" w:eastAsia="Times New Roman" w:hAnsi="Times New Roman" w:cs="Times New Roman"/>
        </w:rPr>
        <w:t xml:space="preserve"> </w:t>
      </w:r>
      <w:proofErr w:type="spellStart"/>
      <w:r w:rsidRPr="009C09D9">
        <w:rPr>
          <w:rFonts w:ascii="Times New Roman" w:eastAsia="Times New Roman" w:hAnsi="Times New Roman" w:cs="Times New Roman"/>
        </w:rPr>
        <w:t>stratix</w:t>
      </w:r>
      <w:proofErr w:type="spellEnd"/>
      <w:r w:rsidRPr="009C09D9">
        <w:rPr>
          <w:rFonts w:ascii="Times New Roman" w:eastAsia="Times New Roman" w:hAnsi="Times New Roman" w:cs="Times New Roman"/>
        </w:rPr>
        <w:t xml:space="preserve"> IV dispositivo EP4SGX230KF40C2 en una tarjeta de desarrollo </w:t>
      </w:r>
      <w:r w:rsidRPr="009C09D9">
        <w:rPr>
          <w:rFonts w:ascii="Times New Roman" w:eastAsia="Times New Roman" w:hAnsi="Times New Roman" w:cs="Times New Roman"/>
          <w:i/>
        </w:rPr>
        <w:t xml:space="preserve">ALTERA </w:t>
      </w:r>
      <w:proofErr w:type="spellStart"/>
      <w:r w:rsidRPr="009C09D9">
        <w:rPr>
          <w:rFonts w:ascii="Times New Roman" w:eastAsia="Times New Roman" w:hAnsi="Times New Roman" w:cs="Times New Roman"/>
          <w:i/>
        </w:rPr>
        <w:t>Terasic</w:t>
      </w:r>
      <w:proofErr w:type="spellEnd"/>
      <w:r w:rsidRPr="009C09D9">
        <w:rPr>
          <w:rFonts w:ascii="Times New Roman" w:eastAsia="Times New Roman" w:hAnsi="Times New Roman" w:cs="Times New Roman"/>
          <w:i/>
        </w:rPr>
        <w:t xml:space="preserve"> DE4</w:t>
      </w:r>
      <w:r w:rsidRPr="009C09D9">
        <w:rPr>
          <w:rFonts w:ascii="Times New Roman" w:eastAsia="Times New Roman" w:hAnsi="Times New Roman" w:cs="Times New Roman"/>
        </w:rPr>
        <w:t xml:space="preserve">. </w:t>
      </w:r>
    </w:p>
    <w:p w14:paraId="202C584F" w14:textId="77777777" w:rsidR="00714E5C" w:rsidRPr="009C09D9" w:rsidRDefault="00AB58E9">
      <w:pPr>
        <w:numPr>
          <w:ilvl w:val="0"/>
          <w:numId w:val="5"/>
        </w:numPr>
        <w:spacing w:line="240" w:lineRule="auto"/>
        <w:jc w:val="both"/>
        <w:rPr>
          <w:rFonts w:ascii="Times New Roman" w:eastAsia="Times New Roman" w:hAnsi="Times New Roman" w:cs="Times New Roman"/>
        </w:rPr>
      </w:pPr>
      <w:r w:rsidRPr="009C09D9">
        <w:rPr>
          <w:rFonts w:ascii="Times New Roman" w:eastAsia="Times New Roman" w:hAnsi="Times New Roman" w:cs="Times New Roman"/>
        </w:rPr>
        <w:t xml:space="preserve">Módulo de minado en </w:t>
      </w:r>
      <w:r w:rsidRPr="009C09D9">
        <w:rPr>
          <w:rFonts w:ascii="Times New Roman" w:eastAsia="Times New Roman" w:hAnsi="Times New Roman" w:cs="Times New Roman"/>
          <w:i/>
        </w:rPr>
        <w:t xml:space="preserve">software </w:t>
      </w:r>
      <w:r w:rsidRPr="009C09D9">
        <w:rPr>
          <w:rFonts w:ascii="Times New Roman" w:eastAsia="Times New Roman" w:hAnsi="Times New Roman" w:cs="Times New Roman"/>
        </w:rPr>
        <w:t xml:space="preserve">el cual realiza el mismo proceso algorítmico realizado por el módulo de minado en </w:t>
      </w:r>
      <w:r w:rsidRPr="009C09D9">
        <w:rPr>
          <w:rFonts w:ascii="Times New Roman" w:eastAsia="Times New Roman" w:hAnsi="Times New Roman" w:cs="Times New Roman"/>
          <w:i/>
        </w:rPr>
        <w:t>hardware</w:t>
      </w:r>
      <w:r w:rsidRPr="009C09D9">
        <w:rPr>
          <w:rFonts w:ascii="Times New Roman" w:eastAsia="Times New Roman" w:hAnsi="Times New Roman" w:cs="Times New Roman"/>
        </w:rPr>
        <w:t xml:space="preserve">, y envía los resultados obtenidos a la unidad de post procesamiento del sistema. </w:t>
      </w:r>
    </w:p>
    <w:p w14:paraId="60448E29" w14:textId="0A84A52F" w:rsidR="00714E5C" w:rsidRPr="009C09D9" w:rsidRDefault="00AB58E9">
      <w:pPr>
        <w:numPr>
          <w:ilvl w:val="0"/>
          <w:numId w:val="5"/>
        </w:numPr>
        <w:spacing w:line="240" w:lineRule="auto"/>
        <w:jc w:val="both"/>
        <w:rPr>
          <w:rFonts w:ascii="Times New Roman" w:eastAsia="Times New Roman" w:hAnsi="Times New Roman" w:cs="Times New Roman"/>
        </w:rPr>
      </w:pPr>
      <w:r w:rsidRPr="009C09D9">
        <w:rPr>
          <w:rFonts w:ascii="Times New Roman" w:eastAsia="Times New Roman" w:hAnsi="Times New Roman" w:cs="Times New Roman"/>
        </w:rPr>
        <w:t xml:space="preserve">Unidad de post procesamiento en </w:t>
      </w:r>
      <w:r w:rsidRPr="009C09D9">
        <w:rPr>
          <w:rFonts w:ascii="Times New Roman" w:eastAsia="Times New Roman" w:hAnsi="Times New Roman" w:cs="Times New Roman"/>
          <w:i/>
        </w:rPr>
        <w:t>software</w:t>
      </w:r>
      <w:r w:rsidRPr="009C09D9">
        <w:rPr>
          <w:rFonts w:ascii="Times New Roman" w:eastAsia="Times New Roman" w:hAnsi="Times New Roman" w:cs="Times New Roman"/>
        </w:rPr>
        <w:t xml:space="preserve"> donde se reciben los resultados del módulo de </w:t>
      </w:r>
      <w:r w:rsidRPr="009C09D9">
        <w:rPr>
          <w:rFonts w:ascii="Times New Roman" w:eastAsia="Times New Roman" w:hAnsi="Times New Roman" w:cs="Times New Roman"/>
          <w:i/>
        </w:rPr>
        <w:t>hardware</w:t>
      </w:r>
      <w:del w:id="1307" w:author="Maria Paola Fonseca Paez" w:date="2019-11-30T16:55:00Z">
        <w:r w:rsidRPr="009C09D9" w:rsidDel="00C242D3">
          <w:rPr>
            <w:rFonts w:ascii="Times New Roman" w:eastAsia="Times New Roman" w:hAnsi="Times New Roman" w:cs="Times New Roman"/>
          </w:rPr>
          <w:delText>,</w:delText>
        </w:r>
      </w:del>
      <w:r w:rsidRPr="009C09D9">
        <w:rPr>
          <w:rFonts w:ascii="Times New Roman" w:eastAsia="Times New Roman" w:hAnsi="Times New Roman" w:cs="Times New Roman"/>
        </w:rPr>
        <w:t xml:space="preserve"> y de </w:t>
      </w:r>
      <w:r w:rsidRPr="009C09D9">
        <w:rPr>
          <w:rFonts w:ascii="Times New Roman" w:eastAsia="Times New Roman" w:hAnsi="Times New Roman" w:cs="Times New Roman"/>
          <w:i/>
        </w:rPr>
        <w:t>software</w:t>
      </w:r>
      <w:r w:rsidRPr="009C09D9">
        <w:rPr>
          <w:rFonts w:ascii="Times New Roman" w:eastAsia="Times New Roman" w:hAnsi="Times New Roman" w:cs="Times New Roman"/>
        </w:rPr>
        <w:t xml:space="preserve">, comparando que </w:t>
      </w:r>
      <w:commentRangeStart w:id="1308"/>
      <w:r w:rsidRPr="009C09D9">
        <w:rPr>
          <w:rFonts w:ascii="Times New Roman" w:eastAsia="Times New Roman" w:hAnsi="Times New Roman" w:cs="Times New Roman"/>
        </w:rPr>
        <w:t xml:space="preserve">los </w:t>
      </w:r>
      <w:ins w:id="1309" w:author="Maria Paola Fonseca Paez" w:date="2019-11-30T15:46:00Z">
        <w:r w:rsidR="00BF4F23">
          <w:rPr>
            <w:rFonts w:ascii="Times New Roman" w:eastAsia="Times New Roman" w:hAnsi="Times New Roman" w:cs="Times New Roman"/>
          </w:rPr>
          <w:t>r</w:t>
        </w:r>
      </w:ins>
      <w:del w:id="1310" w:author="Maria Paola Fonseca Paez" w:date="2019-11-30T15:46:00Z">
        <w:r w:rsidRPr="009C09D9" w:rsidDel="00BF4F23">
          <w:rPr>
            <w:rFonts w:ascii="Times New Roman" w:eastAsia="Times New Roman" w:hAnsi="Times New Roman" w:cs="Times New Roman"/>
          </w:rPr>
          <w:delText xml:space="preserve">los </w:delText>
        </w:r>
        <w:commentRangeEnd w:id="1308"/>
        <w:r w:rsidR="005A4881" w:rsidRPr="009C09D9" w:rsidDel="00BF4F23">
          <w:rPr>
            <w:rStyle w:val="Refdecomentario"/>
            <w:rFonts w:ascii="Times New Roman" w:hAnsi="Times New Roman" w:cs="Times New Roman"/>
          </w:rPr>
          <w:commentReference w:id="1308"/>
        </w:r>
        <w:r w:rsidRPr="009C09D9" w:rsidDel="00BF4F23">
          <w:rPr>
            <w:rFonts w:ascii="Times New Roman" w:eastAsia="Times New Roman" w:hAnsi="Times New Roman" w:cs="Times New Roman"/>
          </w:rPr>
          <w:delText>r</w:delText>
        </w:r>
      </w:del>
      <w:r w:rsidRPr="009C09D9">
        <w:rPr>
          <w:rFonts w:ascii="Times New Roman" w:eastAsia="Times New Roman" w:hAnsi="Times New Roman" w:cs="Times New Roman"/>
        </w:rPr>
        <w:t xml:space="preserve">esultados de la función </w:t>
      </w:r>
      <w:r w:rsidRPr="009C09D9">
        <w:rPr>
          <w:rFonts w:ascii="Times New Roman" w:eastAsia="Times New Roman" w:hAnsi="Times New Roman" w:cs="Times New Roman"/>
          <w:i/>
        </w:rPr>
        <w:t>hash</w:t>
      </w:r>
      <w:r w:rsidRPr="009C09D9">
        <w:rPr>
          <w:rFonts w:ascii="Times New Roman" w:eastAsia="Times New Roman" w:hAnsi="Times New Roman" w:cs="Times New Roman"/>
        </w:rPr>
        <w:t xml:space="preserve"> y </w:t>
      </w:r>
      <w:r w:rsidRPr="009C09D9">
        <w:rPr>
          <w:rFonts w:ascii="Times New Roman" w:eastAsia="Times New Roman" w:hAnsi="Times New Roman" w:cs="Times New Roman"/>
          <w:i/>
        </w:rPr>
        <w:t>nonce</w:t>
      </w:r>
      <w:r w:rsidRPr="009C09D9">
        <w:rPr>
          <w:rFonts w:ascii="Times New Roman" w:eastAsia="Times New Roman" w:hAnsi="Times New Roman" w:cs="Times New Roman"/>
        </w:rPr>
        <w:t xml:space="preserve"> sean iguales, </w:t>
      </w:r>
      <w:r w:rsidRPr="009C09D9">
        <w:rPr>
          <w:rFonts w:ascii="Times New Roman" w:eastAsia="Times New Roman" w:hAnsi="Times New Roman" w:cs="Times New Roman"/>
        </w:rPr>
        <w:lastRenderedPageBreak/>
        <w:t>junto con el tiempo que le tomó a cada sistema procesar</w:t>
      </w:r>
      <w:del w:id="1311" w:author="Maria Paola Fonseca Paez" w:date="2019-11-30T16:56:00Z">
        <w:r w:rsidRPr="009C09D9" w:rsidDel="00C242D3">
          <w:rPr>
            <w:rFonts w:ascii="Times New Roman" w:eastAsia="Times New Roman" w:hAnsi="Times New Roman" w:cs="Times New Roman"/>
          </w:rPr>
          <w:delText>,</w:delText>
        </w:r>
      </w:del>
      <w:ins w:id="1312" w:author="Maria Paola Fonseca Paez" w:date="2019-11-30T16:56:00Z">
        <w:r w:rsidR="00C242D3">
          <w:rPr>
            <w:rFonts w:ascii="Times New Roman" w:eastAsia="Times New Roman" w:hAnsi="Times New Roman" w:cs="Times New Roman"/>
          </w:rPr>
          <w:t>. Aquí se</w:t>
        </w:r>
      </w:ins>
      <w:r w:rsidRPr="009C09D9">
        <w:rPr>
          <w:rFonts w:ascii="Times New Roman" w:eastAsia="Times New Roman" w:hAnsi="Times New Roman" w:cs="Times New Roman"/>
        </w:rPr>
        <w:t xml:space="preserve"> genera</w:t>
      </w:r>
      <w:del w:id="1313" w:author="Maria Paola Fonseca Paez" w:date="2019-11-30T16:56:00Z">
        <w:r w:rsidRPr="009C09D9" w:rsidDel="00C242D3">
          <w:rPr>
            <w:rFonts w:ascii="Times New Roman" w:eastAsia="Times New Roman" w:hAnsi="Times New Roman" w:cs="Times New Roman"/>
          </w:rPr>
          <w:delText>ndo a la salida un</w:delText>
        </w:r>
      </w:del>
      <w:ins w:id="1314" w:author="Maria Paola Fonseca Paez" w:date="2019-11-30T16:56:00Z">
        <w:r w:rsidR="00C242D3">
          <w:rPr>
            <w:rFonts w:ascii="Times New Roman" w:eastAsia="Times New Roman" w:hAnsi="Times New Roman" w:cs="Times New Roman"/>
          </w:rPr>
          <w:t xml:space="preserve"> el</w:t>
        </w:r>
      </w:ins>
      <w:r w:rsidRPr="009C09D9">
        <w:rPr>
          <w:rFonts w:ascii="Times New Roman" w:eastAsia="Times New Roman" w:hAnsi="Times New Roman" w:cs="Times New Roman"/>
        </w:rPr>
        <w:t xml:space="preserve"> </w:t>
      </w:r>
      <w:commentRangeStart w:id="1315"/>
      <w:r w:rsidRPr="009C09D9">
        <w:rPr>
          <w:rFonts w:ascii="Times New Roman" w:eastAsia="Times New Roman" w:hAnsi="Times New Roman" w:cs="Times New Roman"/>
        </w:rPr>
        <w:t xml:space="preserve">archivo de texto </w:t>
      </w:r>
      <w:commentRangeEnd w:id="1315"/>
      <w:r w:rsidR="005A4881" w:rsidRPr="009C09D9">
        <w:rPr>
          <w:rStyle w:val="Refdecomentario"/>
          <w:rFonts w:ascii="Times New Roman" w:hAnsi="Times New Roman" w:cs="Times New Roman"/>
        </w:rPr>
        <w:commentReference w:id="1315"/>
      </w:r>
      <w:ins w:id="1316" w:author="Maria Paola Fonseca Paez" w:date="2019-11-30T15:47:00Z">
        <w:r w:rsidR="00BF4F23">
          <w:rPr>
            <w:rFonts w:ascii="Times New Roman" w:eastAsia="Times New Roman" w:hAnsi="Times New Roman" w:cs="Times New Roman"/>
          </w:rPr>
          <w:t>(.</w:t>
        </w:r>
        <w:proofErr w:type="spellStart"/>
        <w:r w:rsidR="00BF4F23">
          <w:rPr>
            <w:rFonts w:ascii="Times New Roman" w:eastAsia="Times New Roman" w:hAnsi="Times New Roman" w:cs="Times New Roman"/>
          </w:rPr>
          <w:t>txt</w:t>
        </w:r>
        <w:proofErr w:type="spellEnd"/>
        <w:r w:rsidR="00BF4F23">
          <w:rPr>
            <w:rFonts w:ascii="Times New Roman" w:eastAsia="Times New Roman" w:hAnsi="Times New Roman" w:cs="Times New Roman"/>
          </w:rPr>
          <w:t xml:space="preserve">) </w:t>
        </w:r>
      </w:ins>
      <w:r w:rsidRPr="009C09D9">
        <w:rPr>
          <w:rFonts w:ascii="Times New Roman" w:eastAsia="Times New Roman" w:hAnsi="Times New Roman" w:cs="Times New Roman"/>
        </w:rPr>
        <w:t>que indica los resultados de la prueba.</w:t>
      </w:r>
    </w:p>
    <w:bookmarkStart w:id="1317" w:name="_Módulo_de_minado"/>
    <w:bookmarkEnd w:id="1317"/>
    <w:p w14:paraId="410EB554" w14:textId="0370C18F" w:rsidR="00714E5C" w:rsidRPr="00B7555E" w:rsidRDefault="00AB58E9">
      <w:pPr>
        <w:pStyle w:val="Ttulo2"/>
        <w:spacing w:line="240" w:lineRule="auto"/>
        <w:jc w:val="both"/>
        <w:rPr>
          <w:rFonts w:ascii="Times New Roman" w:eastAsia="Times New Roman" w:hAnsi="Times New Roman" w:cs="Times New Roman"/>
          <w:b/>
          <w:szCs w:val="28"/>
        </w:rPr>
      </w:pPr>
      <w:r w:rsidRPr="00B7555E">
        <w:rPr>
          <w:rFonts w:ascii="Times New Roman" w:eastAsia="Times New Roman" w:hAnsi="Times New Roman" w:cs="Times New Roman"/>
          <w:b/>
          <w:szCs w:val="28"/>
        </w:rPr>
        <w:fldChar w:fldCharType="begin"/>
      </w:r>
      <w:ins w:id="1318" w:author="Maria Paola Fonseca Paez" w:date="2019-11-30T17:07:00Z">
        <w:r w:rsidR="00AC7B2A">
          <w:rPr>
            <w:rFonts w:ascii="Times New Roman" w:eastAsia="Times New Roman" w:hAnsi="Times New Roman" w:cs="Times New Roman"/>
            <w:b/>
            <w:szCs w:val="28"/>
          </w:rPr>
          <w:instrText xml:space="preserve">HYPERLINK  \l "_DESARROLLO" \h </w:instrText>
        </w:r>
      </w:ins>
      <w:del w:id="1319" w:author="Maria Paola Fonseca Paez" w:date="2019-11-30T17:07:00Z">
        <w:r w:rsidRPr="00B7555E" w:rsidDel="00AC7B2A">
          <w:rPr>
            <w:rFonts w:ascii="Times New Roman" w:eastAsia="Times New Roman" w:hAnsi="Times New Roman" w:cs="Times New Roman"/>
            <w:b/>
            <w:szCs w:val="28"/>
          </w:rPr>
          <w:delInstrText xml:space="preserve"> HYPERLINK \l "_hchruwq62c7r" \h </w:delInstrText>
        </w:r>
      </w:del>
      <w:r w:rsidRPr="00B7555E">
        <w:rPr>
          <w:rFonts w:ascii="Times New Roman" w:eastAsia="Times New Roman" w:hAnsi="Times New Roman" w:cs="Times New Roman"/>
          <w:b/>
          <w:szCs w:val="28"/>
        </w:rPr>
        <w:fldChar w:fldCharType="separate"/>
      </w:r>
      <w:del w:id="1320" w:author="Maria Paola Fonseca Paez" w:date="2019-11-30T17:54:00Z">
        <w:r w:rsidRPr="00B7555E" w:rsidDel="00334F14">
          <w:rPr>
            <w:rFonts w:ascii="Times New Roman" w:eastAsia="Times New Roman" w:hAnsi="Times New Roman" w:cs="Times New Roman"/>
            <w:b/>
            <w:szCs w:val="28"/>
          </w:rPr>
          <w:delText>Módulo</w:delText>
        </w:r>
      </w:del>
      <w:bookmarkStart w:id="1321" w:name="_Toc26029276"/>
      <w:ins w:id="1322" w:author="Maria Paola Fonseca Paez" w:date="2019-11-30T17:54:00Z">
        <w:r w:rsidR="00334F14">
          <w:rPr>
            <w:rFonts w:ascii="Times New Roman" w:eastAsia="Times New Roman" w:hAnsi="Times New Roman" w:cs="Times New Roman"/>
            <w:b/>
            <w:szCs w:val="28"/>
          </w:rPr>
          <w:t>Sistema</w:t>
        </w:r>
      </w:ins>
      <w:r w:rsidRPr="00B7555E">
        <w:rPr>
          <w:rFonts w:ascii="Times New Roman" w:eastAsia="Times New Roman" w:hAnsi="Times New Roman" w:cs="Times New Roman"/>
          <w:b/>
          <w:szCs w:val="28"/>
        </w:rPr>
        <w:t xml:space="preserve"> de minado en </w:t>
      </w:r>
      <w:r w:rsidRPr="00B7555E">
        <w:rPr>
          <w:rFonts w:ascii="Times New Roman" w:eastAsia="Times New Roman" w:hAnsi="Times New Roman" w:cs="Times New Roman"/>
          <w:b/>
          <w:szCs w:val="28"/>
        </w:rPr>
        <w:fldChar w:fldCharType="end"/>
      </w:r>
      <w:r w:rsidR="009C09D9" w:rsidRPr="00B7555E">
        <w:rPr>
          <w:rFonts w:ascii="Times New Roman" w:hAnsi="Times New Roman" w:cs="Times New Roman"/>
          <w:sz w:val="36"/>
        </w:rPr>
        <w:fldChar w:fldCharType="begin"/>
      </w:r>
      <w:r w:rsidR="009C09D9" w:rsidRPr="00B7555E">
        <w:rPr>
          <w:rFonts w:ascii="Times New Roman" w:hAnsi="Times New Roman" w:cs="Times New Roman"/>
          <w:sz w:val="36"/>
        </w:rPr>
        <w:instrText xml:space="preserve"> HYPERLINK \l "_hchruwq62c7r" \h </w:instrText>
      </w:r>
      <w:r w:rsidR="009C09D9" w:rsidRPr="00B7555E">
        <w:rPr>
          <w:rFonts w:ascii="Times New Roman" w:hAnsi="Times New Roman" w:cs="Times New Roman"/>
          <w:sz w:val="36"/>
        </w:rPr>
        <w:fldChar w:fldCharType="separate"/>
      </w:r>
      <w:r w:rsidR="00FD5AB6">
        <w:rPr>
          <w:rFonts w:ascii="Times New Roman" w:eastAsia="Times New Roman" w:hAnsi="Times New Roman" w:cs="Times New Roman"/>
          <w:b/>
          <w:i/>
          <w:szCs w:val="28"/>
        </w:rPr>
        <w:t>h</w:t>
      </w:r>
      <w:r w:rsidRPr="00B7555E">
        <w:rPr>
          <w:rFonts w:ascii="Times New Roman" w:eastAsia="Times New Roman" w:hAnsi="Times New Roman" w:cs="Times New Roman"/>
          <w:b/>
          <w:i/>
          <w:szCs w:val="28"/>
        </w:rPr>
        <w:t>ardware</w:t>
      </w:r>
      <w:bookmarkEnd w:id="1321"/>
      <w:r w:rsidR="009C09D9" w:rsidRPr="00B7555E">
        <w:rPr>
          <w:rFonts w:ascii="Times New Roman" w:eastAsia="Times New Roman" w:hAnsi="Times New Roman" w:cs="Times New Roman"/>
          <w:b/>
          <w:i/>
          <w:szCs w:val="28"/>
        </w:rPr>
        <w:fldChar w:fldCharType="end"/>
      </w:r>
    </w:p>
    <w:p w14:paraId="6C4F29B6" w14:textId="77777777" w:rsidR="00714E5C" w:rsidRPr="009C09D9" w:rsidRDefault="00714E5C">
      <w:pPr>
        <w:spacing w:line="240" w:lineRule="auto"/>
        <w:rPr>
          <w:rFonts w:ascii="Times New Roman" w:hAnsi="Times New Roman" w:cs="Times New Roman"/>
        </w:rPr>
      </w:pPr>
    </w:p>
    <w:p w14:paraId="34000EEC" w14:textId="77777777" w:rsidR="00714E5C" w:rsidRPr="009C09D9" w:rsidRDefault="00AB58E9">
      <w:pPr>
        <w:spacing w:line="240" w:lineRule="auto"/>
        <w:jc w:val="both"/>
        <w:rPr>
          <w:rFonts w:ascii="Times New Roman" w:eastAsia="Times New Roman" w:hAnsi="Times New Roman" w:cs="Times New Roman"/>
        </w:rPr>
      </w:pPr>
      <w:r w:rsidRPr="009C09D9">
        <w:rPr>
          <w:rFonts w:ascii="Times New Roman" w:eastAsia="Times New Roman" w:hAnsi="Times New Roman" w:cs="Times New Roman"/>
        </w:rPr>
        <w:t xml:space="preserve">En esta sección se presenta la concepción y diseño de todas las partes del proyecto que conforman la primera arquitectura para el módulo de minado en </w:t>
      </w:r>
      <w:r w:rsidRPr="009C09D9">
        <w:rPr>
          <w:rFonts w:ascii="Times New Roman" w:eastAsia="Times New Roman" w:hAnsi="Times New Roman" w:cs="Times New Roman"/>
          <w:i/>
        </w:rPr>
        <w:t>hardware</w:t>
      </w:r>
      <w:r w:rsidRPr="009C09D9">
        <w:rPr>
          <w:rFonts w:ascii="Times New Roman" w:eastAsia="Times New Roman" w:hAnsi="Times New Roman" w:cs="Times New Roman"/>
        </w:rPr>
        <w:t>. Inicialmente se describen los bloques en la capa jerárquica más alta del sistema.</w:t>
      </w:r>
    </w:p>
    <w:p w14:paraId="01494B7B" w14:textId="77777777" w:rsidR="00714E5C" w:rsidRPr="009C09D9" w:rsidRDefault="00714E5C">
      <w:pPr>
        <w:spacing w:line="240" w:lineRule="auto"/>
        <w:rPr>
          <w:rFonts w:ascii="Times New Roman" w:eastAsia="Times New Roman" w:hAnsi="Times New Roman" w:cs="Times New Roman"/>
        </w:rPr>
      </w:pPr>
    </w:p>
    <w:p w14:paraId="34B4E492" w14:textId="77777777" w:rsidR="00C242D3" w:rsidRDefault="00AB58E9">
      <w:pPr>
        <w:keepNext/>
        <w:jc w:val="center"/>
        <w:rPr>
          <w:ins w:id="1323" w:author="Maria Paola Fonseca Paez" w:date="2019-11-30T16:57:00Z"/>
        </w:rPr>
        <w:pPrChange w:id="1324" w:author="Maria Paola Fonseca Paez" w:date="2019-11-30T16:57:00Z">
          <w:pPr>
            <w:jc w:val="center"/>
          </w:pPr>
        </w:pPrChange>
      </w:pPr>
      <w:r w:rsidRPr="009C09D9">
        <w:rPr>
          <w:rFonts w:ascii="Times New Roman" w:eastAsia="Times New Roman" w:hAnsi="Times New Roman" w:cs="Times New Roman"/>
          <w:noProof/>
          <w:lang w:val="it-IT"/>
        </w:rPr>
        <w:drawing>
          <wp:inline distT="114300" distB="114300" distL="114300" distR="114300" wp14:anchorId="03E47106" wp14:editId="6DD098DE">
            <wp:extent cx="5672040" cy="44450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672040" cy="4445000"/>
                    </a:xfrm>
                    <a:prstGeom prst="rect">
                      <a:avLst/>
                    </a:prstGeom>
                    <a:ln/>
                  </pic:spPr>
                </pic:pic>
              </a:graphicData>
            </a:graphic>
          </wp:inline>
        </w:drawing>
      </w:r>
    </w:p>
    <w:p w14:paraId="73E155B1" w14:textId="29E901AB" w:rsidR="00714E5C" w:rsidRPr="00842DAA" w:rsidRDefault="00C242D3">
      <w:pPr>
        <w:pStyle w:val="Descripcin"/>
        <w:jc w:val="center"/>
        <w:rPr>
          <w:rFonts w:ascii="Times New Roman" w:eastAsia="Times New Roman" w:hAnsi="Times New Roman" w:cs="Times New Roman"/>
        </w:rPr>
        <w:pPrChange w:id="1325" w:author="Maria Paola Fonseca Paez" w:date="2019-11-30T16:57:00Z">
          <w:pPr>
            <w:jc w:val="center"/>
          </w:pPr>
        </w:pPrChange>
      </w:pPr>
      <w:bookmarkStart w:id="1326" w:name="_Ref26025476"/>
      <w:ins w:id="1327" w:author="Maria Paola Fonseca Paez" w:date="2019-11-30T16:57:00Z">
        <w:r w:rsidRPr="00C242D3">
          <w:rPr>
            <w:rFonts w:ascii="Times New Roman" w:hAnsi="Times New Roman" w:cs="Times New Roman"/>
            <w:color w:val="auto"/>
            <w:rPrChange w:id="1328" w:author="Maria Paola Fonseca Paez" w:date="2019-11-30T16:57:00Z">
              <w:rPr>
                <w:i/>
                <w:iCs/>
              </w:rPr>
            </w:rPrChange>
          </w:rPr>
          <w:t xml:space="preserve">Figura </w:t>
        </w:r>
        <w:r w:rsidRPr="00C242D3">
          <w:rPr>
            <w:rFonts w:ascii="Times New Roman" w:hAnsi="Times New Roman" w:cs="Times New Roman"/>
            <w:color w:val="auto"/>
            <w:rPrChange w:id="1329" w:author="Maria Paola Fonseca Paez" w:date="2019-11-30T16:57:00Z">
              <w:rPr>
                <w:i/>
                <w:iCs/>
              </w:rPr>
            </w:rPrChange>
          </w:rPr>
          <w:fldChar w:fldCharType="begin"/>
        </w:r>
        <w:r w:rsidRPr="00C242D3">
          <w:rPr>
            <w:rFonts w:ascii="Times New Roman" w:hAnsi="Times New Roman" w:cs="Times New Roman"/>
            <w:color w:val="auto"/>
            <w:rPrChange w:id="1330" w:author="Maria Paola Fonseca Paez" w:date="2019-11-30T16:57:00Z">
              <w:rPr>
                <w:i/>
                <w:iCs/>
              </w:rPr>
            </w:rPrChange>
          </w:rPr>
          <w:instrText xml:space="preserve"> SEQ Figura \* ARABIC </w:instrText>
        </w:r>
      </w:ins>
      <w:r w:rsidRPr="00C242D3">
        <w:rPr>
          <w:rFonts w:ascii="Times New Roman" w:hAnsi="Times New Roman" w:cs="Times New Roman"/>
          <w:color w:val="auto"/>
          <w:rPrChange w:id="1331" w:author="Maria Paola Fonseca Paez" w:date="2019-11-30T16:57:00Z">
            <w:rPr>
              <w:i/>
              <w:iCs/>
            </w:rPr>
          </w:rPrChange>
        </w:rPr>
        <w:fldChar w:fldCharType="separate"/>
      </w:r>
      <w:ins w:id="1332" w:author="Maria Paola Fonseca Paez" w:date="2019-12-01T03:44:00Z">
        <w:r w:rsidR="00025C63">
          <w:rPr>
            <w:rFonts w:ascii="Times New Roman" w:hAnsi="Times New Roman" w:cs="Times New Roman"/>
            <w:noProof/>
            <w:color w:val="auto"/>
          </w:rPr>
          <w:t>3</w:t>
        </w:r>
      </w:ins>
      <w:ins w:id="1333" w:author="Maria Paola Fonseca Paez" w:date="2019-11-30T16:57:00Z">
        <w:r w:rsidRPr="00C242D3">
          <w:rPr>
            <w:rFonts w:ascii="Times New Roman" w:hAnsi="Times New Roman" w:cs="Times New Roman"/>
            <w:color w:val="auto"/>
            <w:rPrChange w:id="1334" w:author="Maria Paola Fonseca Paez" w:date="2019-11-30T16:57:00Z">
              <w:rPr>
                <w:i/>
                <w:iCs/>
              </w:rPr>
            </w:rPrChange>
          </w:rPr>
          <w:fldChar w:fldCharType="end"/>
        </w:r>
        <w:bookmarkEnd w:id="1326"/>
        <w:r w:rsidRPr="00C242D3">
          <w:rPr>
            <w:rFonts w:ascii="Times New Roman" w:hAnsi="Times New Roman" w:cs="Times New Roman"/>
            <w:color w:val="auto"/>
            <w:rPrChange w:id="1335" w:author="Maria Paola Fonseca Paez" w:date="2019-11-30T16:57:00Z">
              <w:rPr>
                <w:i/>
                <w:iCs/>
              </w:rPr>
            </w:rPrChange>
          </w:rPr>
          <w:t xml:space="preserve">. Diagrama de bloques del </w:t>
        </w:r>
      </w:ins>
      <w:ins w:id="1336" w:author="Maria Paola Fonseca Paez" w:date="2019-11-30T17:54:00Z">
        <w:r w:rsidR="00334F14">
          <w:rPr>
            <w:rFonts w:ascii="Times New Roman" w:hAnsi="Times New Roman" w:cs="Times New Roman"/>
            <w:color w:val="auto"/>
          </w:rPr>
          <w:t>sistema</w:t>
        </w:r>
      </w:ins>
      <w:ins w:id="1337" w:author="Maria Paola Fonseca Paez" w:date="2019-11-30T16:57:00Z">
        <w:r w:rsidRPr="00C242D3">
          <w:rPr>
            <w:rFonts w:ascii="Times New Roman" w:hAnsi="Times New Roman" w:cs="Times New Roman"/>
            <w:color w:val="auto"/>
            <w:rPrChange w:id="1338" w:author="Maria Paola Fonseca Paez" w:date="2019-11-30T16:57:00Z">
              <w:rPr>
                <w:i/>
                <w:iCs/>
              </w:rPr>
            </w:rPrChange>
          </w:rPr>
          <w:t xml:space="preserve"> de minado de hardware</w:t>
        </w:r>
      </w:ins>
    </w:p>
    <w:p w14:paraId="26A1675B" w14:textId="4A88BE04" w:rsidR="00714E5C" w:rsidRPr="009C09D9" w:rsidDel="00C242D3" w:rsidRDefault="00AB58E9">
      <w:pPr>
        <w:jc w:val="center"/>
        <w:rPr>
          <w:del w:id="1339" w:author="Maria Paola Fonseca Paez" w:date="2019-11-30T16:57:00Z"/>
          <w:rFonts w:ascii="Times New Roman" w:eastAsia="Times New Roman" w:hAnsi="Times New Roman" w:cs="Times New Roman"/>
          <w:i/>
          <w:sz w:val="20"/>
          <w:szCs w:val="20"/>
        </w:rPr>
      </w:pPr>
      <w:del w:id="1340" w:author="Maria Paola Fonseca Paez" w:date="2019-11-30T16:57:00Z">
        <w:r w:rsidRPr="009C09D9" w:rsidDel="00C242D3">
          <w:rPr>
            <w:rFonts w:ascii="Times New Roman" w:eastAsia="Times New Roman" w:hAnsi="Times New Roman" w:cs="Times New Roman"/>
            <w:i/>
            <w:sz w:val="20"/>
            <w:szCs w:val="20"/>
          </w:rPr>
          <w:delText>Figura X. Diagrama de bloques del módulo de minado de hardware</w:delText>
        </w:r>
      </w:del>
    </w:p>
    <w:p w14:paraId="1906DD69" w14:textId="77777777" w:rsidR="00714E5C" w:rsidRPr="009C09D9" w:rsidRDefault="00714E5C">
      <w:pPr>
        <w:jc w:val="both"/>
        <w:rPr>
          <w:rFonts w:ascii="Times New Roman" w:eastAsia="Times New Roman" w:hAnsi="Times New Roman" w:cs="Times New Roman"/>
          <w:highlight w:val="yellow"/>
        </w:rPr>
      </w:pPr>
    </w:p>
    <w:p w14:paraId="3768C655" w14:textId="1C808A63"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En el </w:t>
      </w:r>
      <w:del w:id="1341" w:author="Maria Paola Fonseca Paez" w:date="2019-11-30T18:02:00Z">
        <w:r w:rsidRPr="009C09D9" w:rsidDel="00464182">
          <w:rPr>
            <w:rFonts w:ascii="Times New Roman" w:eastAsia="Times New Roman" w:hAnsi="Times New Roman" w:cs="Times New Roman"/>
          </w:rPr>
          <w:delText xml:space="preserve">módulo </w:delText>
        </w:r>
      </w:del>
      <w:ins w:id="1342" w:author="Maria Paola Fonseca Paez" w:date="2019-11-30T18:02:00Z">
        <w:r w:rsidR="00464182">
          <w:rPr>
            <w:rFonts w:ascii="Times New Roman" w:eastAsia="Times New Roman" w:hAnsi="Times New Roman" w:cs="Times New Roman"/>
          </w:rPr>
          <w:t>sistema</w:t>
        </w:r>
        <w:r w:rsidR="00464182"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de minado de </w:t>
      </w:r>
      <w:r w:rsidRPr="009C09D9">
        <w:rPr>
          <w:rFonts w:ascii="Times New Roman" w:eastAsia="Times New Roman" w:hAnsi="Times New Roman" w:cs="Times New Roman"/>
          <w:i/>
        </w:rPr>
        <w:t>hardware</w:t>
      </w:r>
      <w:r w:rsidRPr="009C09D9">
        <w:rPr>
          <w:rFonts w:ascii="Times New Roman" w:eastAsia="Times New Roman" w:hAnsi="Times New Roman" w:cs="Times New Roman"/>
        </w:rPr>
        <w:t xml:space="preserve"> ilustrado en la </w:t>
      </w:r>
      <w:ins w:id="1343" w:author="Maria Paola Fonseca Paez" w:date="2019-11-30T16:57:00Z">
        <w:r w:rsidR="00C242D3">
          <w:rPr>
            <w:rFonts w:ascii="Times New Roman" w:eastAsia="Times New Roman" w:hAnsi="Times New Roman" w:cs="Times New Roman"/>
          </w:rPr>
          <w:fldChar w:fldCharType="begin"/>
        </w:r>
        <w:r w:rsidR="00C242D3">
          <w:rPr>
            <w:rFonts w:ascii="Times New Roman" w:eastAsia="Times New Roman" w:hAnsi="Times New Roman" w:cs="Times New Roman"/>
          </w:rPr>
          <w:instrText xml:space="preserve"> REF _Ref26025476 \h </w:instrText>
        </w:r>
      </w:ins>
      <w:r w:rsidR="00C242D3">
        <w:rPr>
          <w:rFonts w:ascii="Times New Roman" w:eastAsia="Times New Roman" w:hAnsi="Times New Roman" w:cs="Times New Roman"/>
        </w:rPr>
      </w:r>
      <w:r w:rsidR="00C242D3">
        <w:rPr>
          <w:rFonts w:ascii="Times New Roman" w:eastAsia="Times New Roman" w:hAnsi="Times New Roman" w:cs="Times New Roman"/>
        </w:rPr>
        <w:fldChar w:fldCharType="separate"/>
      </w:r>
      <w:ins w:id="1344" w:author="Maria Paola Fonseca Paez" w:date="2019-11-30T16:57:00Z">
        <w:r w:rsidR="00C242D3" w:rsidRPr="00C242D3">
          <w:rPr>
            <w:rFonts w:ascii="Times New Roman" w:hAnsi="Times New Roman" w:cs="Times New Roman"/>
            <w:rPrChange w:id="1345" w:author="Maria Paola Fonseca Paez" w:date="2019-11-30T16:57:00Z">
              <w:rPr/>
            </w:rPrChange>
          </w:rPr>
          <w:t xml:space="preserve">Figura </w:t>
        </w:r>
        <w:r w:rsidR="00C242D3" w:rsidRPr="00C242D3">
          <w:rPr>
            <w:rFonts w:ascii="Times New Roman" w:hAnsi="Times New Roman" w:cs="Times New Roman"/>
            <w:noProof/>
            <w:rPrChange w:id="1346" w:author="Maria Paola Fonseca Paez" w:date="2019-11-30T16:57:00Z">
              <w:rPr>
                <w:noProof/>
              </w:rPr>
            </w:rPrChange>
          </w:rPr>
          <w:t>3</w:t>
        </w:r>
        <w:r w:rsidR="00C242D3">
          <w:rPr>
            <w:rFonts w:ascii="Times New Roman" w:eastAsia="Times New Roman" w:hAnsi="Times New Roman" w:cs="Times New Roman"/>
          </w:rPr>
          <w:fldChar w:fldCharType="end"/>
        </w:r>
      </w:ins>
      <w:del w:id="1347" w:author="Maria Paola Fonseca Paez" w:date="2019-11-30T16:57:00Z">
        <w:r w:rsidRPr="009C09D9" w:rsidDel="00C242D3">
          <w:rPr>
            <w:rFonts w:ascii="Times New Roman" w:eastAsia="Times New Roman" w:hAnsi="Times New Roman" w:cs="Times New Roman"/>
          </w:rPr>
          <w:delText>figura X</w:delText>
        </w:r>
      </w:del>
      <w:r w:rsidRPr="009C09D9">
        <w:rPr>
          <w:rFonts w:ascii="Times New Roman" w:eastAsia="Times New Roman" w:hAnsi="Times New Roman" w:cs="Times New Roman"/>
        </w:rPr>
        <w:t>, se reciben las entradas y transmiten sus salidas por medio del conversor</w:t>
      </w:r>
      <w:r w:rsidRPr="009C09D9">
        <w:rPr>
          <w:rFonts w:ascii="Times New Roman" w:eastAsia="Times New Roman" w:hAnsi="Times New Roman" w:cs="Times New Roman"/>
          <w:b/>
        </w:rPr>
        <w:t xml:space="preserve"> TTL a USB</w:t>
      </w:r>
      <w:r w:rsidRPr="009C09D9">
        <w:rPr>
          <w:rFonts w:ascii="Times New Roman" w:eastAsia="Times New Roman" w:hAnsi="Times New Roman" w:cs="Times New Roman"/>
        </w:rPr>
        <w:t xml:space="preserve">, recibiendo toda la información de entrada del pin de </w:t>
      </w:r>
      <w:proofErr w:type="spellStart"/>
      <w:r w:rsidRPr="009C09D9">
        <w:rPr>
          <w:rFonts w:ascii="Times New Roman" w:eastAsia="Times New Roman" w:hAnsi="Times New Roman" w:cs="Times New Roman"/>
        </w:rPr>
        <w:t>Rx</w:t>
      </w:r>
      <w:proofErr w:type="spellEnd"/>
      <w:r w:rsidRPr="009C09D9">
        <w:rPr>
          <w:rFonts w:ascii="Times New Roman" w:eastAsia="Times New Roman" w:hAnsi="Times New Roman" w:cs="Times New Roman"/>
        </w:rPr>
        <w:t xml:space="preserve">, llegando directamente </w:t>
      </w:r>
      <w:ins w:id="1348" w:author="Maria Paola Fonseca Paez" w:date="2019-11-30T17:19:00Z">
        <w:r w:rsidR="00154229">
          <w:rPr>
            <w:rFonts w:ascii="Times New Roman" w:eastAsia="Times New Roman" w:hAnsi="Times New Roman" w:cs="Times New Roman"/>
          </w:rPr>
          <w:t xml:space="preserve">sub sistema </w:t>
        </w:r>
      </w:ins>
      <w:del w:id="1349" w:author="Maria Paola Fonseca Paez" w:date="2019-11-30T17:19:00Z">
        <w:r w:rsidRPr="009C09D9" w:rsidDel="00154229">
          <w:rPr>
            <w:rFonts w:ascii="Times New Roman" w:eastAsia="Times New Roman" w:hAnsi="Times New Roman" w:cs="Times New Roman"/>
          </w:rPr>
          <w:delText xml:space="preserve">al bloque </w:delText>
        </w:r>
      </w:del>
      <w:r w:rsidRPr="009C09D9">
        <w:rPr>
          <w:rFonts w:ascii="Times New Roman" w:eastAsia="Times New Roman" w:hAnsi="Times New Roman" w:cs="Times New Roman"/>
        </w:rPr>
        <w:t xml:space="preserve">de </w:t>
      </w:r>
      <w:r w:rsidRPr="009C09D9">
        <w:rPr>
          <w:rFonts w:ascii="Times New Roman" w:eastAsia="Times New Roman" w:hAnsi="Times New Roman" w:cs="Times New Roman"/>
          <w:b/>
        </w:rPr>
        <w:t>comunicación</w:t>
      </w:r>
      <w:r w:rsidRPr="009C09D9">
        <w:rPr>
          <w:rFonts w:ascii="Times New Roman" w:eastAsia="Times New Roman" w:hAnsi="Times New Roman" w:cs="Times New Roman"/>
        </w:rPr>
        <w:t xml:space="preserve"> donde la entrada es almacenada en la memoria </w:t>
      </w:r>
      <w:r w:rsidRPr="009C09D9">
        <w:rPr>
          <w:rFonts w:ascii="Times New Roman" w:eastAsia="Times New Roman" w:hAnsi="Times New Roman" w:cs="Times New Roman"/>
          <w:i/>
        </w:rPr>
        <w:t>RAM</w:t>
      </w:r>
      <w:r w:rsidRPr="009C09D9">
        <w:rPr>
          <w:rFonts w:ascii="Times New Roman" w:eastAsia="Times New Roman" w:hAnsi="Times New Roman" w:cs="Times New Roman"/>
        </w:rPr>
        <w:t xml:space="preserve"> del sistema. Inmediatamente el sistema detecta que la totalidad de la información de entrada ha sido leída, inicia el procesamiento del </w:t>
      </w:r>
      <w:del w:id="1350" w:author="Maria Paola Fonseca Paez" w:date="2019-11-30T17:19:00Z">
        <w:r w:rsidRPr="009C09D9" w:rsidDel="00154229">
          <w:rPr>
            <w:rFonts w:ascii="Times New Roman" w:eastAsia="Times New Roman" w:hAnsi="Times New Roman" w:cs="Times New Roman"/>
          </w:rPr>
          <w:delText xml:space="preserve">bloque </w:delText>
        </w:r>
      </w:del>
      <w:ins w:id="1351" w:author="Maria Paola Fonseca Paez" w:date="2019-11-30T17:20:00Z">
        <w:r w:rsidR="00154229">
          <w:rPr>
            <w:rFonts w:ascii="Times New Roman" w:eastAsia="Times New Roman" w:hAnsi="Times New Roman" w:cs="Times New Roman"/>
          </w:rPr>
          <w:t>subsistema</w:t>
        </w:r>
      </w:ins>
      <w:ins w:id="1352" w:author="Maria Paola Fonseca Paez" w:date="2019-11-30T17:19:00Z">
        <w:r w:rsidR="00154229"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de </w:t>
      </w:r>
      <w:r w:rsidRPr="009C09D9">
        <w:rPr>
          <w:rFonts w:ascii="Times New Roman" w:eastAsia="Times New Roman" w:hAnsi="Times New Roman" w:cs="Times New Roman"/>
          <w:b/>
        </w:rPr>
        <w:t>tiempo</w:t>
      </w:r>
      <w:r w:rsidRPr="009C09D9">
        <w:rPr>
          <w:rFonts w:ascii="Times New Roman" w:eastAsia="Times New Roman" w:hAnsi="Times New Roman" w:cs="Times New Roman"/>
        </w:rPr>
        <w:t>, e inicia el proceso de minado.</w:t>
      </w:r>
    </w:p>
    <w:p w14:paraId="498D85C4" w14:textId="77777777" w:rsidR="00714E5C" w:rsidRPr="009C09D9" w:rsidRDefault="00714E5C">
      <w:pPr>
        <w:jc w:val="both"/>
        <w:rPr>
          <w:rFonts w:ascii="Times New Roman" w:eastAsia="Times New Roman" w:hAnsi="Times New Roman" w:cs="Times New Roman"/>
        </w:rPr>
      </w:pPr>
    </w:p>
    <w:p w14:paraId="555196B4" w14:textId="09A6EAF4"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Inicialmente una parte del mensaje (información del primer y último byte) es enviada al </w:t>
      </w:r>
      <w:del w:id="1353" w:author="Maria Paola Fonseca Paez" w:date="2019-11-30T17:19:00Z">
        <w:r w:rsidRPr="009C09D9" w:rsidDel="00154229">
          <w:rPr>
            <w:rFonts w:ascii="Times New Roman" w:eastAsia="Times New Roman" w:hAnsi="Times New Roman" w:cs="Times New Roman"/>
          </w:rPr>
          <w:delText xml:space="preserve">bloque </w:delText>
        </w:r>
      </w:del>
      <w:ins w:id="1354" w:author="Maria Paola Fonseca Paez" w:date="2019-11-30T17:20:00Z">
        <w:r w:rsidR="00154229">
          <w:rPr>
            <w:rFonts w:ascii="Times New Roman" w:eastAsia="Times New Roman" w:hAnsi="Times New Roman" w:cs="Times New Roman"/>
          </w:rPr>
          <w:t>subsistema</w:t>
        </w:r>
      </w:ins>
      <w:ins w:id="1355" w:author="Maria Paola Fonseca Paez" w:date="2019-11-30T17:19:00Z">
        <w:r w:rsidR="00154229" w:rsidRPr="009C09D9">
          <w:rPr>
            <w:rFonts w:ascii="Times New Roman" w:eastAsia="Times New Roman" w:hAnsi="Times New Roman" w:cs="Times New Roman"/>
          </w:rPr>
          <w:t xml:space="preserve"> </w:t>
        </w:r>
      </w:ins>
      <w:r w:rsidRPr="009C09D9">
        <w:rPr>
          <w:rFonts w:ascii="Times New Roman" w:eastAsia="Times New Roman" w:hAnsi="Times New Roman" w:cs="Times New Roman"/>
          <w:b/>
        </w:rPr>
        <w:t xml:space="preserve">generación </w:t>
      </w:r>
      <w:r w:rsidRPr="00154229">
        <w:rPr>
          <w:rFonts w:ascii="Times New Roman" w:eastAsia="Times New Roman" w:hAnsi="Times New Roman" w:cs="Times New Roman"/>
          <w:b/>
          <w:i/>
          <w:rPrChange w:id="1356" w:author="Maria Paola Fonseca Paez" w:date="2019-11-30T17:21:00Z">
            <w:rPr>
              <w:rFonts w:ascii="Times New Roman" w:eastAsia="Times New Roman" w:hAnsi="Times New Roman" w:cs="Times New Roman"/>
              <w:b/>
            </w:rPr>
          </w:rPrChange>
        </w:rPr>
        <w:t>nonce</w:t>
      </w:r>
      <w:r w:rsidRPr="009C09D9">
        <w:rPr>
          <w:rFonts w:ascii="Times New Roman" w:eastAsia="Times New Roman" w:hAnsi="Times New Roman" w:cs="Times New Roman"/>
          <w:i/>
        </w:rPr>
        <w:t>,</w:t>
      </w:r>
      <w:r w:rsidRPr="009C09D9">
        <w:rPr>
          <w:rFonts w:ascii="Times New Roman" w:eastAsia="Times New Roman" w:hAnsi="Times New Roman" w:cs="Times New Roman"/>
        </w:rPr>
        <w:t xml:space="preserve"> donde una vez generado un </w:t>
      </w:r>
      <w:r w:rsidRPr="009C09D9">
        <w:rPr>
          <w:rFonts w:ascii="Times New Roman" w:eastAsia="Times New Roman" w:hAnsi="Times New Roman" w:cs="Times New Roman"/>
          <w:i/>
        </w:rPr>
        <w:t>nonce</w:t>
      </w:r>
      <w:r w:rsidRPr="009C09D9">
        <w:rPr>
          <w:rFonts w:ascii="Times New Roman" w:eastAsia="Times New Roman" w:hAnsi="Times New Roman" w:cs="Times New Roman"/>
        </w:rPr>
        <w:t xml:space="preserve">, es adjuntado al inicio del mensaje y enviado al </w:t>
      </w:r>
      <w:del w:id="1357" w:author="Maria Paola Fonseca Paez" w:date="2019-11-30T17:19:00Z">
        <w:r w:rsidRPr="009C09D9" w:rsidDel="00154229">
          <w:rPr>
            <w:rFonts w:ascii="Times New Roman" w:eastAsia="Times New Roman" w:hAnsi="Times New Roman" w:cs="Times New Roman"/>
          </w:rPr>
          <w:delText xml:space="preserve">bloque </w:delText>
        </w:r>
      </w:del>
      <w:ins w:id="1358" w:author="Maria Paola Fonseca Paez" w:date="2019-11-30T17:20:00Z">
        <w:r w:rsidR="00154229">
          <w:rPr>
            <w:rFonts w:ascii="Times New Roman" w:eastAsia="Times New Roman" w:hAnsi="Times New Roman" w:cs="Times New Roman"/>
          </w:rPr>
          <w:t>subsistema</w:t>
        </w:r>
      </w:ins>
      <w:ins w:id="1359" w:author="Maria Paola Fonseca Paez" w:date="2019-11-30T17:19:00Z">
        <w:r w:rsidR="00154229" w:rsidRPr="009C09D9">
          <w:rPr>
            <w:rFonts w:ascii="Times New Roman" w:eastAsia="Times New Roman" w:hAnsi="Times New Roman" w:cs="Times New Roman"/>
          </w:rPr>
          <w:t xml:space="preserve"> </w:t>
        </w:r>
      </w:ins>
      <w:r w:rsidRPr="009C09D9">
        <w:rPr>
          <w:rFonts w:ascii="Times New Roman" w:eastAsia="Times New Roman" w:hAnsi="Times New Roman" w:cs="Times New Roman"/>
          <w:b/>
        </w:rPr>
        <w:t xml:space="preserve">función </w:t>
      </w:r>
      <w:r w:rsidRPr="009C09D9">
        <w:rPr>
          <w:rFonts w:ascii="Times New Roman" w:eastAsia="Times New Roman" w:hAnsi="Times New Roman" w:cs="Times New Roman"/>
          <w:b/>
          <w:i/>
        </w:rPr>
        <w:t>hash</w:t>
      </w:r>
      <w:r w:rsidRPr="009C09D9">
        <w:rPr>
          <w:rFonts w:ascii="Times New Roman" w:eastAsia="Times New Roman" w:hAnsi="Times New Roman" w:cs="Times New Roman"/>
          <w:b/>
        </w:rPr>
        <w:t xml:space="preserve"> </w:t>
      </w:r>
      <w:del w:id="1360" w:author="Maria Paola Fonseca Paez" w:date="2019-11-30T17:21:00Z">
        <w:r w:rsidRPr="009C09D9" w:rsidDel="00154229">
          <w:rPr>
            <w:rFonts w:ascii="Times New Roman" w:eastAsia="Times New Roman" w:hAnsi="Times New Roman" w:cs="Times New Roman"/>
            <w:b/>
            <w:i/>
          </w:rPr>
          <w:delText>SHA256</w:delText>
        </w:r>
      </w:del>
      <w:ins w:id="1361" w:author="Maria Paola Fonseca Paez" w:date="2019-11-30T17:21:00Z">
        <w:r w:rsidR="00154229">
          <w:rPr>
            <w:rFonts w:ascii="Times New Roman" w:eastAsia="Times New Roman" w:hAnsi="Times New Roman" w:cs="Times New Roman"/>
            <w:b/>
            <w:i/>
          </w:rPr>
          <w:t>sha</w:t>
        </w:r>
        <w:r w:rsidR="00154229" w:rsidRPr="009C09D9">
          <w:rPr>
            <w:rFonts w:ascii="Times New Roman" w:eastAsia="Times New Roman" w:hAnsi="Times New Roman" w:cs="Times New Roman"/>
            <w:b/>
            <w:i/>
          </w:rPr>
          <w:t>256</w:t>
        </w:r>
      </w:ins>
      <w:r w:rsidRPr="009C09D9">
        <w:rPr>
          <w:rFonts w:ascii="Times New Roman" w:eastAsia="Times New Roman" w:hAnsi="Times New Roman" w:cs="Times New Roman"/>
        </w:rPr>
        <w:t xml:space="preserve">. Una vez el resultado es obtenido, se lleva al </w:t>
      </w:r>
      <w:del w:id="1362" w:author="Maria Paola Fonseca Paez" w:date="2019-11-30T17:19:00Z">
        <w:r w:rsidRPr="009C09D9" w:rsidDel="00154229">
          <w:rPr>
            <w:rFonts w:ascii="Times New Roman" w:eastAsia="Times New Roman" w:hAnsi="Times New Roman" w:cs="Times New Roman"/>
          </w:rPr>
          <w:delText xml:space="preserve">bloque </w:delText>
        </w:r>
      </w:del>
      <w:ins w:id="1363" w:author="Maria Paola Fonseca Paez" w:date="2019-11-30T17:20:00Z">
        <w:r w:rsidR="00154229">
          <w:rPr>
            <w:rFonts w:ascii="Times New Roman" w:eastAsia="Times New Roman" w:hAnsi="Times New Roman" w:cs="Times New Roman"/>
          </w:rPr>
          <w:t>subsistema</w:t>
        </w:r>
      </w:ins>
      <w:ins w:id="1364" w:author="Maria Paola Fonseca Paez" w:date="2019-11-30T17:19:00Z">
        <w:r w:rsidR="00154229" w:rsidRPr="009C09D9">
          <w:rPr>
            <w:rFonts w:ascii="Times New Roman" w:eastAsia="Times New Roman" w:hAnsi="Times New Roman" w:cs="Times New Roman"/>
          </w:rPr>
          <w:t xml:space="preserve"> </w:t>
        </w:r>
      </w:ins>
      <w:r w:rsidRPr="009C09D9">
        <w:rPr>
          <w:rFonts w:ascii="Times New Roman" w:eastAsia="Times New Roman" w:hAnsi="Times New Roman" w:cs="Times New Roman"/>
          <w:b/>
        </w:rPr>
        <w:t>comparador de ceros</w:t>
      </w:r>
      <w:r w:rsidRPr="009C09D9">
        <w:rPr>
          <w:rFonts w:ascii="Times New Roman" w:eastAsia="Times New Roman" w:hAnsi="Times New Roman" w:cs="Times New Roman"/>
        </w:rPr>
        <w:t xml:space="preserve"> donde se compara si las posiciones más significativas satisfacen el requerimiento de número de ceros. En caso de ser así el sistema detiene el conteo de la unidad de tiempo y toma el </w:t>
      </w:r>
      <w:r w:rsidRPr="009C09D9">
        <w:rPr>
          <w:rFonts w:ascii="Times New Roman" w:eastAsia="Times New Roman" w:hAnsi="Times New Roman" w:cs="Times New Roman"/>
          <w:i/>
        </w:rPr>
        <w:t>nonce</w:t>
      </w:r>
      <w:r w:rsidRPr="009C09D9">
        <w:rPr>
          <w:rFonts w:ascii="Times New Roman" w:eastAsia="Times New Roman" w:hAnsi="Times New Roman" w:cs="Times New Roman"/>
        </w:rPr>
        <w:t xml:space="preserve">, el resultado de la función </w:t>
      </w:r>
      <w:r w:rsidRPr="009C09D9">
        <w:rPr>
          <w:rFonts w:ascii="Times New Roman" w:eastAsia="Times New Roman" w:hAnsi="Times New Roman" w:cs="Times New Roman"/>
          <w:i/>
        </w:rPr>
        <w:t>hash</w:t>
      </w:r>
      <w:r w:rsidRPr="009C09D9">
        <w:rPr>
          <w:rFonts w:ascii="Times New Roman" w:eastAsia="Times New Roman" w:hAnsi="Times New Roman" w:cs="Times New Roman"/>
        </w:rPr>
        <w:t xml:space="preserve"> y el tiempo. Estas variables se transmiten al computador desde el </w:t>
      </w:r>
      <w:del w:id="1365" w:author="Maria Paola Fonseca Paez" w:date="2019-11-30T17:20:00Z">
        <w:r w:rsidRPr="009C09D9" w:rsidDel="00154229">
          <w:rPr>
            <w:rFonts w:ascii="Times New Roman" w:eastAsia="Times New Roman" w:hAnsi="Times New Roman" w:cs="Times New Roman"/>
          </w:rPr>
          <w:delText xml:space="preserve">bloque </w:delText>
        </w:r>
      </w:del>
      <w:ins w:id="1366" w:author="Maria Paola Fonseca Paez" w:date="2019-11-30T17:20:00Z">
        <w:r w:rsidR="00154229">
          <w:rPr>
            <w:rFonts w:ascii="Times New Roman" w:eastAsia="Times New Roman" w:hAnsi="Times New Roman" w:cs="Times New Roman"/>
          </w:rPr>
          <w:t>subsistema</w:t>
        </w:r>
        <w:r w:rsidR="00154229"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de </w:t>
      </w:r>
      <w:r w:rsidRPr="009C09D9">
        <w:rPr>
          <w:rFonts w:ascii="Times New Roman" w:eastAsia="Times New Roman" w:hAnsi="Times New Roman" w:cs="Times New Roman"/>
          <w:b/>
        </w:rPr>
        <w:t>comunicación serial</w:t>
      </w:r>
      <w:r w:rsidRPr="009C09D9">
        <w:rPr>
          <w:rFonts w:ascii="Times New Roman" w:eastAsia="Times New Roman" w:hAnsi="Times New Roman" w:cs="Times New Roman"/>
        </w:rPr>
        <w:t xml:space="preserve">, por medio del conversor </w:t>
      </w:r>
      <w:r w:rsidRPr="009C09D9">
        <w:rPr>
          <w:rFonts w:ascii="Times New Roman" w:eastAsia="Times New Roman" w:hAnsi="Times New Roman" w:cs="Times New Roman"/>
          <w:b/>
        </w:rPr>
        <w:t>TTL a USB</w:t>
      </w:r>
      <w:r w:rsidRPr="009C09D9">
        <w:rPr>
          <w:rFonts w:ascii="Times New Roman" w:eastAsia="Times New Roman" w:hAnsi="Times New Roman" w:cs="Times New Roman"/>
        </w:rPr>
        <w:t xml:space="preserve">. </w:t>
      </w:r>
    </w:p>
    <w:p w14:paraId="360F63D0" w14:textId="77777777" w:rsidR="00714E5C" w:rsidRPr="009C09D9" w:rsidRDefault="00714E5C">
      <w:pPr>
        <w:jc w:val="both"/>
        <w:rPr>
          <w:rFonts w:ascii="Times New Roman" w:eastAsia="Times New Roman" w:hAnsi="Times New Roman" w:cs="Times New Roman"/>
        </w:rPr>
      </w:pPr>
    </w:p>
    <w:p w14:paraId="0774F609" w14:textId="77777777"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En caso de que no satisfacer la condición del número de ceros, el sistema genera un nuevo </w:t>
      </w:r>
      <w:r w:rsidRPr="009C09D9">
        <w:rPr>
          <w:rFonts w:ascii="Times New Roman" w:eastAsia="Times New Roman" w:hAnsi="Times New Roman" w:cs="Times New Roman"/>
          <w:i/>
        </w:rPr>
        <w:t>nonce</w:t>
      </w:r>
      <w:r w:rsidRPr="009C09D9">
        <w:rPr>
          <w:rFonts w:ascii="Times New Roman" w:eastAsia="Times New Roman" w:hAnsi="Times New Roman" w:cs="Times New Roman"/>
        </w:rPr>
        <w:t xml:space="preserve"> y se procesa de la misma forma anteriormente explicada, </w:t>
      </w:r>
      <w:r w:rsidRPr="009C09D9">
        <w:rPr>
          <w:rFonts w:ascii="Times New Roman" w:eastAsia="Times New Roman" w:hAnsi="Times New Roman" w:cs="Times New Roman"/>
          <w:u w:val="single"/>
        </w:rPr>
        <w:t>iterando</w:t>
      </w:r>
      <w:r w:rsidRPr="009C09D9">
        <w:rPr>
          <w:rFonts w:ascii="Times New Roman" w:eastAsia="Times New Roman" w:hAnsi="Times New Roman" w:cs="Times New Roman"/>
        </w:rPr>
        <w:t xml:space="preserve"> hasta encontrar una coincidencia. En el caso de no hallar una coincidencia o que la información de entrada no constituya el mínimo de 1 bloque, la prueba es procesada como fallida y el sistema envía al computador una cadena de ‘f’ para indicar el estado de la prueba.</w:t>
      </w:r>
    </w:p>
    <w:p w14:paraId="2D0F7816" w14:textId="77777777" w:rsidR="00714E5C" w:rsidRPr="009C09D9" w:rsidRDefault="00714E5C">
      <w:pPr>
        <w:jc w:val="both"/>
        <w:rPr>
          <w:rFonts w:ascii="Times New Roman" w:eastAsia="Times New Roman" w:hAnsi="Times New Roman" w:cs="Times New Roman"/>
        </w:rPr>
      </w:pPr>
    </w:p>
    <w:p w14:paraId="457E9C0A" w14:textId="045734EB" w:rsidR="00714E5C" w:rsidRPr="009C09D9" w:rsidRDefault="00AB58E9">
      <w:pPr>
        <w:jc w:val="both"/>
        <w:rPr>
          <w:rFonts w:ascii="Times New Roman" w:eastAsia="Times New Roman" w:hAnsi="Times New Roman" w:cs="Times New Roman"/>
          <w:b/>
        </w:rPr>
      </w:pPr>
      <w:r w:rsidRPr="009C09D9">
        <w:rPr>
          <w:rFonts w:ascii="Times New Roman" w:eastAsia="Times New Roman" w:hAnsi="Times New Roman" w:cs="Times New Roman"/>
        </w:rPr>
        <w:t xml:space="preserve">Todas las interacciones entre </w:t>
      </w:r>
      <w:del w:id="1367" w:author="Maria Paola Fonseca Paez" w:date="2019-11-30T17:22:00Z">
        <w:r w:rsidRPr="009C09D9" w:rsidDel="00154229">
          <w:rPr>
            <w:rFonts w:ascii="Times New Roman" w:eastAsia="Times New Roman" w:hAnsi="Times New Roman" w:cs="Times New Roman"/>
          </w:rPr>
          <w:delText xml:space="preserve">bloques </w:delText>
        </w:r>
      </w:del>
      <w:ins w:id="1368" w:author="Maria Paola Fonseca Paez" w:date="2019-11-30T17:22:00Z">
        <w:r w:rsidR="00154229">
          <w:rPr>
            <w:rFonts w:ascii="Times New Roman" w:eastAsia="Times New Roman" w:hAnsi="Times New Roman" w:cs="Times New Roman"/>
          </w:rPr>
          <w:t>subsistemas</w:t>
        </w:r>
        <w:r w:rsidR="00154229"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y el manejo de la sincronización entre los mismos es orquestada por el </w:t>
      </w:r>
      <w:r w:rsidRPr="009C09D9">
        <w:rPr>
          <w:rFonts w:ascii="Times New Roman" w:eastAsia="Times New Roman" w:hAnsi="Times New Roman" w:cs="Times New Roman"/>
          <w:b/>
        </w:rPr>
        <w:t>control Global.</w:t>
      </w:r>
    </w:p>
    <w:p w14:paraId="25350061" w14:textId="6704AA2D"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Los esquemáticos para cada vista jerárquica de este sistema se pueden encontrar en los anexos, ingresando en el siguiente enlace: </w:t>
      </w:r>
      <w:r w:rsidR="009C09D9" w:rsidRPr="009C09D9">
        <w:rPr>
          <w:rFonts w:ascii="Times New Roman" w:hAnsi="Times New Roman" w:cs="Times New Roman"/>
        </w:rPr>
        <w:fldChar w:fldCharType="begin"/>
      </w:r>
      <w:r w:rsidR="009C09D9" w:rsidRPr="009C09D9">
        <w:rPr>
          <w:rFonts w:ascii="Times New Roman" w:hAnsi="Times New Roman" w:cs="Times New Roman"/>
        </w:rPr>
        <w:instrText xml:space="preserve"> HYPERLINK "https://livejaverianaedu-my.sharepoint.com/:b:/g/personal/fonseca_maria_javeriana_edu_co/ESbsF3GaCl5IgW6Pc4KvEjUBVKMsyxnZIsm4fHxFV_hmEg?e=QUQrRG" \h </w:instrText>
      </w:r>
      <w:r w:rsidR="009C09D9" w:rsidRPr="009C09D9">
        <w:rPr>
          <w:rFonts w:ascii="Times New Roman" w:hAnsi="Times New Roman" w:cs="Times New Roman"/>
        </w:rPr>
        <w:fldChar w:fldCharType="separate"/>
      </w:r>
      <w:r w:rsidRPr="009C09D9">
        <w:rPr>
          <w:rFonts w:ascii="Times New Roman" w:eastAsia="Times New Roman" w:hAnsi="Times New Roman" w:cs="Times New Roman"/>
          <w:color w:val="1155CC"/>
          <w:u w:val="single"/>
        </w:rPr>
        <w:t xml:space="preserve">RTL jerárquico del </w:t>
      </w:r>
      <w:del w:id="1369" w:author="Maria Paola Fonseca Paez" w:date="2019-11-30T17:57:00Z">
        <w:r w:rsidRPr="009C09D9" w:rsidDel="00464182">
          <w:rPr>
            <w:rFonts w:ascii="Times New Roman" w:eastAsia="Times New Roman" w:hAnsi="Times New Roman" w:cs="Times New Roman"/>
            <w:color w:val="1155CC"/>
            <w:u w:val="single"/>
          </w:rPr>
          <w:delText>ASIC miner</w:delText>
        </w:r>
      </w:del>
      <w:ins w:id="1370" w:author="Maria Paola Fonseca Paez" w:date="2019-11-30T17:57:00Z">
        <w:r w:rsidR="00464182">
          <w:rPr>
            <w:rFonts w:ascii="Times New Roman" w:eastAsia="Times New Roman" w:hAnsi="Times New Roman" w:cs="Times New Roman"/>
            <w:color w:val="1155CC"/>
            <w:u w:val="single"/>
          </w:rPr>
          <w:t>sistema</w:t>
        </w:r>
      </w:ins>
      <w:r w:rsidR="009C09D9" w:rsidRPr="009C09D9">
        <w:rPr>
          <w:rFonts w:ascii="Times New Roman" w:eastAsia="Times New Roman" w:hAnsi="Times New Roman" w:cs="Times New Roman"/>
          <w:color w:val="1155CC"/>
          <w:u w:val="single"/>
        </w:rPr>
        <w:fldChar w:fldCharType="end"/>
      </w:r>
      <w:r w:rsidRPr="009C09D9">
        <w:rPr>
          <w:rFonts w:ascii="Times New Roman" w:eastAsia="Times New Roman" w:hAnsi="Times New Roman" w:cs="Times New Roman"/>
        </w:rPr>
        <w:t>.</w:t>
      </w:r>
    </w:p>
    <w:p w14:paraId="7D5C4D6B" w14:textId="66B88B6E" w:rsidR="00714E5C" w:rsidRPr="00FD5AB6" w:rsidRDefault="00AB58E9">
      <w:pPr>
        <w:pStyle w:val="Ttulo3"/>
        <w:jc w:val="both"/>
        <w:rPr>
          <w:rFonts w:ascii="Times New Roman" w:eastAsia="Times New Roman" w:hAnsi="Times New Roman" w:cs="Times New Roman"/>
          <w:b/>
          <w:color w:val="000000"/>
        </w:rPr>
      </w:pPr>
      <w:r w:rsidRPr="00FD5AB6">
        <w:rPr>
          <w:rFonts w:ascii="Times New Roman" w:eastAsia="Times New Roman" w:hAnsi="Times New Roman" w:cs="Times New Roman"/>
          <w:b/>
          <w:color w:val="000000"/>
        </w:rPr>
        <w:fldChar w:fldCharType="begin"/>
      </w:r>
      <w:ins w:id="1371" w:author="Maria Paola Fonseca Paez" w:date="2019-11-30T17:09:00Z">
        <w:r w:rsidR="00AC7B2A">
          <w:rPr>
            <w:rFonts w:ascii="Times New Roman" w:eastAsia="Times New Roman" w:hAnsi="Times New Roman" w:cs="Times New Roman"/>
            <w:b/>
            <w:color w:val="000000"/>
          </w:rPr>
          <w:instrText xml:space="preserve">HYPERLINK  \l "_Módulo_de_minado" \h </w:instrText>
        </w:r>
      </w:ins>
      <w:del w:id="1372" w:author="Maria Paola Fonseca Paez" w:date="2019-11-30T17:07:00Z">
        <w:r w:rsidRPr="00FD5AB6" w:rsidDel="00AC7B2A">
          <w:rPr>
            <w:rFonts w:ascii="Times New Roman" w:eastAsia="Times New Roman" w:hAnsi="Times New Roman" w:cs="Times New Roman"/>
            <w:b/>
            <w:color w:val="000000"/>
          </w:rPr>
          <w:delInstrText xml:space="preserve"> HYPERLINK \l "_37qjefsixob" \h </w:delInstrText>
        </w:r>
      </w:del>
      <w:r w:rsidRPr="00FD5AB6">
        <w:rPr>
          <w:rFonts w:ascii="Times New Roman" w:eastAsia="Times New Roman" w:hAnsi="Times New Roman" w:cs="Times New Roman"/>
          <w:b/>
          <w:color w:val="000000"/>
        </w:rPr>
        <w:fldChar w:fldCharType="separate"/>
      </w:r>
      <w:bookmarkStart w:id="1373" w:name="_Toc26029277"/>
      <w:r w:rsidRPr="00FD5AB6">
        <w:rPr>
          <w:rFonts w:ascii="Times New Roman" w:eastAsia="Times New Roman" w:hAnsi="Times New Roman" w:cs="Times New Roman"/>
          <w:b/>
          <w:color w:val="000000"/>
        </w:rPr>
        <w:t xml:space="preserve">Diseño e implementación del </w:t>
      </w:r>
      <w:del w:id="1374" w:author="Maria Paola Fonseca Paez" w:date="2019-11-30T17:55:00Z">
        <w:r w:rsidRPr="00FD5AB6" w:rsidDel="00334F14">
          <w:rPr>
            <w:rFonts w:ascii="Times New Roman" w:eastAsia="Times New Roman" w:hAnsi="Times New Roman" w:cs="Times New Roman"/>
            <w:b/>
            <w:color w:val="000000"/>
          </w:rPr>
          <w:delText xml:space="preserve">bloque </w:delText>
        </w:r>
      </w:del>
      <w:ins w:id="1375" w:author="Maria Paola Fonseca Paez" w:date="2019-11-30T17:55:00Z">
        <w:r w:rsidR="00334F14">
          <w:rPr>
            <w:rFonts w:ascii="Times New Roman" w:eastAsia="Times New Roman" w:hAnsi="Times New Roman" w:cs="Times New Roman"/>
            <w:b/>
            <w:color w:val="000000"/>
          </w:rPr>
          <w:t>subsistema</w:t>
        </w:r>
        <w:r w:rsidR="00334F14" w:rsidRPr="00FD5AB6">
          <w:rPr>
            <w:rFonts w:ascii="Times New Roman" w:eastAsia="Times New Roman" w:hAnsi="Times New Roman" w:cs="Times New Roman"/>
            <w:b/>
            <w:color w:val="000000"/>
          </w:rPr>
          <w:t xml:space="preserve"> </w:t>
        </w:r>
      </w:ins>
      <w:r w:rsidRPr="00FD5AB6">
        <w:rPr>
          <w:rFonts w:ascii="Times New Roman" w:eastAsia="Times New Roman" w:hAnsi="Times New Roman" w:cs="Times New Roman"/>
          <w:b/>
          <w:color w:val="000000"/>
        </w:rPr>
        <w:t xml:space="preserve">‘función </w:t>
      </w:r>
      <w:r w:rsidRPr="00FD5AB6">
        <w:rPr>
          <w:rFonts w:ascii="Times New Roman" w:eastAsia="Times New Roman" w:hAnsi="Times New Roman" w:cs="Times New Roman"/>
          <w:b/>
          <w:color w:val="000000"/>
        </w:rPr>
        <w:fldChar w:fldCharType="end"/>
      </w:r>
      <w:r w:rsidR="009C09D9" w:rsidRPr="00FD5AB6">
        <w:rPr>
          <w:rFonts w:ascii="Times New Roman" w:hAnsi="Times New Roman" w:cs="Times New Roman"/>
        </w:rPr>
        <w:fldChar w:fldCharType="begin"/>
      </w:r>
      <w:r w:rsidR="009C09D9" w:rsidRPr="00FD5AB6">
        <w:rPr>
          <w:rFonts w:ascii="Times New Roman" w:hAnsi="Times New Roman" w:cs="Times New Roman"/>
        </w:rPr>
        <w:instrText xml:space="preserve"> HYPERLINK \l "_37qjefsixob" \h </w:instrText>
      </w:r>
      <w:r w:rsidR="009C09D9" w:rsidRPr="00FD5AB6">
        <w:rPr>
          <w:rFonts w:ascii="Times New Roman" w:hAnsi="Times New Roman" w:cs="Times New Roman"/>
        </w:rPr>
        <w:fldChar w:fldCharType="separate"/>
      </w:r>
      <w:r w:rsidRPr="00FD5AB6">
        <w:rPr>
          <w:rFonts w:ascii="Times New Roman" w:eastAsia="Times New Roman" w:hAnsi="Times New Roman" w:cs="Times New Roman"/>
          <w:b/>
          <w:i/>
          <w:color w:val="000000"/>
        </w:rPr>
        <w:t>hash sha256’</w:t>
      </w:r>
      <w:bookmarkEnd w:id="1373"/>
      <w:r w:rsidR="009C09D9" w:rsidRPr="00FD5AB6">
        <w:rPr>
          <w:rFonts w:ascii="Times New Roman" w:eastAsia="Times New Roman" w:hAnsi="Times New Roman" w:cs="Times New Roman"/>
          <w:b/>
          <w:i/>
          <w:color w:val="000000"/>
        </w:rPr>
        <w:fldChar w:fldCharType="end"/>
      </w:r>
      <w:r w:rsidR="009C09D9" w:rsidRPr="00FD5AB6">
        <w:rPr>
          <w:rFonts w:ascii="Times New Roman" w:hAnsi="Times New Roman" w:cs="Times New Roman"/>
        </w:rPr>
        <w:fldChar w:fldCharType="begin"/>
      </w:r>
      <w:r w:rsidR="009C09D9" w:rsidRPr="00FD5AB6">
        <w:rPr>
          <w:rFonts w:ascii="Times New Roman" w:hAnsi="Times New Roman" w:cs="Times New Roman"/>
        </w:rPr>
        <w:instrText xml:space="preserve"> HYPERLINK \l "_37qjefsixob" \h </w:instrText>
      </w:r>
      <w:r w:rsidR="009C09D9" w:rsidRPr="00FD5AB6">
        <w:rPr>
          <w:rFonts w:ascii="Times New Roman" w:hAnsi="Times New Roman" w:cs="Times New Roman"/>
        </w:rPr>
        <w:fldChar w:fldCharType="separate"/>
      </w:r>
      <w:r w:rsidRPr="00FD5AB6">
        <w:rPr>
          <w:rFonts w:ascii="Times New Roman" w:eastAsia="Times New Roman" w:hAnsi="Times New Roman" w:cs="Times New Roman"/>
          <w:b/>
          <w:color w:val="000000"/>
        </w:rPr>
        <w:t xml:space="preserve"> </w:t>
      </w:r>
      <w:r w:rsidR="009C09D9" w:rsidRPr="00FD5AB6">
        <w:rPr>
          <w:rFonts w:ascii="Times New Roman" w:eastAsia="Times New Roman" w:hAnsi="Times New Roman" w:cs="Times New Roman"/>
          <w:b/>
          <w:color w:val="000000"/>
        </w:rPr>
        <w:fldChar w:fldCharType="end"/>
      </w:r>
    </w:p>
    <w:p w14:paraId="59130D50" w14:textId="77777777" w:rsidR="00714E5C" w:rsidRPr="009C09D9" w:rsidRDefault="00714E5C">
      <w:pPr>
        <w:jc w:val="both"/>
        <w:rPr>
          <w:rFonts w:ascii="Times New Roman" w:eastAsia="Times New Roman" w:hAnsi="Times New Roman" w:cs="Times New Roman"/>
          <w:b/>
        </w:rPr>
      </w:pPr>
    </w:p>
    <w:p w14:paraId="4AF29140" w14:textId="48A72A69"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A </w:t>
      </w:r>
      <w:del w:id="1376" w:author="Maria Paola Fonseca Paez" w:date="2019-11-30T15:51:00Z">
        <w:r w:rsidRPr="009C09D9" w:rsidDel="00EE74E6">
          <w:rPr>
            <w:rFonts w:ascii="Times New Roman" w:eastAsia="Times New Roman" w:hAnsi="Times New Roman" w:cs="Times New Roman"/>
          </w:rPr>
          <w:delText>continuación</w:delText>
        </w:r>
      </w:del>
      <w:ins w:id="1377" w:author="Maria Paola Fonseca Paez" w:date="2019-11-30T15:51:00Z">
        <w:r w:rsidR="00EE74E6" w:rsidRPr="009C09D9">
          <w:rPr>
            <w:rFonts w:ascii="Times New Roman" w:eastAsia="Times New Roman" w:hAnsi="Times New Roman" w:cs="Times New Roman"/>
          </w:rPr>
          <w:t>continuación,</w:t>
        </w:r>
      </w:ins>
      <w:r w:rsidRPr="009C09D9">
        <w:rPr>
          <w:rFonts w:ascii="Times New Roman" w:eastAsia="Times New Roman" w:hAnsi="Times New Roman" w:cs="Times New Roman"/>
        </w:rPr>
        <w:t xml:space="preserve"> se presenta el diagrama de bloques del </w:t>
      </w:r>
      <w:del w:id="1378" w:author="Maria Paola Fonseca Paez" w:date="2019-11-30T18:03:00Z">
        <w:r w:rsidRPr="009C09D9" w:rsidDel="00464182">
          <w:rPr>
            <w:rFonts w:ascii="Times New Roman" w:eastAsia="Times New Roman" w:hAnsi="Times New Roman" w:cs="Times New Roman"/>
          </w:rPr>
          <w:delText xml:space="preserve">bloque </w:delText>
        </w:r>
      </w:del>
      <w:ins w:id="1379" w:author="Maria Paola Fonseca Paez" w:date="2019-11-30T18:03:00Z">
        <w:r w:rsidR="00464182">
          <w:rPr>
            <w:rFonts w:ascii="Times New Roman" w:eastAsia="Times New Roman" w:hAnsi="Times New Roman" w:cs="Times New Roman"/>
          </w:rPr>
          <w:t>subsistema</w:t>
        </w:r>
        <w:r w:rsidR="00464182"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función </w:t>
      </w:r>
      <w:r w:rsidRPr="009C09D9">
        <w:rPr>
          <w:rFonts w:ascii="Times New Roman" w:eastAsia="Times New Roman" w:hAnsi="Times New Roman" w:cs="Times New Roman"/>
          <w:i/>
        </w:rPr>
        <w:t>hash sha256</w:t>
      </w:r>
      <w:r w:rsidRPr="009C09D9">
        <w:rPr>
          <w:rFonts w:ascii="Times New Roman" w:eastAsia="Times New Roman" w:hAnsi="Times New Roman" w:cs="Times New Roman"/>
        </w:rPr>
        <w:t xml:space="preserve">, el cual toma una entrada y la ingresa al módulo de cifrado donde se le aplica la función </w:t>
      </w:r>
      <w:r w:rsidRPr="009C09D9">
        <w:rPr>
          <w:rFonts w:ascii="Times New Roman" w:eastAsia="Times New Roman" w:hAnsi="Times New Roman" w:cs="Times New Roman"/>
          <w:i/>
        </w:rPr>
        <w:t>hash sha</w:t>
      </w:r>
      <w:del w:id="1380" w:author="Maria Paola Fonseca Paez" w:date="2019-11-30T15:51:00Z">
        <w:r w:rsidRPr="009C09D9" w:rsidDel="00EE74E6">
          <w:rPr>
            <w:rFonts w:ascii="Times New Roman" w:eastAsia="Times New Roman" w:hAnsi="Times New Roman" w:cs="Times New Roman"/>
            <w:i/>
          </w:rPr>
          <w:delText xml:space="preserve"> </w:delText>
        </w:r>
      </w:del>
      <w:r w:rsidRPr="009C09D9">
        <w:rPr>
          <w:rFonts w:ascii="Times New Roman" w:eastAsia="Times New Roman" w:hAnsi="Times New Roman" w:cs="Times New Roman"/>
          <w:i/>
        </w:rPr>
        <w:t>256</w:t>
      </w:r>
      <w:r w:rsidRPr="009C09D9">
        <w:rPr>
          <w:rFonts w:ascii="Times New Roman" w:eastAsia="Times New Roman" w:hAnsi="Times New Roman" w:cs="Times New Roman"/>
        </w:rPr>
        <w:t>, y posteriormente almacena los resultados en un registro de salida.</w:t>
      </w:r>
    </w:p>
    <w:p w14:paraId="56BB2043" w14:textId="77777777" w:rsidR="00714E5C" w:rsidRPr="009C09D9" w:rsidRDefault="00714E5C">
      <w:pPr>
        <w:jc w:val="both"/>
        <w:rPr>
          <w:rFonts w:ascii="Times New Roman" w:eastAsia="Times New Roman" w:hAnsi="Times New Roman" w:cs="Times New Roman"/>
        </w:rPr>
      </w:pPr>
    </w:p>
    <w:p w14:paraId="0141962C" w14:textId="77777777" w:rsidR="00464182" w:rsidRDefault="00AB58E9">
      <w:pPr>
        <w:keepNext/>
        <w:jc w:val="center"/>
        <w:rPr>
          <w:ins w:id="1381" w:author="Maria Paola Fonseca Paez" w:date="2019-11-30T18:03:00Z"/>
        </w:rPr>
        <w:pPrChange w:id="1382" w:author="Maria Paola Fonseca Paez" w:date="2019-11-30T18:03:00Z">
          <w:pPr>
            <w:jc w:val="center"/>
          </w:pPr>
        </w:pPrChange>
      </w:pPr>
      <w:r w:rsidRPr="009C09D9">
        <w:rPr>
          <w:rFonts w:ascii="Times New Roman" w:eastAsia="Times New Roman" w:hAnsi="Times New Roman" w:cs="Times New Roman"/>
          <w:b/>
          <w:noProof/>
          <w:lang w:val="it-IT"/>
        </w:rPr>
        <w:drawing>
          <wp:inline distT="114300" distB="114300" distL="114300" distR="114300" wp14:anchorId="7685647F" wp14:editId="766D530C">
            <wp:extent cx="5145075" cy="2187738"/>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145075" cy="2187738"/>
                    </a:xfrm>
                    <a:prstGeom prst="rect">
                      <a:avLst/>
                    </a:prstGeom>
                    <a:ln/>
                  </pic:spPr>
                </pic:pic>
              </a:graphicData>
            </a:graphic>
          </wp:inline>
        </w:drawing>
      </w:r>
    </w:p>
    <w:p w14:paraId="63D18646" w14:textId="00A60E27" w:rsidR="00714E5C" w:rsidRPr="00842DAA" w:rsidRDefault="00464182">
      <w:pPr>
        <w:pStyle w:val="Descripcin"/>
        <w:jc w:val="center"/>
        <w:rPr>
          <w:rFonts w:ascii="Times New Roman" w:eastAsia="Times New Roman" w:hAnsi="Times New Roman" w:cs="Times New Roman"/>
          <w:b/>
        </w:rPr>
        <w:pPrChange w:id="1383" w:author="Maria Paola Fonseca Paez" w:date="2019-11-30T18:03:00Z">
          <w:pPr>
            <w:jc w:val="center"/>
          </w:pPr>
        </w:pPrChange>
      </w:pPr>
      <w:bookmarkStart w:id="1384" w:name="_Ref26029484"/>
      <w:ins w:id="1385" w:author="Maria Paola Fonseca Paez" w:date="2019-11-30T18:03:00Z">
        <w:r w:rsidRPr="00464182">
          <w:rPr>
            <w:rFonts w:ascii="Times New Roman" w:hAnsi="Times New Roman" w:cs="Times New Roman"/>
            <w:color w:val="auto"/>
            <w:rPrChange w:id="1386" w:author="Maria Paola Fonseca Paez" w:date="2019-11-30T18:04:00Z">
              <w:rPr>
                <w:i/>
                <w:iCs/>
              </w:rPr>
            </w:rPrChange>
          </w:rPr>
          <w:t xml:space="preserve">Figura </w:t>
        </w:r>
        <w:r w:rsidRPr="00464182">
          <w:rPr>
            <w:rFonts w:ascii="Times New Roman" w:hAnsi="Times New Roman" w:cs="Times New Roman"/>
            <w:color w:val="auto"/>
            <w:rPrChange w:id="1387" w:author="Maria Paola Fonseca Paez" w:date="2019-11-30T18:04:00Z">
              <w:rPr>
                <w:i/>
                <w:iCs/>
              </w:rPr>
            </w:rPrChange>
          </w:rPr>
          <w:fldChar w:fldCharType="begin"/>
        </w:r>
        <w:r w:rsidRPr="00464182">
          <w:rPr>
            <w:rFonts w:ascii="Times New Roman" w:hAnsi="Times New Roman" w:cs="Times New Roman"/>
            <w:color w:val="auto"/>
            <w:rPrChange w:id="1388" w:author="Maria Paola Fonseca Paez" w:date="2019-11-30T18:04:00Z">
              <w:rPr>
                <w:i/>
                <w:iCs/>
              </w:rPr>
            </w:rPrChange>
          </w:rPr>
          <w:instrText xml:space="preserve"> SEQ Figura \* ARABIC </w:instrText>
        </w:r>
      </w:ins>
      <w:r w:rsidRPr="00464182">
        <w:rPr>
          <w:rFonts w:ascii="Times New Roman" w:hAnsi="Times New Roman" w:cs="Times New Roman"/>
          <w:color w:val="auto"/>
          <w:rPrChange w:id="1389" w:author="Maria Paola Fonseca Paez" w:date="2019-11-30T18:04:00Z">
            <w:rPr>
              <w:i/>
              <w:iCs/>
            </w:rPr>
          </w:rPrChange>
        </w:rPr>
        <w:fldChar w:fldCharType="separate"/>
      </w:r>
      <w:ins w:id="1390" w:author="Maria Paola Fonseca Paez" w:date="2019-12-01T03:44:00Z">
        <w:r w:rsidR="00025C63">
          <w:rPr>
            <w:rFonts w:ascii="Times New Roman" w:hAnsi="Times New Roman" w:cs="Times New Roman"/>
            <w:noProof/>
            <w:color w:val="auto"/>
          </w:rPr>
          <w:t>4</w:t>
        </w:r>
      </w:ins>
      <w:ins w:id="1391" w:author="Maria Paola Fonseca Paez" w:date="2019-11-30T18:03:00Z">
        <w:r w:rsidRPr="00464182">
          <w:rPr>
            <w:rFonts w:ascii="Times New Roman" w:hAnsi="Times New Roman" w:cs="Times New Roman"/>
            <w:color w:val="auto"/>
            <w:rPrChange w:id="1392" w:author="Maria Paola Fonseca Paez" w:date="2019-11-30T18:04:00Z">
              <w:rPr>
                <w:i/>
                <w:iCs/>
              </w:rPr>
            </w:rPrChange>
          </w:rPr>
          <w:fldChar w:fldCharType="end"/>
        </w:r>
        <w:bookmarkEnd w:id="1384"/>
        <w:r w:rsidRPr="00464182">
          <w:rPr>
            <w:rFonts w:ascii="Times New Roman" w:hAnsi="Times New Roman" w:cs="Times New Roman"/>
            <w:color w:val="auto"/>
            <w:rPrChange w:id="1393" w:author="Maria Paola Fonseca Paez" w:date="2019-11-30T18:04:00Z">
              <w:rPr>
                <w:i/>
                <w:iCs/>
              </w:rPr>
            </w:rPrChange>
          </w:rPr>
          <w:t>. Diagrama de bloques de la unidad que implementa la función hash</w:t>
        </w:r>
      </w:ins>
    </w:p>
    <w:p w14:paraId="781926C2" w14:textId="04939C8E" w:rsidR="00714E5C" w:rsidRPr="009C09D9" w:rsidDel="00464182" w:rsidRDefault="00AB58E9">
      <w:pPr>
        <w:jc w:val="center"/>
        <w:rPr>
          <w:del w:id="1394" w:author="Maria Paola Fonseca Paez" w:date="2019-11-30T18:03:00Z"/>
          <w:rFonts w:ascii="Times New Roman" w:eastAsia="Times New Roman" w:hAnsi="Times New Roman" w:cs="Times New Roman"/>
          <w:i/>
          <w:sz w:val="20"/>
          <w:szCs w:val="20"/>
        </w:rPr>
      </w:pPr>
      <w:del w:id="1395" w:author="Maria Paola Fonseca Paez" w:date="2019-11-30T18:03:00Z">
        <w:r w:rsidRPr="009C09D9" w:rsidDel="00464182">
          <w:rPr>
            <w:rFonts w:ascii="Times New Roman" w:eastAsia="Times New Roman" w:hAnsi="Times New Roman" w:cs="Times New Roman"/>
            <w:i/>
            <w:sz w:val="20"/>
            <w:szCs w:val="20"/>
          </w:rPr>
          <w:delText>Figura X. Diagrama de bloques de</w:delText>
        </w:r>
      </w:del>
      <w:del w:id="1396" w:author="Maria Paola Fonseca Paez" w:date="2019-11-30T17:56:00Z">
        <w:r w:rsidRPr="009C09D9" w:rsidDel="00334F14">
          <w:rPr>
            <w:rFonts w:ascii="Times New Roman" w:eastAsia="Times New Roman" w:hAnsi="Times New Roman" w:cs="Times New Roman"/>
            <w:i/>
            <w:sz w:val="20"/>
            <w:szCs w:val="20"/>
          </w:rPr>
          <w:delText xml:space="preserve">l módulo </w:delText>
        </w:r>
      </w:del>
      <w:del w:id="1397" w:author="Maria Paola Fonseca Paez" w:date="2019-11-30T18:03:00Z">
        <w:r w:rsidRPr="009C09D9" w:rsidDel="00464182">
          <w:rPr>
            <w:rFonts w:ascii="Times New Roman" w:eastAsia="Times New Roman" w:hAnsi="Times New Roman" w:cs="Times New Roman"/>
            <w:i/>
            <w:sz w:val="20"/>
            <w:szCs w:val="20"/>
          </w:rPr>
          <w:delText xml:space="preserve">que implementa la función hash </w:delText>
        </w:r>
      </w:del>
    </w:p>
    <w:p w14:paraId="77F0DFED" w14:textId="77777777" w:rsidR="00714E5C" w:rsidRPr="009C09D9" w:rsidRDefault="00714E5C">
      <w:pPr>
        <w:jc w:val="both"/>
        <w:rPr>
          <w:rFonts w:ascii="Times New Roman" w:eastAsia="Times New Roman" w:hAnsi="Times New Roman" w:cs="Times New Roman"/>
          <w:b/>
        </w:rPr>
      </w:pPr>
    </w:p>
    <w:p w14:paraId="45B2F889" w14:textId="0318CC42" w:rsidR="00C53ABA" w:rsidRDefault="00AB58E9">
      <w:pPr>
        <w:jc w:val="both"/>
        <w:rPr>
          <w:ins w:id="1398" w:author="Maria Paola Fonseca Paez" w:date="2019-11-30T18:24:00Z"/>
          <w:rFonts w:ascii="Times New Roman" w:eastAsia="Times New Roman" w:hAnsi="Times New Roman" w:cs="Times New Roman"/>
        </w:rPr>
      </w:pPr>
      <w:r w:rsidRPr="009C09D9">
        <w:rPr>
          <w:rFonts w:ascii="Times New Roman" w:eastAsia="Times New Roman" w:hAnsi="Times New Roman" w:cs="Times New Roman"/>
        </w:rPr>
        <w:t xml:space="preserve">El </w:t>
      </w:r>
      <w:del w:id="1399" w:author="Maria Paola Fonseca Paez" w:date="2019-11-30T18:03:00Z">
        <w:r w:rsidRPr="009C09D9" w:rsidDel="00464182">
          <w:rPr>
            <w:rFonts w:ascii="Times New Roman" w:eastAsia="Times New Roman" w:hAnsi="Times New Roman" w:cs="Times New Roman"/>
          </w:rPr>
          <w:delText xml:space="preserve">módulo </w:delText>
        </w:r>
      </w:del>
      <w:ins w:id="1400" w:author="Maria Paola Fonseca Paez" w:date="2019-11-30T18:03:00Z">
        <w:r w:rsidR="00464182">
          <w:rPr>
            <w:rFonts w:ascii="Times New Roman" w:eastAsia="Times New Roman" w:hAnsi="Times New Roman" w:cs="Times New Roman"/>
          </w:rPr>
          <w:t>subsistema</w:t>
        </w:r>
        <w:r w:rsidR="00464182"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de función </w:t>
      </w:r>
      <w:r w:rsidRPr="009C09D9">
        <w:rPr>
          <w:rFonts w:ascii="Times New Roman" w:eastAsia="Times New Roman" w:hAnsi="Times New Roman" w:cs="Times New Roman"/>
          <w:i/>
        </w:rPr>
        <w:t>hash sha256</w:t>
      </w:r>
      <w:r w:rsidRPr="009C09D9">
        <w:rPr>
          <w:rFonts w:ascii="Times New Roman" w:eastAsia="Times New Roman" w:hAnsi="Times New Roman" w:cs="Times New Roman"/>
        </w:rPr>
        <w:t xml:space="preserve"> mostrado en la </w:t>
      </w:r>
      <w:ins w:id="1401" w:author="Maria Paola Fonseca Paez" w:date="2019-11-30T18:04:00Z">
        <w:r w:rsidR="00464182">
          <w:rPr>
            <w:rFonts w:ascii="Times New Roman" w:eastAsia="Times New Roman" w:hAnsi="Times New Roman" w:cs="Times New Roman"/>
          </w:rPr>
          <w:fldChar w:fldCharType="begin"/>
        </w:r>
        <w:r w:rsidR="00464182">
          <w:rPr>
            <w:rFonts w:ascii="Times New Roman" w:eastAsia="Times New Roman" w:hAnsi="Times New Roman" w:cs="Times New Roman"/>
          </w:rPr>
          <w:instrText xml:space="preserve"> REF _Ref26029484 \h </w:instrText>
        </w:r>
      </w:ins>
      <w:r w:rsidR="00464182">
        <w:rPr>
          <w:rFonts w:ascii="Times New Roman" w:eastAsia="Times New Roman" w:hAnsi="Times New Roman" w:cs="Times New Roman"/>
        </w:rPr>
      </w:r>
      <w:r w:rsidR="00464182">
        <w:rPr>
          <w:rFonts w:ascii="Times New Roman" w:eastAsia="Times New Roman" w:hAnsi="Times New Roman" w:cs="Times New Roman"/>
        </w:rPr>
        <w:fldChar w:fldCharType="separate"/>
      </w:r>
      <w:ins w:id="1402" w:author="Maria Paola Fonseca Paez" w:date="2019-11-30T18:04:00Z">
        <w:r w:rsidR="00464182" w:rsidRPr="00464182">
          <w:rPr>
            <w:rFonts w:ascii="Times New Roman" w:hAnsi="Times New Roman" w:cs="Times New Roman"/>
            <w:rPrChange w:id="1403" w:author="Maria Paola Fonseca Paez" w:date="2019-11-30T18:04:00Z">
              <w:rPr/>
            </w:rPrChange>
          </w:rPr>
          <w:t xml:space="preserve">Figura </w:t>
        </w:r>
        <w:r w:rsidR="00464182" w:rsidRPr="00464182">
          <w:rPr>
            <w:rFonts w:ascii="Times New Roman" w:hAnsi="Times New Roman" w:cs="Times New Roman"/>
            <w:noProof/>
            <w:rPrChange w:id="1404" w:author="Maria Paola Fonseca Paez" w:date="2019-11-30T18:04:00Z">
              <w:rPr>
                <w:noProof/>
              </w:rPr>
            </w:rPrChange>
          </w:rPr>
          <w:t>4</w:t>
        </w:r>
        <w:r w:rsidR="00464182">
          <w:rPr>
            <w:rFonts w:ascii="Times New Roman" w:eastAsia="Times New Roman" w:hAnsi="Times New Roman" w:cs="Times New Roman"/>
          </w:rPr>
          <w:fldChar w:fldCharType="end"/>
        </w:r>
      </w:ins>
      <w:del w:id="1405" w:author="Maria Paola Fonseca Paez" w:date="2019-11-30T18:04:00Z">
        <w:r w:rsidRPr="009C09D9" w:rsidDel="00464182">
          <w:rPr>
            <w:rFonts w:ascii="Times New Roman" w:eastAsia="Times New Roman" w:hAnsi="Times New Roman" w:cs="Times New Roman"/>
          </w:rPr>
          <w:delText>figura X</w:delText>
        </w:r>
      </w:del>
      <w:r w:rsidRPr="009C09D9">
        <w:rPr>
          <w:rFonts w:ascii="Times New Roman" w:eastAsia="Times New Roman" w:hAnsi="Times New Roman" w:cs="Times New Roman"/>
        </w:rPr>
        <w:t xml:space="preserve"> recibe como entrada la información que se desea minar, junto con un </w:t>
      </w:r>
      <w:r w:rsidRPr="009C09D9">
        <w:rPr>
          <w:rFonts w:ascii="Times New Roman" w:eastAsia="Times New Roman" w:hAnsi="Times New Roman" w:cs="Times New Roman"/>
          <w:i/>
        </w:rPr>
        <w:t>nonce</w:t>
      </w:r>
      <w:r w:rsidRPr="009C09D9">
        <w:rPr>
          <w:rFonts w:ascii="Times New Roman" w:eastAsia="Times New Roman" w:hAnsi="Times New Roman" w:cs="Times New Roman"/>
        </w:rPr>
        <w:t xml:space="preserve">. Estas entradas son ingresadas al </w:t>
      </w:r>
      <w:del w:id="1406" w:author="Maria Paola Fonseca Paez" w:date="2019-11-30T18:12:00Z">
        <w:r w:rsidRPr="009C09D9" w:rsidDel="009402F2">
          <w:rPr>
            <w:rFonts w:ascii="Times New Roman" w:eastAsia="Times New Roman" w:hAnsi="Times New Roman" w:cs="Times New Roman"/>
          </w:rPr>
          <w:delText xml:space="preserve">bloque </w:delText>
        </w:r>
      </w:del>
      <w:ins w:id="1407" w:author="Maria Paola Fonseca Paez" w:date="2019-11-30T18:12:00Z">
        <w:r w:rsidR="009402F2">
          <w:rPr>
            <w:rFonts w:ascii="Times New Roman" w:eastAsia="Times New Roman" w:hAnsi="Times New Roman" w:cs="Times New Roman"/>
          </w:rPr>
          <w:t>subsistema</w:t>
        </w:r>
        <w:r w:rsidR="009402F2" w:rsidRPr="009C09D9">
          <w:rPr>
            <w:rFonts w:ascii="Times New Roman" w:eastAsia="Times New Roman" w:hAnsi="Times New Roman" w:cs="Times New Roman"/>
          </w:rPr>
          <w:t xml:space="preserve"> </w:t>
        </w:r>
      </w:ins>
      <w:r w:rsidRPr="009C09D9">
        <w:rPr>
          <w:rFonts w:ascii="Times New Roman" w:eastAsia="Times New Roman" w:hAnsi="Times New Roman" w:cs="Times New Roman"/>
          <w:b/>
        </w:rPr>
        <w:t>registro entrada</w:t>
      </w:r>
      <w:r w:rsidRPr="009C09D9">
        <w:rPr>
          <w:rFonts w:ascii="Times New Roman" w:eastAsia="Times New Roman" w:hAnsi="Times New Roman" w:cs="Times New Roman"/>
        </w:rPr>
        <w:t xml:space="preserve">, el cual en conjunto con el </w:t>
      </w:r>
      <w:del w:id="1408" w:author="Maria Paola Fonseca Paez" w:date="2019-11-30T18:12:00Z">
        <w:r w:rsidRPr="009C09D9" w:rsidDel="009402F2">
          <w:rPr>
            <w:rFonts w:ascii="Times New Roman" w:eastAsia="Times New Roman" w:hAnsi="Times New Roman" w:cs="Times New Roman"/>
          </w:rPr>
          <w:delText xml:space="preserve">bloque </w:delText>
        </w:r>
      </w:del>
      <w:ins w:id="1409" w:author="Maria Paola Fonseca Paez" w:date="2019-11-30T18:12:00Z">
        <w:r w:rsidR="009402F2">
          <w:rPr>
            <w:rFonts w:ascii="Times New Roman" w:eastAsia="Times New Roman" w:hAnsi="Times New Roman" w:cs="Times New Roman"/>
          </w:rPr>
          <w:t>subsistema</w:t>
        </w:r>
        <w:r w:rsidR="009402F2" w:rsidRPr="009C09D9">
          <w:rPr>
            <w:rFonts w:ascii="Times New Roman" w:eastAsia="Times New Roman" w:hAnsi="Times New Roman" w:cs="Times New Roman"/>
          </w:rPr>
          <w:t xml:space="preserve"> </w:t>
        </w:r>
      </w:ins>
      <w:r w:rsidRPr="009C09D9">
        <w:rPr>
          <w:rFonts w:ascii="Times New Roman" w:eastAsia="Times New Roman" w:hAnsi="Times New Roman" w:cs="Times New Roman"/>
          <w:b/>
        </w:rPr>
        <w:t>contador escritura</w:t>
      </w:r>
      <w:r w:rsidRPr="009C09D9">
        <w:rPr>
          <w:rFonts w:ascii="Times New Roman" w:eastAsia="Times New Roman" w:hAnsi="Times New Roman" w:cs="Times New Roman"/>
        </w:rPr>
        <w:t xml:space="preserve">, son coordinados por el </w:t>
      </w:r>
      <w:r w:rsidRPr="009C09D9">
        <w:rPr>
          <w:rFonts w:ascii="Times New Roman" w:eastAsia="Times New Roman" w:hAnsi="Times New Roman" w:cs="Times New Roman"/>
          <w:b/>
        </w:rPr>
        <w:t>control</w:t>
      </w:r>
      <w:ins w:id="1410" w:author="Maria Paola Fonseca Paez" w:date="2019-11-30T18:22:00Z">
        <w:r w:rsidR="00C53ABA">
          <w:rPr>
            <w:rFonts w:ascii="Times New Roman" w:eastAsia="Times New Roman" w:hAnsi="Times New Roman" w:cs="Times New Roman"/>
            <w:b/>
          </w:rPr>
          <w:t>,</w:t>
        </w:r>
      </w:ins>
      <w:r w:rsidRPr="009C09D9">
        <w:rPr>
          <w:rFonts w:ascii="Times New Roman" w:eastAsia="Times New Roman" w:hAnsi="Times New Roman" w:cs="Times New Roman"/>
        </w:rPr>
        <w:t xml:space="preserve"> y por medio </w:t>
      </w:r>
      <w:del w:id="1411" w:author="Maria Paola Fonseca Paez" w:date="2019-11-30T18:20:00Z">
        <w:r w:rsidRPr="009C09D9" w:rsidDel="00C53ABA">
          <w:rPr>
            <w:rFonts w:ascii="Times New Roman" w:eastAsia="Times New Roman" w:hAnsi="Times New Roman" w:cs="Times New Roman"/>
          </w:rPr>
          <w:delText>del mismo</w:delText>
        </w:r>
      </w:del>
      <w:ins w:id="1412" w:author="Maria Paola Fonseca Paez" w:date="2019-11-30T18:20:00Z">
        <w:r w:rsidR="00C53ABA" w:rsidRPr="009C09D9">
          <w:rPr>
            <w:rFonts w:ascii="Times New Roman" w:eastAsia="Times New Roman" w:hAnsi="Times New Roman" w:cs="Times New Roman"/>
          </w:rPr>
          <w:t>de este</w:t>
        </w:r>
      </w:ins>
      <w:r w:rsidRPr="009C09D9">
        <w:rPr>
          <w:rFonts w:ascii="Times New Roman" w:eastAsia="Times New Roman" w:hAnsi="Times New Roman" w:cs="Times New Roman"/>
        </w:rPr>
        <w:t xml:space="preserve"> se ingresa la información en el módulo</w:t>
      </w:r>
      <w:r w:rsidRPr="009C09D9">
        <w:rPr>
          <w:rFonts w:ascii="Times New Roman" w:eastAsia="Times New Roman" w:hAnsi="Times New Roman" w:cs="Times New Roman"/>
          <w:b/>
        </w:rPr>
        <w:t xml:space="preserve"> </w:t>
      </w:r>
      <w:r w:rsidRPr="009C09D9">
        <w:rPr>
          <w:rFonts w:ascii="Times New Roman" w:eastAsia="Times New Roman" w:hAnsi="Times New Roman" w:cs="Times New Roman"/>
          <w:b/>
          <w:i/>
        </w:rPr>
        <w:t>sha256</w:t>
      </w:r>
      <w:r w:rsidRPr="009C09D9">
        <w:rPr>
          <w:rFonts w:ascii="Times New Roman" w:eastAsia="Times New Roman" w:hAnsi="Times New Roman" w:cs="Times New Roman"/>
        </w:rPr>
        <w:t xml:space="preserve">. El </w:t>
      </w:r>
      <w:r w:rsidRPr="009C09D9">
        <w:rPr>
          <w:rFonts w:ascii="Times New Roman" w:eastAsia="Times New Roman" w:hAnsi="Times New Roman" w:cs="Times New Roman"/>
          <w:b/>
        </w:rPr>
        <w:t xml:space="preserve">control </w:t>
      </w:r>
      <w:r w:rsidRPr="009C09D9">
        <w:rPr>
          <w:rFonts w:ascii="Times New Roman" w:eastAsia="Times New Roman" w:hAnsi="Times New Roman" w:cs="Times New Roman"/>
        </w:rPr>
        <w:t xml:space="preserve">recibe </w:t>
      </w:r>
      <w:ins w:id="1413" w:author="Maria Paola Fonseca Paez" w:date="2019-11-30T18:23:00Z">
        <w:r w:rsidR="00C53ABA">
          <w:rPr>
            <w:rFonts w:ascii="Times New Roman" w:eastAsia="Times New Roman" w:hAnsi="Times New Roman" w:cs="Times New Roman"/>
          </w:rPr>
          <w:t>como</w:t>
        </w:r>
      </w:ins>
      <w:del w:id="1414" w:author="Maria Paola Fonseca Paez" w:date="2019-11-30T18:23:00Z">
        <w:r w:rsidRPr="009C09D9" w:rsidDel="00C53ABA">
          <w:rPr>
            <w:rFonts w:ascii="Times New Roman" w:eastAsia="Times New Roman" w:hAnsi="Times New Roman" w:cs="Times New Roman"/>
          </w:rPr>
          <w:delText>las</w:delText>
        </w:r>
      </w:del>
      <w:r w:rsidRPr="009C09D9">
        <w:rPr>
          <w:rFonts w:ascii="Times New Roman" w:eastAsia="Times New Roman" w:hAnsi="Times New Roman" w:cs="Times New Roman"/>
        </w:rPr>
        <w:t xml:space="preserve"> entrada</w:t>
      </w:r>
      <w:ins w:id="1415" w:author="Maria Paola Fonseca Paez" w:date="2019-11-30T18:23:00Z">
        <w:r w:rsidR="00C53ABA">
          <w:rPr>
            <w:rFonts w:ascii="Times New Roman" w:eastAsia="Times New Roman" w:hAnsi="Times New Roman" w:cs="Times New Roman"/>
          </w:rPr>
          <w:t xml:space="preserve"> las señales</w:t>
        </w:r>
      </w:ins>
      <w:del w:id="1416" w:author="Maria Paola Fonseca Paez" w:date="2019-11-30T18:23:00Z">
        <w:r w:rsidRPr="009C09D9" w:rsidDel="00C53ABA">
          <w:rPr>
            <w:rFonts w:ascii="Times New Roman" w:eastAsia="Times New Roman" w:hAnsi="Times New Roman" w:cs="Times New Roman"/>
          </w:rPr>
          <w:delText>s</w:delText>
        </w:r>
      </w:del>
      <w:r w:rsidRPr="009C09D9">
        <w:rPr>
          <w:rFonts w:ascii="Times New Roman" w:eastAsia="Times New Roman" w:hAnsi="Times New Roman" w:cs="Times New Roman"/>
        </w:rPr>
        <w:t xml:space="preserve"> </w:t>
      </w:r>
      <w:proofErr w:type="spellStart"/>
      <w:r w:rsidRPr="00C53ABA">
        <w:rPr>
          <w:rFonts w:ascii="Times New Roman" w:eastAsia="Times New Roman" w:hAnsi="Times New Roman" w:cs="Times New Roman"/>
          <w:i/>
          <w:rPrChange w:id="1417" w:author="Maria Paola Fonseca Paez" w:date="2019-11-30T18:23:00Z">
            <w:rPr>
              <w:rFonts w:ascii="Times New Roman" w:eastAsia="Times New Roman" w:hAnsi="Times New Roman" w:cs="Times New Roman"/>
            </w:rPr>
          </w:rPrChange>
        </w:rPr>
        <w:t>ready</w:t>
      </w:r>
      <w:proofErr w:type="spellEnd"/>
      <w:r w:rsidRPr="009C09D9">
        <w:rPr>
          <w:rFonts w:ascii="Times New Roman" w:eastAsia="Times New Roman" w:hAnsi="Times New Roman" w:cs="Times New Roman"/>
        </w:rPr>
        <w:t xml:space="preserve"> y </w:t>
      </w:r>
      <w:commentRangeStart w:id="1418"/>
      <w:r w:rsidRPr="00C53ABA">
        <w:rPr>
          <w:rFonts w:ascii="Times New Roman" w:eastAsia="Times New Roman" w:hAnsi="Times New Roman" w:cs="Times New Roman"/>
          <w:i/>
          <w:rPrChange w:id="1419" w:author="Maria Paola Fonseca Paez" w:date="2019-11-30T18:23:00Z">
            <w:rPr>
              <w:rFonts w:ascii="Times New Roman" w:eastAsia="Times New Roman" w:hAnsi="Times New Roman" w:cs="Times New Roman"/>
            </w:rPr>
          </w:rPrChange>
        </w:rPr>
        <w:t>más bloques</w:t>
      </w:r>
      <w:del w:id="1420" w:author="Maria Paola Fonseca Paez" w:date="2019-11-30T18:25:00Z">
        <w:r w:rsidRPr="009C09D9" w:rsidDel="00C53ABA">
          <w:rPr>
            <w:rFonts w:ascii="Times New Roman" w:eastAsia="Times New Roman" w:hAnsi="Times New Roman" w:cs="Times New Roman"/>
          </w:rPr>
          <w:delText xml:space="preserve"> de</w:delText>
        </w:r>
      </w:del>
      <w:ins w:id="1421" w:author="Maria Paola Fonseca Paez" w:date="2019-11-30T18:25:00Z">
        <w:r w:rsidR="00C53ABA">
          <w:rPr>
            <w:rFonts w:ascii="Times New Roman" w:eastAsia="Times New Roman" w:hAnsi="Times New Roman" w:cs="Times New Roman"/>
          </w:rPr>
          <w:t>, provenientes del</w:t>
        </w:r>
      </w:ins>
      <w:del w:id="1422" w:author="Maria Paola Fonseca Paez" w:date="2019-11-30T18:25:00Z">
        <w:r w:rsidRPr="009C09D9" w:rsidDel="00C53ABA">
          <w:rPr>
            <w:rFonts w:ascii="Times New Roman" w:eastAsia="Times New Roman" w:hAnsi="Times New Roman" w:cs="Times New Roman"/>
          </w:rPr>
          <w:delText>l</w:delText>
        </w:r>
      </w:del>
      <w:r w:rsidRPr="009C09D9">
        <w:rPr>
          <w:rFonts w:ascii="Times New Roman" w:eastAsia="Times New Roman" w:hAnsi="Times New Roman" w:cs="Times New Roman"/>
        </w:rPr>
        <w:t xml:space="preserve"> control global</w:t>
      </w:r>
      <w:commentRangeEnd w:id="1418"/>
      <w:r w:rsidR="00842EE5" w:rsidRPr="009C09D9">
        <w:rPr>
          <w:rStyle w:val="Refdecomentario"/>
          <w:rFonts w:ascii="Times New Roman" w:hAnsi="Times New Roman" w:cs="Times New Roman"/>
        </w:rPr>
        <w:commentReference w:id="1418"/>
      </w:r>
      <w:r w:rsidRPr="009C09D9">
        <w:rPr>
          <w:rFonts w:ascii="Times New Roman" w:eastAsia="Times New Roman" w:hAnsi="Times New Roman" w:cs="Times New Roman"/>
        </w:rPr>
        <w:t>, y se comunica con e</w:t>
      </w:r>
      <w:del w:id="1423" w:author="Maria Paola Fonseca Paez" w:date="2019-11-30T18:23:00Z">
        <w:r w:rsidRPr="009C09D9" w:rsidDel="00C53ABA">
          <w:rPr>
            <w:rFonts w:ascii="Times New Roman" w:eastAsia="Times New Roman" w:hAnsi="Times New Roman" w:cs="Times New Roman"/>
          </w:rPr>
          <w:delText>l mismo</w:delText>
        </w:r>
      </w:del>
      <w:ins w:id="1424" w:author="Maria Paola Fonseca Paez" w:date="2019-11-30T18:23:00Z">
        <w:r w:rsidR="00C53ABA">
          <w:rPr>
            <w:rFonts w:ascii="Times New Roman" w:eastAsia="Times New Roman" w:hAnsi="Times New Roman" w:cs="Times New Roman"/>
          </w:rPr>
          <w:t>ste</w:t>
        </w:r>
      </w:ins>
      <w:r w:rsidRPr="009C09D9">
        <w:rPr>
          <w:rFonts w:ascii="Times New Roman" w:eastAsia="Times New Roman" w:hAnsi="Times New Roman" w:cs="Times New Roman"/>
        </w:rPr>
        <w:t xml:space="preserve"> por medio de la señal </w:t>
      </w:r>
      <w:commentRangeStart w:id="1425"/>
      <w:r w:rsidRPr="00C53ABA">
        <w:rPr>
          <w:rFonts w:ascii="Times New Roman" w:eastAsia="Times New Roman" w:hAnsi="Times New Roman" w:cs="Times New Roman"/>
          <w:i/>
          <w:rPrChange w:id="1426" w:author="Maria Paola Fonseca Paez" w:date="2019-11-30T18:23:00Z">
            <w:rPr>
              <w:rFonts w:ascii="Times New Roman" w:eastAsia="Times New Roman" w:hAnsi="Times New Roman" w:cs="Times New Roman"/>
            </w:rPr>
          </w:rPrChange>
        </w:rPr>
        <w:t>leer ok</w:t>
      </w:r>
      <w:commentRangeEnd w:id="1425"/>
      <w:r w:rsidR="00842EE5" w:rsidRPr="00C53ABA">
        <w:rPr>
          <w:rStyle w:val="Refdecomentario"/>
          <w:rFonts w:ascii="Times New Roman" w:hAnsi="Times New Roman" w:cs="Times New Roman"/>
          <w:i/>
          <w:rPrChange w:id="1427" w:author="Maria Paola Fonseca Paez" w:date="2019-11-30T18:23:00Z">
            <w:rPr>
              <w:rStyle w:val="Refdecomentario"/>
              <w:rFonts w:ascii="Times New Roman" w:hAnsi="Times New Roman" w:cs="Times New Roman"/>
            </w:rPr>
          </w:rPrChange>
        </w:rPr>
        <w:commentReference w:id="1425"/>
      </w:r>
      <w:r w:rsidRPr="009C09D9">
        <w:rPr>
          <w:rFonts w:ascii="Times New Roman" w:eastAsia="Times New Roman" w:hAnsi="Times New Roman" w:cs="Times New Roman"/>
        </w:rPr>
        <w:t xml:space="preserve">. Con base a esto </w:t>
      </w:r>
      <w:ins w:id="1428" w:author="Maria Paola Fonseca Paez" w:date="2019-11-30T18:24:00Z">
        <w:r w:rsidR="00C53ABA">
          <w:rPr>
            <w:rFonts w:ascii="Times New Roman" w:eastAsia="Times New Roman" w:hAnsi="Times New Roman" w:cs="Times New Roman"/>
          </w:rPr>
          <w:t xml:space="preserve">se </w:t>
        </w:r>
      </w:ins>
      <w:r w:rsidRPr="009C09D9">
        <w:rPr>
          <w:rFonts w:ascii="Times New Roman" w:eastAsia="Times New Roman" w:hAnsi="Times New Roman" w:cs="Times New Roman"/>
        </w:rPr>
        <w:t>proporciona</w:t>
      </w:r>
      <w:ins w:id="1429" w:author="Maria Paola Fonseca Paez" w:date="2019-11-30T18:24:00Z">
        <w:r w:rsidR="00C53ABA">
          <w:rPr>
            <w:rFonts w:ascii="Times New Roman" w:eastAsia="Times New Roman" w:hAnsi="Times New Roman" w:cs="Times New Roman"/>
          </w:rPr>
          <w:t>n</w:t>
        </w:r>
      </w:ins>
      <w:r w:rsidRPr="009C09D9">
        <w:rPr>
          <w:rFonts w:ascii="Times New Roman" w:eastAsia="Times New Roman" w:hAnsi="Times New Roman" w:cs="Times New Roman"/>
        </w:rPr>
        <w:t xml:space="preserve"> las configuraciones necesarias tanto al módulo </w:t>
      </w:r>
      <w:r w:rsidRPr="009C09D9">
        <w:rPr>
          <w:rFonts w:ascii="Times New Roman" w:eastAsia="Times New Roman" w:hAnsi="Times New Roman" w:cs="Times New Roman"/>
          <w:b/>
          <w:i/>
        </w:rPr>
        <w:t>sha256</w:t>
      </w:r>
      <w:r w:rsidRPr="009C09D9">
        <w:rPr>
          <w:rFonts w:ascii="Times New Roman" w:eastAsia="Times New Roman" w:hAnsi="Times New Roman" w:cs="Times New Roman"/>
          <w:b/>
        </w:rPr>
        <w:t xml:space="preserve"> </w:t>
      </w:r>
      <w:r w:rsidRPr="009C09D9">
        <w:rPr>
          <w:rFonts w:ascii="Times New Roman" w:eastAsia="Times New Roman" w:hAnsi="Times New Roman" w:cs="Times New Roman"/>
        </w:rPr>
        <w:t xml:space="preserve">como al </w:t>
      </w:r>
      <w:del w:id="1430" w:author="Maria Paola Fonseca Paez" w:date="2019-11-30T18:24:00Z">
        <w:r w:rsidRPr="009C09D9" w:rsidDel="00C53ABA">
          <w:rPr>
            <w:rFonts w:ascii="Times New Roman" w:eastAsia="Times New Roman" w:hAnsi="Times New Roman" w:cs="Times New Roman"/>
          </w:rPr>
          <w:delText>bloque</w:delText>
        </w:r>
        <w:r w:rsidRPr="009C09D9" w:rsidDel="00C53ABA">
          <w:rPr>
            <w:rFonts w:ascii="Times New Roman" w:eastAsia="Times New Roman" w:hAnsi="Times New Roman" w:cs="Times New Roman"/>
            <w:b/>
          </w:rPr>
          <w:delText xml:space="preserve"> </w:delText>
        </w:r>
      </w:del>
      <w:ins w:id="1431" w:author="Maria Paola Fonseca Paez" w:date="2019-11-30T18:24:00Z">
        <w:r w:rsidR="00C53ABA">
          <w:rPr>
            <w:rFonts w:ascii="Times New Roman" w:eastAsia="Times New Roman" w:hAnsi="Times New Roman" w:cs="Times New Roman"/>
          </w:rPr>
          <w:t>subsistema</w:t>
        </w:r>
        <w:r w:rsidR="00C53ABA" w:rsidRPr="009C09D9">
          <w:rPr>
            <w:rFonts w:ascii="Times New Roman" w:eastAsia="Times New Roman" w:hAnsi="Times New Roman" w:cs="Times New Roman"/>
            <w:b/>
          </w:rPr>
          <w:t xml:space="preserve"> </w:t>
        </w:r>
      </w:ins>
      <w:r w:rsidRPr="009C09D9">
        <w:rPr>
          <w:rFonts w:ascii="Times New Roman" w:eastAsia="Times New Roman" w:hAnsi="Times New Roman" w:cs="Times New Roman"/>
          <w:b/>
        </w:rPr>
        <w:t>registro entrada</w:t>
      </w:r>
      <w:r w:rsidRPr="009C09D9">
        <w:rPr>
          <w:rFonts w:ascii="Times New Roman" w:eastAsia="Times New Roman" w:hAnsi="Times New Roman" w:cs="Times New Roman"/>
        </w:rPr>
        <w:t xml:space="preserve">. </w:t>
      </w:r>
    </w:p>
    <w:p w14:paraId="6ECB8640" w14:textId="56590FE4"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Al obtener un resultado total de toda la información recibida, </w:t>
      </w:r>
      <w:ins w:id="1432" w:author="Maria Paola Fonseca Paez" w:date="2019-11-30T18:24:00Z">
        <w:r w:rsidR="00C53ABA">
          <w:rPr>
            <w:rFonts w:ascii="Times New Roman" w:eastAsia="Times New Roman" w:hAnsi="Times New Roman" w:cs="Times New Roman"/>
          </w:rPr>
          <w:t xml:space="preserve">el </w:t>
        </w:r>
        <w:r w:rsidR="00C53ABA" w:rsidRPr="00C53ABA">
          <w:rPr>
            <w:rFonts w:ascii="Times New Roman" w:eastAsia="Times New Roman" w:hAnsi="Times New Roman" w:cs="Times New Roman"/>
            <w:b/>
            <w:rPrChange w:id="1433" w:author="Maria Paola Fonseca Paez" w:date="2019-11-30T18:25:00Z">
              <w:rPr>
                <w:rFonts w:ascii="Times New Roman" w:eastAsia="Times New Roman" w:hAnsi="Times New Roman" w:cs="Times New Roman"/>
              </w:rPr>
            </w:rPrChange>
          </w:rPr>
          <w:t>control</w:t>
        </w:r>
        <w:r w:rsidR="00C53ABA">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coordina junto con el </w:t>
      </w:r>
      <w:del w:id="1434" w:author="Maria Paola Fonseca Paez" w:date="2019-11-30T18:25:00Z">
        <w:r w:rsidRPr="009C09D9" w:rsidDel="00C53ABA">
          <w:rPr>
            <w:rFonts w:ascii="Times New Roman" w:eastAsia="Times New Roman" w:hAnsi="Times New Roman" w:cs="Times New Roman"/>
          </w:rPr>
          <w:delText xml:space="preserve">bloque </w:delText>
        </w:r>
      </w:del>
      <w:ins w:id="1435" w:author="Maria Paola Fonseca Paez" w:date="2019-11-30T18:25:00Z">
        <w:r w:rsidR="00C53ABA">
          <w:rPr>
            <w:rFonts w:ascii="Times New Roman" w:eastAsia="Times New Roman" w:hAnsi="Times New Roman" w:cs="Times New Roman"/>
          </w:rPr>
          <w:t>subsistema</w:t>
        </w:r>
        <w:r w:rsidR="00C53ABA" w:rsidRPr="009C09D9">
          <w:rPr>
            <w:rFonts w:ascii="Times New Roman" w:eastAsia="Times New Roman" w:hAnsi="Times New Roman" w:cs="Times New Roman"/>
          </w:rPr>
          <w:t xml:space="preserve"> </w:t>
        </w:r>
      </w:ins>
      <w:r w:rsidRPr="009C09D9">
        <w:rPr>
          <w:rFonts w:ascii="Times New Roman" w:eastAsia="Times New Roman" w:hAnsi="Times New Roman" w:cs="Times New Roman"/>
          <w:b/>
        </w:rPr>
        <w:t>contador lectura</w:t>
      </w:r>
      <w:r w:rsidRPr="009C09D9">
        <w:rPr>
          <w:rFonts w:ascii="Times New Roman" w:eastAsia="Times New Roman" w:hAnsi="Times New Roman" w:cs="Times New Roman"/>
        </w:rPr>
        <w:t xml:space="preserve"> el almacenamiento de la salida en el </w:t>
      </w:r>
      <w:del w:id="1436" w:author="Maria Paola Fonseca Paez" w:date="2019-11-30T18:25:00Z">
        <w:r w:rsidRPr="009C09D9" w:rsidDel="00C53ABA">
          <w:rPr>
            <w:rFonts w:ascii="Times New Roman" w:eastAsia="Times New Roman" w:hAnsi="Times New Roman" w:cs="Times New Roman"/>
          </w:rPr>
          <w:delText xml:space="preserve">bloque </w:delText>
        </w:r>
      </w:del>
      <w:ins w:id="1437" w:author="Maria Paola Fonseca Paez" w:date="2019-11-30T18:25:00Z">
        <w:r w:rsidR="00C53ABA">
          <w:rPr>
            <w:rFonts w:ascii="Times New Roman" w:eastAsia="Times New Roman" w:hAnsi="Times New Roman" w:cs="Times New Roman"/>
          </w:rPr>
          <w:t>subsistema</w:t>
        </w:r>
        <w:r w:rsidR="00C53ABA" w:rsidRPr="009C09D9">
          <w:rPr>
            <w:rFonts w:ascii="Times New Roman" w:eastAsia="Times New Roman" w:hAnsi="Times New Roman" w:cs="Times New Roman"/>
          </w:rPr>
          <w:t xml:space="preserve"> </w:t>
        </w:r>
      </w:ins>
      <w:r w:rsidRPr="009C09D9">
        <w:rPr>
          <w:rFonts w:ascii="Times New Roman" w:eastAsia="Times New Roman" w:hAnsi="Times New Roman" w:cs="Times New Roman"/>
          <w:b/>
        </w:rPr>
        <w:t>registro salida</w:t>
      </w:r>
      <w:r w:rsidRPr="009C09D9">
        <w:rPr>
          <w:rFonts w:ascii="Times New Roman" w:eastAsia="Times New Roman" w:hAnsi="Times New Roman" w:cs="Times New Roman"/>
        </w:rPr>
        <w:t>.</w:t>
      </w:r>
    </w:p>
    <w:p w14:paraId="10EA2888" w14:textId="77777777" w:rsidR="00714E5C" w:rsidRPr="009C09D9" w:rsidRDefault="00714E5C">
      <w:pPr>
        <w:jc w:val="both"/>
        <w:rPr>
          <w:rFonts w:ascii="Times New Roman" w:eastAsia="Times New Roman" w:hAnsi="Times New Roman" w:cs="Times New Roman"/>
        </w:rPr>
      </w:pPr>
    </w:p>
    <w:p w14:paraId="0221B6D0" w14:textId="77777777"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Los esquemáticos para cada vista jerárquica de este sistema se pueden encontrar en los anexos, ingresando en el siguiente enlace: </w:t>
      </w:r>
      <w:r w:rsidR="009C09D9" w:rsidRPr="009C09D9">
        <w:rPr>
          <w:rFonts w:ascii="Times New Roman" w:hAnsi="Times New Roman" w:cs="Times New Roman"/>
        </w:rPr>
        <w:fldChar w:fldCharType="begin"/>
      </w:r>
      <w:r w:rsidR="009C09D9" w:rsidRPr="009C09D9">
        <w:rPr>
          <w:rFonts w:ascii="Times New Roman" w:hAnsi="Times New Roman" w:cs="Times New Roman"/>
        </w:rPr>
        <w:instrText xml:space="preserve"> HYPERLINK "https://livejaverianaedu-my.sharepoint.com/:b:/g/personal/fonseca_maria_javeriana_edu_co/EZJ8BfhlJ8pPha8FGxNKXU0BNYH3rIp2S6BnmAYYbHpa3A?e=TKhCgz" \h </w:instrText>
      </w:r>
      <w:r w:rsidR="009C09D9" w:rsidRPr="009C09D9">
        <w:rPr>
          <w:rFonts w:ascii="Times New Roman" w:hAnsi="Times New Roman" w:cs="Times New Roman"/>
        </w:rPr>
        <w:fldChar w:fldCharType="separate"/>
      </w:r>
      <w:r w:rsidRPr="009C09D9">
        <w:rPr>
          <w:rFonts w:ascii="Times New Roman" w:eastAsia="Times New Roman" w:hAnsi="Times New Roman" w:cs="Times New Roman"/>
          <w:color w:val="1155CC"/>
          <w:u w:val="single"/>
        </w:rPr>
        <w:t xml:space="preserve">Diagrama de bloques función </w:t>
      </w:r>
      <w:r w:rsidR="009C09D9" w:rsidRPr="009C09D9">
        <w:rPr>
          <w:rFonts w:ascii="Times New Roman" w:eastAsia="Times New Roman" w:hAnsi="Times New Roman" w:cs="Times New Roman"/>
          <w:color w:val="1155CC"/>
          <w:u w:val="single"/>
        </w:rPr>
        <w:fldChar w:fldCharType="end"/>
      </w:r>
      <w:r w:rsidR="009C09D9" w:rsidRPr="009C09D9">
        <w:rPr>
          <w:rFonts w:ascii="Times New Roman" w:hAnsi="Times New Roman" w:cs="Times New Roman"/>
        </w:rPr>
        <w:fldChar w:fldCharType="begin"/>
      </w:r>
      <w:r w:rsidR="009C09D9" w:rsidRPr="009C09D9">
        <w:rPr>
          <w:rFonts w:ascii="Times New Roman" w:hAnsi="Times New Roman" w:cs="Times New Roman"/>
        </w:rPr>
        <w:instrText xml:space="preserve"> HYPERLINK "https://livejaverianaedu-my.sharepoint.com/:b:/g/personal/fonseca_maria_javeriana_edu_co/EZJ8BfhlJ8pPha8FGxNKXU0BNYH3rIp2S6BnmAYYbHpa3A?e=TKhCgz" \h </w:instrText>
      </w:r>
      <w:r w:rsidR="009C09D9" w:rsidRPr="009C09D9">
        <w:rPr>
          <w:rFonts w:ascii="Times New Roman" w:hAnsi="Times New Roman" w:cs="Times New Roman"/>
        </w:rPr>
        <w:fldChar w:fldCharType="separate"/>
      </w:r>
      <w:r w:rsidRPr="009C09D9">
        <w:rPr>
          <w:rFonts w:ascii="Times New Roman" w:eastAsia="Times New Roman" w:hAnsi="Times New Roman" w:cs="Times New Roman"/>
          <w:i/>
          <w:color w:val="1155CC"/>
          <w:u w:val="single"/>
        </w:rPr>
        <w:t>hash</w:t>
      </w:r>
      <w:r w:rsidR="009C09D9" w:rsidRPr="009C09D9">
        <w:rPr>
          <w:rFonts w:ascii="Times New Roman" w:eastAsia="Times New Roman" w:hAnsi="Times New Roman" w:cs="Times New Roman"/>
          <w:i/>
          <w:color w:val="1155CC"/>
          <w:u w:val="single"/>
        </w:rPr>
        <w:fldChar w:fldCharType="end"/>
      </w:r>
      <w:r w:rsidRPr="009C09D9">
        <w:rPr>
          <w:rFonts w:ascii="Times New Roman" w:eastAsia="Times New Roman" w:hAnsi="Times New Roman" w:cs="Times New Roman"/>
        </w:rPr>
        <w:t>.</w:t>
      </w:r>
    </w:p>
    <w:p w14:paraId="626EEF06" w14:textId="77777777" w:rsidR="00714E5C" w:rsidRPr="009C09D9" w:rsidRDefault="00714E5C">
      <w:pPr>
        <w:jc w:val="both"/>
        <w:rPr>
          <w:rFonts w:ascii="Times New Roman" w:eastAsia="Times New Roman" w:hAnsi="Times New Roman" w:cs="Times New Roman"/>
          <w:b/>
        </w:rPr>
      </w:pPr>
    </w:p>
    <w:p w14:paraId="54D4B27D" w14:textId="77777777" w:rsidR="00714E5C" w:rsidRPr="009C09D9" w:rsidRDefault="00AB58E9">
      <w:pPr>
        <w:jc w:val="both"/>
        <w:rPr>
          <w:rFonts w:ascii="Times New Roman" w:eastAsia="Times New Roman" w:hAnsi="Times New Roman" w:cs="Times New Roman"/>
          <w:b/>
        </w:rPr>
      </w:pPr>
      <w:r w:rsidRPr="009C09D9">
        <w:rPr>
          <w:rFonts w:ascii="Times New Roman" w:eastAsia="Times New Roman" w:hAnsi="Times New Roman" w:cs="Times New Roman"/>
          <w:b/>
        </w:rPr>
        <w:t>Concepción y Diseño</w:t>
      </w:r>
    </w:p>
    <w:p w14:paraId="7ED0592C" w14:textId="77777777" w:rsidR="00714E5C" w:rsidRPr="009C09D9" w:rsidRDefault="00714E5C">
      <w:pPr>
        <w:jc w:val="both"/>
        <w:rPr>
          <w:rFonts w:ascii="Times New Roman" w:eastAsia="Times New Roman" w:hAnsi="Times New Roman" w:cs="Times New Roman"/>
          <w:b/>
        </w:rPr>
      </w:pPr>
    </w:p>
    <w:p w14:paraId="19F9DF2E" w14:textId="7B5701BC"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lastRenderedPageBreak/>
        <w:t xml:space="preserve">Para la implementación de esta etapa inicialmente se planteó el uso de un módulo externo que realizara la función </w:t>
      </w:r>
      <w:r w:rsidRPr="009C09D9">
        <w:rPr>
          <w:rFonts w:ascii="Times New Roman" w:eastAsia="Times New Roman" w:hAnsi="Times New Roman" w:cs="Times New Roman"/>
          <w:i/>
        </w:rPr>
        <w:t xml:space="preserve">hash </w:t>
      </w:r>
      <w:ins w:id="1438" w:author="Maria Paola Fonseca Paez" w:date="2019-11-30T18:26:00Z">
        <w:r w:rsidR="00C53ABA">
          <w:rPr>
            <w:rFonts w:ascii="Times New Roman" w:eastAsia="Times New Roman" w:hAnsi="Times New Roman" w:cs="Times New Roman"/>
            <w:i/>
          </w:rPr>
          <w:t>sha</w:t>
        </w:r>
      </w:ins>
      <w:del w:id="1439" w:author="Maria Paola Fonseca Paez" w:date="2019-11-30T18:26:00Z">
        <w:r w:rsidRPr="009C09D9" w:rsidDel="00C53ABA">
          <w:rPr>
            <w:rFonts w:ascii="Times New Roman" w:eastAsia="Times New Roman" w:hAnsi="Times New Roman" w:cs="Times New Roman"/>
            <w:i/>
          </w:rPr>
          <w:delText>SHA</w:delText>
        </w:r>
        <w:r w:rsidRPr="009C09D9" w:rsidDel="00C53ABA">
          <w:rPr>
            <w:rFonts w:ascii="Times New Roman" w:eastAsia="Times New Roman" w:hAnsi="Times New Roman" w:cs="Times New Roman"/>
          </w:rPr>
          <w:delText xml:space="preserve"> </w:delText>
        </w:r>
      </w:del>
      <w:r w:rsidRPr="009C09D9">
        <w:rPr>
          <w:rFonts w:ascii="Times New Roman" w:eastAsia="Times New Roman" w:hAnsi="Times New Roman" w:cs="Times New Roman"/>
        </w:rPr>
        <w:t xml:space="preserve">256, esto debido a que el diseño e implementación de este algoritmo de alta complejidad no es un objetivo de este trabajo de grado. Con base a los planteamientos iniciales se requería un sistema en </w:t>
      </w:r>
      <w:r w:rsidRPr="009C09D9">
        <w:rPr>
          <w:rFonts w:ascii="Times New Roman" w:eastAsia="Times New Roman" w:hAnsi="Times New Roman" w:cs="Times New Roman"/>
          <w:i/>
        </w:rPr>
        <w:t>software</w:t>
      </w:r>
      <w:r w:rsidRPr="009C09D9">
        <w:rPr>
          <w:rFonts w:ascii="Times New Roman" w:eastAsia="Times New Roman" w:hAnsi="Times New Roman" w:cs="Times New Roman"/>
        </w:rPr>
        <w:t xml:space="preserve">, equivalente al </w:t>
      </w:r>
      <w:r w:rsidRPr="009C09D9">
        <w:rPr>
          <w:rFonts w:ascii="Times New Roman" w:eastAsia="Times New Roman" w:hAnsi="Times New Roman" w:cs="Times New Roman"/>
          <w:i/>
        </w:rPr>
        <w:t>hardware</w:t>
      </w:r>
      <w:r w:rsidRPr="009C09D9">
        <w:rPr>
          <w:rFonts w:ascii="Times New Roman" w:eastAsia="Times New Roman" w:hAnsi="Times New Roman" w:cs="Times New Roman"/>
        </w:rPr>
        <w:t>, mediante el cual se pudiese comparar la veracidad de los resultados obtenidos.</w:t>
      </w:r>
    </w:p>
    <w:p w14:paraId="21F3944C" w14:textId="77777777" w:rsidR="00714E5C" w:rsidRPr="009C09D9" w:rsidRDefault="00714E5C">
      <w:pPr>
        <w:jc w:val="both"/>
        <w:rPr>
          <w:rFonts w:ascii="Times New Roman" w:eastAsia="Times New Roman" w:hAnsi="Times New Roman" w:cs="Times New Roman"/>
        </w:rPr>
      </w:pPr>
    </w:p>
    <w:p w14:paraId="188CDE03" w14:textId="71A5A0E4"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Con base a esto, se investigó un módulo funcional que tuviese una versión para </w:t>
      </w:r>
      <w:r w:rsidRPr="009C09D9">
        <w:rPr>
          <w:rFonts w:ascii="Times New Roman" w:eastAsia="Times New Roman" w:hAnsi="Times New Roman" w:cs="Times New Roman"/>
          <w:i/>
        </w:rPr>
        <w:t xml:space="preserve">software </w:t>
      </w:r>
      <w:r w:rsidRPr="009C09D9">
        <w:rPr>
          <w:rFonts w:ascii="Times New Roman" w:eastAsia="Times New Roman" w:hAnsi="Times New Roman" w:cs="Times New Roman"/>
        </w:rPr>
        <w:t xml:space="preserve">y una para </w:t>
      </w:r>
      <w:r w:rsidRPr="009C09D9">
        <w:rPr>
          <w:rFonts w:ascii="Times New Roman" w:eastAsia="Times New Roman" w:hAnsi="Times New Roman" w:cs="Times New Roman"/>
          <w:i/>
        </w:rPr>
        <w:t>hardware</w:t>
      </w:r>
      <w:r w:rsidRPr="009C09D9">
        <w:rPr>
          <w:rFonts w:ascii="Times New Roman" w:eastAsia="Times New Roman" w:hAnsi="Times New Roman" w:cs="Times New Roman"/>
        </w:rPr>
        <w:t xml:space="preserve">. Finalmente se descargó un módulo desde el repositorio </w:t>
      </w:r>
      <w:commentRangeStart w:id="1440"/>
      <w:r w:rsidRPr="009C09D9">
        <w:rPr>
          <w:rFonts w:ascii="Times New Roman" w:eastAsia="Times New Roman" w:hAnsi="Times New Roman" w:cs="Times New Roman"/>
        </w:rPr>
        <w:t xml:space="preserve">web </w:t>
      </w:r>
      <w:r w:rsidRPr="009C09D9">
        <w:rPr>
          <w:rFonts w:ascii="Times New Roman" w:eastAsia="Times New Roman" w:hAnsi="Times New Roman" w:cs="Times New Roman"/>
          <w:i/>
        </w:rPr>
        <w:t xml:space="preserve">open </w:t>
      </w:r>
      <w:proofErr w:type="spellStart"/>
      <w:r w:rsidRPr="009C09D9">
        <w:rPr>
          <w:rFonts w:ascii="Times New Roman" w:eastAsia="Times New Roman" w:hAnsi="Times New Roman" w:cs="Times New Roman"/>
          <w:i/>
        </w:rPr>
        <w:t>sourced</w:t>
      </w:r>
      <w:proofErr w:type="spellEnd"/>
      <w:r w:rsidRPr="009C09D9">
        <w:rPr>
          <w:rFonts w:ascii="Times New Roman" w:eastAsia="Times New Roman" w:hAnsi="Times New Roman" w:cs="Times New Roman"/>
          <w:i/>
        </w:rPr>
        <w:t xml:space="preserve"> </w:t>
      </w:r>
      <w:ins w:id="1441" w:author="Maria Paola Fonseca Paez" w:date="2019-11-30T18:27:00Z">
        <w:r w:rsidR="00C53ABA">
          <w:rPr>
            <w:rFonts w:ascii="Times New Roman" w:eastAsia="Times New Roman" w:hAnsi="Times New Roman" w:cs="Times New Roman"/>
            <w:i/>
          </w:rPr>
          <w:fldChar w:fldCharType="begin"/>
        </w:r>
        <w:r w:rsidR="00C53ABA">
          <w:rPr>
            <w:rFonts w:ascii="Times New Roman" w:eastAsia="Times New Roman" w:hAnsi="Times New Roman" w:cs="Times New Roman"/>
            <w:i/>
          </w:rPr>
          <w:instrText xml:space="preserve"> HYPERLINK "https://github.com/" </w:instrText>
        </w:r>
        <w:r w:rsidR="00C53ABA">
          <w:rPr>
            <w:rFonts w:ascii="Times New Roman" w:eastAsia="Times New Roman" w:hAnsi="Times New Roman" w:cs="Times New Roman"/>
            <w:i/>
          </w:rPr>
          <w:fldChar w:fldCharType="separate"/>
        </w:r>
        <w:r w:rsidRPr="00C53ABA">
          <w:rPr>
            <w:rStyle w:val="Hipervnculo"/>
            <w:rFonts w:ascii="Times New Roman" w:eastAsia="Times New Roman" w:hAnsi="Times New Roman" w:cs="Times New Roman"/>
            <w:i/>
          </w:rPr>
          <w:t>Git</w:t>
        </w:r>
      </w:ins>
      <w:ins w:id="1442" w:author="Maria Paola Fonseca Paez" w:date="2019-11-30T18:35:00Z">
        <w:r w:rsidR="008E5D94">
          <w:rPr>
            <w:rStyle w:val="Hipervnculo"/>
            <w:rFonts w:ascii="Times New Roman" w:eastAsia="Times New Roman" w:hAnsi="Times New Roman" w:cs="Times New Roman"/>
            <w:i/>
          </w:rPr>
          <w:t>H</w:t>
        </w:r>
      </w:ins>
      <w:ins w:id="1443" w:author="Maria Paola Fonseca Paez" w:date="2019-11-30T18:27:00Z">
        <w:r w:rsidRPr="00C53ABA">
          <w:rPr>
            <w:rStyle w:val="Hipervnculo"/>
            <w:rFonts w:ascii="Times New Roman" w:eastAsia="Times New Roman" w:hAnsi="Times New Roman" w:cs="Times New Roman"/>
            <w:i/>
          </w:rPr>
          <w:t>ub</w:t>
        </w:r>
        <w:commentRangeEnd w:id="1440"/>
        <w:r w:rsidR="00842EE5" w:rsidRPr="00C53ABA">
          <w:rPr>
            <w:rStyle w:val="Hipervnculo"/>
            <w:rFonts w:ascii="Times New Roman" w:hAnsi="Times New Roman" w:cs="Times New Roman"/>
            <w:sz w:val="16"/>
            <w:szCs w:val="16"/>
          </w:rPr>
          <w:commentReference w:id="1440"/>
        </w:r>
        <w:r w:rsidR="00C53ABA">
          <w:rPr>
            <w:rFonts w:ascii="Times New Roman" w:eastAsia="Times New Roman" w:hAnsi="Times New Roman" w:cs="Times New Roman"/>
            <w:i/>
          </w:rPr>
          <w:fldChar w:fldCharType="end"/>
        </w:r>
      </w:ins>
      <w:r w:rsidRPr="009C09D9">
        <w:rPr>
          <w:rFonts w:ascii="Times New Roman" w:eastAsia="Times New Roman" w:hAnsi="Times New Roman" w:cs="Times New Roman"/>
        </w:rPr>
        <w:t xml:space="preserve">, en la que se encuentran diferentes códigos disponibles para uso público. Se optó por uno escrito tanto en lenguaje </w:t>
      </w:r>
      <w:proofErr w:type="spellStart"/>
      <w:r w:rsidRPr="00C53ABA">
        <w:rPr>
          <w:rFonts w:ascii="Times New Roman" w:eastAsia="Times New Roman" w:hAnsi="Times New Roman" w:cs="Times New Roman"/>
          <w:i/>
          <w:rPrChange w:id="1444" w:author="Maria Paola Fonseca Paez" w:date="2019-11-30T18:27:00Z">
            <w:rPr>
              <w:rFonts w:ascii="Times New Roman" w:eastAsia="Times New Roman" w:hAnsi="Times New Roman" w:cs="Times New Roman"/>
            </w:rPr>
          </w:rPrChange>
        </w:rPr>
        <w:t>Verilog</w:t>
      </w:r>
      <w:proofErr w:type="spellEnd"/>
      <w:r w:rsidRPr="009C09D9">
        <w:rPr>
          <w:rFonts w:ascii="Times New Roman" w:eastAsia="Times New Roman" w:hAnsi="Times New Roman" w:cs="Times New Roman"/>
        </w:rPr>
        <w:t xml:space="preserve"> como en lenguaje </w:t>
      </w:r>
      <w:proofErr w:type="spellStart"/>
      <w:r w:rsidRPr="00C53ABA">
        <w:rPr>
          <w:rFonts w:ascii="Times New Roman" w:eastAsia="Times New Roman" w:hAnsi="Times New Roman" w:cs="Times New Roman"/>
          <w:i/>
          <w:rPrChange w:id="1445" w:author="Maria Paola Fonseca Paez" w:date="2019-11-30T18:28:00Z">
            <w:rPr>
              <w:rFonts w:ascii="Times New Roman" w:eastAsia="Times New Roman" w:hAnsi="Times New Roman" w:cs="Times New Roman"/>
            </w:rPr>
          </w:rPrChange>
        </w:rPr>
        <w:t>python</w:t>
      </w:r>
      <w:proofErr w:type="spellEnd"/>
      <w:r w:rsidRPr="009C09D9">
        <w:rPr>
          <w:rFonts w:ascii="Times New Roman" w:eastAsia="Times New Roman" w:hAnsi="Times New Roman" w:cs="Times New Roman"/>
        </w:rPr>
        <w:t xml:space="preserve">, lo cual suponía la investigación de su funcionamiento e instanciación en el proyecto. </w:t>
      </w:r>
    </w:p>
    <w:p w14:paraId="6F2DC79E" w14:textId="77777777" w:rsidR="00714E5C" w:rsidRPr="009C09D9" w:rsidRDefault="00714E5C">
      <w:pPr>
        <w:jc w:val="both"/>
        <w:rPr>
          <w:rFonts w:ascii="Times New Roman" w:eastAsia="Times New Roman" w:hAnsi="Times New Roman" w:cs="Times New Roman"/>
          <w:i/>
        </w:rPr>
      </w:pPr>
    </w:p>
    <w:p w14:paraId="4A4FF0E2" w14:textId="5B561F54" w:rsidR="00714E5C" w:rsidRPr="00C53ABA" w:rsidDel="008E5D94" w:rsidRDefault="00AB58E9">
      <w:pPr>
        <w:jc w:val="both"/>
        <w:rPr>
          <w:del w:id="1446" w:author="Maria Paola Fonseca Paez" w:date="2019-11-30T18:30:00Z"/>
          <w:rFonts w:ascii="Times New Roman" w:eastAsia="Times New Roman" w:hAnsi="Times New Roman" w:cs="Times New Roman"/>
          <w:rPrChange w:id="1447" w:author="Maria Paola Fonseca Paez" w:date="2019-11-30T18:28:00Z">
            <w:rPr>
              <w:del w:id="1448" w:author="Maria Paola Fonseca Paez" w:date="2019-11-30T18:30:00Z"/>
              <w:rFonts w:ascii="Times New Roman" w:eastAsia="Times New Roman" w:hAnsi="Times New Roman" w:cs="Times New Roman"/>
              <w:lang w:val="en-US"/>
            </w:rPr>
          </w:rPrChange>
        </w:rPr>
      </w:pPr>
      <w:del w:id="1449" w:author="Maria Paola Fonseca Paez" w:date="2019-11-30T18:28:00Z">
        <w:r w:rsidRPr="00C53ABA" w:rsidDel="00C53ABA">
          <w:rPr>
            <w:rFonts w:ascii="Times New Roman" w:eastAsia="Times New Roman" w:hAnsi="Times New Roman" w:cs="Times New Roman"/>
            <w:rPrChange w:id="1450" w:author="Maria Paola Fonseca Paez" w:date="2019-11-30T18:28:00Z">
              <w:rPr>
                <w:rFonts w:ascii="Times New Roman" w:eastAsia="Times New Roman" w:hAnsi="Times New Roman" w:cs="Times New Roman"/>
                <w:i/>
                <w:lang w:val="en-US"/>
              </w:rPr>
            </w:rPrChange>
          </w:rPr>
          <w:delText>Link</w:delText>
        </w:r>
      </w:del>
      <w:ins w:id="1451" w:author="Maria Paola Fonseca Paez" w:date="2019-11-30T18:28:00Z">
        <w:r w:rsidR="00C53ABA" w:rsidRPr="00C53ABA">
          <w:rPr>
            <w:rFonts w:ascii="Times New Roman" w:eastAsia="Times New Roman" w:hAnsi="Times New Roman" w:cs="Times New Roman"/>
            <w:rPrChange w:id="1452" w:author="Maria Paola Fonseca Paez" w:date="2019-11-30T18:28:00Z">
              <w:rPr>
                <w:rFonts w:ascii="Times New Roman" w:eastAsia="Times New Roman" w:hAnsi="Times New Roman" w:cs="Times New Roman"/>
                <w:lang w:val="en-US"/>
              </w:rPr>
            </w:rPrChange>
          </w:rPr>
          <w:t>El</w:t>
        </w:r>
        <w:r w:rsidR="00C53ABA">
          <w:rPr>
            <w:rFonts w:ascii="Times New Roman" w:eastAsia="Times New Roman" w:hAnsi="Times New Roman" w:cs="Times New Roman"/>
          </w:rPr>
          <w:t xml:space="preserve"> </w:t>
        </w:r>
      </w:ins>
      <w:ins w:id="1453" w:author="Maria Paola Fonseca Paez" w:date="2019-11-30T18:29:00Z">
        <w:r w:rsidR="008E5D94">
          <w:rPr>
            <w:rFonts w:ascii="Times New Roman" w:eastAsia="Times New Roman" w:hAnsi="Times New Roman" w:cs="Times New Roman"/>
          </w:rPr>
          <w:t>hipervínculo</w:t>
        </w:r>
      </w:ins>
      <w:ins w:id="1454" w:author="Maria Paola Fonseca Paez" w:date="2019-11-30T18:28:00Z">
        <w:r w:rsidR="00C53ABA">
          <w:rPr>
            <w:rFonts w:ascii="Times New Roman" w:eastAsia="Times New Roman" w:hAnsi="Times New Roman" w:cs="Times New Roman"/>
          </w:rPr>
          <w:t xml:space="preserve"> a la página de </w:t>
        </w:r>
        <w:r w:rsidR="00C53ABA" w:rsidRPr="008E5D94">
          <w:rPr>
            <w:rFonts w:ascii="Times New Roman" w:eastAsia="Times New Roman" w:hAnsi="Times New Roman" w:cs="Times New Roman"/>
            <w:i/>
            <w:rPrChange w:id="1455" w:author="Maria Paola Fonseca Paez" w:date="2019-11-30T18:29:00Z">
              <w:rPr>
                <w:rFonts w:ascii="Times New Roman" w:eastAsia="Times New Roman" w:hAnsi="Times New Roman" w:cs="Times New Roman"/>
              </w:rPr>
            </w:rPrChange>
          </w:rPr>
          <w:t>Git</w:t>
        </w:r>
      </w:ins>
      <w:ins w:id="1456" w:author="Maria Paola Fonseca Paez" w:date="2019-11-30T18:35:00Z">
        <w:r w:rsidR="008E5D94">
          <w:rPr>
            <w:rFonts w:ascii="Times New Roman" w:eastAsia="Times New Roman" w:hAnsi="Times New Roman" w:cs="Times New Roman"/>
            <w:i/>
          </w:rPr>
          <w:t>H</w:t>
        </w:r>
      </w:ins>
      <w:ins w:id="1457" w:author="Maria Paola Fonseca Paez" w:date="2019-11-30T18:28:00Z">
        <w:r w:rsidR="00C53ABA" w:rsidRPr="008E5D94">
          <w:rPr>
            <w:rFonts w:ascii="Times New Roman" w:eastAsia="Times New Roman" w:hAnsi="Times New Roman" w:cs="Times New Roman"/>
            <w:i/>
            <w:rPrChange w:id="1458" w:author="Maria Paola Fonseca Paez" w:date="2019-11-30T18:29:00Z">
              <w:rPr>
                <w:rFonts w:ascii="Times New Roman" w:eastAsia="Times New Roman" w:hAnsi="Times New Roman" w:cs="Times New Roman"/>
              </w:rPr>
            </w:rPrChange>
          </w:rPr>
          <w:t>ub</w:t>
        </w:r>
        <w:r w:rsidR="00C53ABA">
          <w:rPr>
            <w:rFonts w:ascii="Times New Roman" w:eastAsia="Times New Roman" w:hAnsi="Times New Roman" w:cs="Times New Roman"/>
          </w:rPr>
          <w:t xml:space="preserve"> desde la cual se descargó</w:t>
        </w:r>
        <w:r w:rsidR="008E5D94">
          <w:rPr>
            <w:rFonts w:ascii="Times New Roman" w:eastAsia="Times New Roman" w:hAnsi="Times New Roman" w:cs="Times New Roman"/>
          </w:rPr>
          <w:t xml:space="preserve"> la IP </w:t>
        </w:r>
      </w:ins>
      <w:ins w:id="1459" w:author="Maria Paola Fonseca Paez" w:date="2019-11-30T18:29:00Z">
        <w:r w:rsidR="008E5D94">
          <w:rPr>
            <w:rFonts w:ascii="Times New Roman" w:eastAsia="Times New Roman" w:hAnsi="Times New Roman" w:cs="Times New Roman"/>
          </w:rPr>
          <w:t>está disponible en el siguiente enlace</w:t>
        </w:r>
      </w:ins>
      <w:r w:rsidRPr="00C53ABA">
        <w:rPr>
          <w:rFonts w:ascii="Times New Roman" w:eastAsia="Times New Roman" w:hAnsi="Times New Roman" w:cs="Times New Roman"/>
          <w:i/>
          <w:rPrChange w:id="1460" w:author="Maria Paola Fonseca Paez" w:date="2019-11-30T18:28:00Z">
            <w:rPr>
              <w:rFonts w:ascii="Times New Roman" w:eastAsia="Times New Roman" w:hAnsi="Times New Roman" w:cs="Times New Roman"/>
              <w:i/>
              <w:lang w:val="en-US"/>
            </w:rPr>
          </w:rPrChange>
        </w:rPr>
        <w:t>:</w:t>
      </w:r>
      <w:r w:rsidRPr="00C53ABA">
        <w:rPr>
          <w:rFonts w:ascii="Times New Roman" w:eastAsia="Times New Roman" w:hAnsi="Times New Roman" w:cs="Times New Roman"/>
          <w:rPrChange w:id="1461" w:author="Maria Paola Fonseca Paez" w:date="2019-11-30T18:28:00Z">
            <w:rPr>
              <w:rFonts w:ascii="Times New Roman" w:eastAsia="Times New Roman" w:hAnsi="Times New Roman" w:cs="Times New Roman"/>
              <w:lang w:val="en-US"/>
            </w:rPr>
          </w:rPrChange>
        </w:rPr>
        <w:t xml:space="preserve"> </w:t>
      </w:r>
      <w:r w:rsidR="009C09D9" w:rsidRPr="009C09D9">
        <w:rPr>
          <w:rFonts w:ascii="Times New Roman" w:hAnsi="Times New Roman" w:cs="Times New Roman"/>
        </w:rPr>
        <w:fldChar w:fldCharType="begin"/>
      </w:r>
      <w:r w:rsidR="009C09D9" w:rsidRPr="00C53ABA">
        <w:rPr>
          <w:rFonts w:ascii="Times New Roman" w:hAnsi="Times New Roman" w:cs="Times New Roman"/>
          <w:rPrChange w:id="1462" w:author="Maria Paola Fonseca Paez" w:date="2019-11-30T18:28:00Z">
            <w:rPr>
              <w:rFonts w:ascii="Times New Roman" w:hAnsi="Times New Roman" w:cs="Times New Roman"/>
              <w:lang w:val="en-US"/>
            </w:rPr>
          </w:rPrChange>
        </w:rPr>
        <w:instrText xml:space="preserve"> HYPERLINK "https://github.com/secworks/sha256" \h </w:instrText>
      </w:r>
      <w:r w:rsidR="009C09D9" w:rsidRPr="009C09D9">
        <w:rPr>
          <w:rFonts w:ascii="Times New Roman" w:hAnsi="Times New Roman" w:cs="Times New Roman"/>
        </w:rPr>
        <w:fldChar w:fldCharType="separate"/>
      </w:r>
      <w:r w:rsidRPr="00C53ABA">
        <w:rPr>
          <w:rFonts w:ascii="Times New Roman" w:eastAsia="Times New Roman" w:hAnsi="Times New Roman" w:cs="Times New Roman"/>
          <w:color w:val="1155CC"/>
          <w:u w:val="single"/>
          <w:rPrChange w:id="1463" w:author="Maria Paola Fonseca Paez" w:date="2019-11-30T18:28:00Z">
            <w:rPr>
              <w:rFonts w:ascii="Times New Roman" w:eastAsia="Times New Roman" w:hAnsi="Times New Roman" w:cs="Times New Roman"/>
              <w:color w:val="1155CC"/>
              <w:u w:val="single"/>
              <w:lang w:val="en-US"/>
            </w:rPr>
          </w:rPrChange>
        </w:rPr>
        <w:t>https://github.com/secworks/sha256</w:t>
      </w:r>
      <w:r w:rsidR="009C09D9" w:rsidRPr="009C09D9">
        <w:rPr>
          <w:rFonts w:ascii="Times New Roman" w:eastAsia="Times New Roman" w:hAnsi="Times New Roman" w:cs="Times New Roman"/>
          <w:color w:val="1155CC"/>
          <w:u w:val="single"/>
        </w:rPr>
        <w:fldChar w:fldCharType="end"/>
      </w:r>
    </w:p>
    <w:p w14:paraId="77D8EAEF" w14:textId="5E4D6A0A" w:rsidR="00714E5C" w:rsidRDefault="008E5D94">
      <w:pPr>
        <w:jc w:val="both"/>
        <w:rPr>
          <w:ins w:id="1464" w:author="Maria Paola Fonseca Paez" w:date="2019-11-30T18:30:00Z"/>
          <w:rFonts w:ascii="Times New Roman" w:eastAsia="Times New Roman" w:hAnsi="Times New Roman" w:cs="Times New Roman"/>
        </w:rPr>
      </w:pPr>
      <w:ins w:id="1465" w:author="Maria Paola Fonseca Paez" w:date="2019-11-30T18:30:00Z">
        <w:r>
          <w:rPr>
            <w:rFonts w:ascii="Times New Roman" w:eastAsia="Times New Roman" w:hAnsi="Times New Roman" w:cs="Times New Roman"/>
          </w:rPr>
          <w:t>.</w:t>
        </w:r>
      </w:ins>
    </w:p>
    <w:p w14:paraId="5AE9F53F" w14:textId="77777777" w:rsidR="008E5D94" w:rsidRPr="00C53ABA" w:rsidRDefault="008E5D94">
      <w:pPr>
        <w:jc w:val="both"/>
        <w:rPr>
          <w:rFonts w:ascii="Times New Roman" w:eastAsia="Times New Roman" w:hAnsi="Times New Roman" w:cs="Times New Roman"/>
          <w:rPrChange w:id="1466" w:author="Maria Paola Fonseca Paez" w:date="2019-11-30T18:28:00Z">
            <w:rPr>
              <w:rFonts w:ascii="Times New Roman" w:eastAsia="Times New Roman" w:hAnsi="Times New Roman" w:cs="Times New Roman"/>
              <w:lang w:val="en-US"/>
            </w:rPr>
          </w:rPrChange>
        </w:rPr>
      </w:pPr>
    </w:p>
    <w:p w14:paraId="57B9D50C" w14:textId="644F8683"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Este módulo cuenta con un </w:t>
      </w:r>
      <w:del w:id="1467" w:author="Maria Paola Fonseca Paez" w:date="2019-11-30T18:30:00Z">
        <w:r w:rsidRPr="009C09D9" w:rsidDel="008E5D94">
          <w:rPr>
            <w:rFonts w:ascii="Times New Roman" w:eastAsia="Times New Roman" w:hAnsi="Times New Roman" w:cs="Times New Roman"/>
          </w:rPr>
          <w:delText xml:space="preserve">bloque </w:delText>
        </w:r>
      </w:del>
      <w:ins w:id="1468" w:author="Maria Paola Fonseca Paez" w:date="2019-11-30T18:30:00Z">
        <w:r w:rsidR="008E5D94">
          <w:rPr>
            <w:rFonts w:ascii="Times New Roman" w:eastAsia="Times New Roman" w:hAnsi="Times New Roman" w:cs="Times New Roman"/>
          </w:rPr>
          <w:t>subsistema</w:t>
        </w:r>
        <w:r w:rsidR="008E5D94"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principal llamado </w:t>
      </w:r>
      <w:r w:rsidRPr="008E5D94">
        <w:rPr>
          <w:rFonts w:ascii="Times New Roman" w:eastAsia="Times New Roman" w:hAnsi="Times New Roman" w:cs="Times New Roman"/>
          <w:i/>
          <w:rPrChange w:id="1469" w:author="Maria Paola Fonseca Paez" w:date="2019-11-30T18:30:00Z">
            <w:rPr>
              <w:rFonts w:ascii="Times New Roman" w:eastAsia="Times New Roman" w:hAnsi="Times New Roman" w:cs="Times New Roman"/>
            </w:rPr>
          </w:rPrChange>
        </w:rPr>
        <w:t>sha256</w:t>
      </w:r>
      <w:r w:rsidRPr="009C09D9">
        <w:rPr>
          <w:rFonts w:ascii="Times New Roman" w:eastAsia="Times New Roman" w:hAnsi="Times New Roman" w:cs="Times New Roman"/>
        </w:rPr>
        <w:t xml:space="preserve"> el cual cumple una función de envolvente o interfaz con </w:t>
      </w:r>
      <w:del w:id="1470" w:author="Maria Paola Fonseca Paez" w:date="2019-11-30T18:30:00Z">
        <w:r w:rsidRPr="009C09D9" w:rsidDel="008E5D94">
          <w:rPr>
            <w:rFonts w:ascii="Times New Roman" w:eastAsia="Times New Roman" w:hAnsi="Times New Roman" w:cs="Times New Roman"/>
          </w:rPr>
          <w:delText>el sistema de bloques</w:delText>
        </w:r>
      </w:del>
      <w:ins w:id="1471" w:author="Maria Paola Fonseca Paez" w:date="2019-11-30T18:30:00Z">
        <w:r w:rsidR="008E5D94">
          <w:rPr>
            <w:rFonts w:ascii="Times New Roman" w:eastAsia="Times New Roman" w:hAnsi="Times New Roman" w:cs="Times New Roman"/>
          </w:rPr>
          <w:t>los subsistemas</w:t>
        </w:r>
      </w:ins>
      <w:r w:rsidRPr="009C09D9">
        <w:rPr>
          <w:rFonts w:ascii="Times New Roman" w:eastAsia="Times New Roman" w:hAnsi="Times New Roman" w:cs="Times New Roman"/>
        </w:rPr>
        <w:t xml:space="preserve"> que realizan la función </w:t>
      </w:r>
      <w:r w:rsidRPr="008E5D94">
        <w:rPr>
          <w:rFonts w:ascii="Times New Roman" w:eastAsia="Times New Roman" w:hAnsi="Times New Roman" w:cs="Times New Roman"/>
          <w:i/>
          <w:rPrChange w:id="1472" w:author="Maria Paola Fonseca Paez" w:date="2019-11-30T18:30:00Z">
            <w:rPr>
              <w:rFonts w:ascii="Times New Roman" w:eastAsia="Times New Roman" w:hAnsi="Times New Roman" w:cs="Times New Roman"/>
            </w:rPr>
          </w:rPrChange>
        </w:rPr>
        <w:t>hash</w:t>
      </w:r>
      <w:r w:rsidRPr="009C09D9">
        <w:rPr>
          <w:rFonts w:ascii="Times New Roman" w:eastAsia="Times New Roman" w:hAnsi="Times New Roman" w:cs="Times New Roman"/>
        </w:rPr>
        <w:t xml:space="preserve"> sobre una entrada fija de 512 bits. El módulo cuenta con la opción de realizar el </w:t>
      </w:r>
      <w:r w:rsidRPr="008E5D94">
        <w:rPr>
          <w:rFonts w:ascii="Times New Roman" w:eastAsia="Times New Roman" w:hAnsi="Times New Roman" w:cs="Times New Roman"/>
          <w:i/>
          <w:rPrChange w:id="1473" w:author="Maria Paola Fonseca Paez" w:date="2019-11-30T18:31:00Z">
            <w:rPr>
              <w:rFonts w:ascii="Times New Roman" w:eastAsia="Times New Roman" w:hAnsi="Times New Roman" w:cs="Times New Roman"/>
            </w:rPr>
          </w:rPrChange>
        </w:rPr>
        <w:t>hash sha256</w:t>
      </w:r>
      <w:r w:rsidRPr="009C09D9">
        <w:rPr>
          <w:rFonts w:ascii="Times New Roman" w:eastAsia="Times New Roman" w:hAnsi="Times New Roman" w:cs="Times New Roman"/>
        </w:rPr>
        <w:t xml:space="preserve"> versión 18.0 o el </w:t>
      </w:r>
      <w:r w:rsidRPr="008E5D94">
        <w:rPr>
          <w:rFonts w:ascii="Times New Roman" w:eastAsia="Times New Roman" w:hAnsi="Times New Roman" w:cs="Times New Roman"/>
          <w:i/>
          <w:rPrChange w:id="1474" w:author="Maria Paola Fonseca Paez" w:date="2019-11-30T18:31:00Z">
            <w:rPr>
              <w:rFonts w:ascii="Times New Roman" w:eastAsia="Times New Roman" w:hAnsi="Times New Roman" w:cs="Times New Roman"/>
            </w:rPr>
          </w:rPrChange>
        </w:rPr>
        <w:t>sha224</w:t>
      </w:r>
      <w:r w:rsidRPr="009C09D9">
        <w:rPr>
          <w:rFonts w:ascii="Times New Roman" w:eastAsia="Times New Roman" w:hAnsi="Times New Roman" w:cs="Times New Roman"/>
        </w:rPr>
        <w:t xml:space="preserve">, obteniendo un resultado a la salida de 256 bits. El </w:t>
      </w:r>
      <w:del w:id="1475" w:author="Maria Paola Fonseca Paez" w:date="2019-11-30T18:31:00Z">
        <w:r w:rsidRPr="009C09D9" w:rsidDel="008E5D94">
          <w:rPr>
            <w:rFonts w:ascii="Times New Roman" w:eastAsia="Times New Roman" w:hAnsi="Times New Roman" w:cs="Times New Roman"/>
          </w:rPr>
          <w:delText xml:space="preserve">bloque </w:delText>
        </w:r>
      </w:del>
      <w:ins w:id="1476" w:author="Maria Paola Fonseca Paez" w:date="2019-11-30T18:31:00Z">
        <w:r w:rsidR="008E5D94">
          <w:rPr>
            <w:rFonts w:ascii="Times New Roman" w:eastAsia="Times New Roman" w:hAnsi="Times New Roman" w:cs="Times New Roman"/>
          </w:rPr>
          <w:t>subsistema</w:t>
        </w:r>
        <w:r w:rsidR="008E5D94"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principal </w:t>
      </w:r>
      <w:del w:id="1477" w:author="Maria Paola Fonseca Paez" w:date="2019-11-30T18:31:00Z">
        <w:r w:rsidRPr="008E5D94" w:rsidDel="008E5D94">
          <w:rPr>
            <w:rFonts w:ascii="Times New Roman" w:eastAsia="Times New Roman" w:hAnsi="Times New Roman" w:cs="Times New Roman"/>
            <w:i/>
            <w:rPrChange w:id="1478" w:author="Maria Paola Fonseca Paez" w:date="2019-11-30T18:31:00Z">
              <w:rPr>
                <w:rFonts w:ascii="Times New Roman" w:eastAsia="Times New Roman" w:hAnsi="Times New Roman" w:cs="Times New Roman"/>
              </w:rPr>
            </w:rPrChange>
          </w:rPr>
          <w:delText xml:space="preserve"> </w:delText>
        </w:r>
      </w:del>
      <w:r w:rsidRPr="008E5D94">
        <w:rPr>
          <w:rFonts w:ascii="Times New Roman" w:eastAsia="Times New Roman" w:hAnsi="Times New Roman" w:cs="Times New Roman"/>
          <w:i/>
          <w:rPrChange w:id="1479" w:author="Maria Paola Fonseca Paez" w:date="2019-11-30T18:31:00Z">
            <w:rPr>
              <w:rFonts w:ascii="Times New Roman" w:eastAsia="Times New Roman" w:hAnsi="Times New Roman" w:cs="Times New Roman"/>
            </w:rPr>
          </w:rPrChange>
        </w:rPr>
        <w:t>sha256</w:t>
      </w:r>
      <w:r w:rsidRPr="009C09D9">
        <w:rPr>
          <w:rFonts w:ascii="Times New Roman" w:eastAsia="Times New Roman" w:hAnsi="Times New Roman" w:cs="Times New Roman"/>
        </w:rPr>
        <w:t xml:space="preserve"> “</w:t>
      </w:r>
      <w:proofErr w:type="spellStart"/>
      <w:r w:rsidRPr="009C09D9">
        <w:rPr>
          <w:rFonts w:ascii="Times New Roman" w:eastAsia="Times New Roman" w:hAnsi="Times New Roman" w:cs="Times New Roman"/>
          <w:i/>
        </w:rPr>
        <w:t>wrapper</w:t>
      </w:r>
      <w:proofErr w:type="spellEnd"/>
      <w:r w:rsidRPr="009C09D9">
        <w:rPr>
          <w:rFonts w:ascii="Times New Roman" w:eastAsia="Times New Roman" w:hAnsi="Times New Roman" w:cs="Times New Roman"/>
        </w:rPr>
        <w:t xml:space="preserve">” se encarga del manejo de entradas y salidas al cifrador, </w:t>
      </w:r>
      <w:del w:id="1480" w:author="Maria Paola Fonseca Paez" w:date="2019-11-30T18:31:00Z">
        <w:r w:rsidRPr="009C09D9" w:rsidDel="008E5D94">
          <w:rPr>
            <w:rFonts w:ascii="Times New Roman" w:eastAsia="Times New Roman" w:hAnsi="Times New Roman" w:cs="Times New Roman"/>
          </w:rPr>
          <w:delText>dentro del cual</w:delText>
        </w:r>
      </w:del>
      <w:ins w:id="1481" w:author="Maria Paola Fonseca Paez" w:date="2019-11-30T18:31:00Z">
        <w:r w:rsidR="008E5D94">
          <w:rPr>
            <w:rFonts w:ascii="Times New Roman" w:eastAsia="Times New Roman" w:hAnsi="Times New Roman" w:cs="Times New Roman"/>
          </w:rPr>
          <w:t>y en este</w:t>
        </w:r>
      </w:ins>
      <w:r w:rsidRPr="009C09D9">
        <w:rPr>
          <w:rFonts w:ascii="Times New Roman" w:eastAsia="Times New Roman" w:hAnsi="Times New Roman" w:cs="Times New Roman"/>
        </w:rPr>
        <w:t xml:space="preserve"> es instanciado el </w:t>
      </w:r>
      <w:del w:id="1482" w:author="Maria Paola Fonseca Paez" w:date="2019-11-30T18:31:00Z">
        <w:r w:rsidRPr="009C09D9" w:rsidDel="008E5D94">
          <w:rPr>
            <w:rFonts w:ascii="Times New Roman" w:eastAsia="Times New Roman" w:hAnsi="Times New Roman" w:cs="Times New Roman"/>
          </w:rPr>
          <w:delText xml:space="preserve">bloque </w:delText>
        </w:r>
      </w:del>
      <w:ins w:id="1483" w:author="Maria Paola Fonseca Paez" w:date="2019-11-30T18:31:00Z">
        <w:r w:rsidR="008E5D94">
          <w:rPr>
            <w:rFonts w:ascii="Times New Roman" w:eastAsia="Times New Roman" w:hAnsi="Times New Roman" w:cs="Times New Roman"/>
          </w:rPr>
          <w:t>subsistema</w:t>
        </w:r>
        <w:r w:rsidR="008E5D94"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principal que realiza la función </w:t>
      </w:r>
      <w:r w:rsidRPr="008E5D94">
        <w:rPr>
          <w:rFonts w:ascii="Times New Roman" w:eastAsia="Times New Roman" w:hAnsi="Times New Roman" w:cs="Times New Roman"/>
          <w:i/>
          <w:rPrChange w:id="1484" w:author="Maria Paola Fonseca Paez" w:date="2019-11-30T18:32:00Z">
            <w:rPr>
              <w:rFonts w:ascii="Times New Roman" w:eastAsia="Times New Roman" w:hAnsi="Times New Roman" w:cs="Times New Roman"/>
            </w:rPr>
          </w:rPrChange>
        </w:rPr>
        <w:t>hash</w:t>
      </w:r>
      <w:r w:rsidRPr="009C09D9">
        <w:rPr>
          <w:rFonts w:ascii="Times New Roman" w:eastAsia="Times New Roman" w:hAnsi="Times New Roman" w:cs="Times New Roman"/>
        </w:rPr>
        <w:t xml:space="preserve">, llamado </w:t>
      </w:r>
      <w:r w:rsidRPr="008E5D94">
        <w:rPr>
          <w:rFonts w:ascii="Times New Roman" w:eastAsia="Times New Roman" w:hAnsi="Times New Roman" w:cs="Times New Roman"/>
          <w:i/>
          <w:rPrChange w:id="1485" w:author="Maria Paola Fonseca Paez" w:date="2019-11-30T18:32:00Z">
            <w:rPr>
              <w:rFonts w:ascii="Times New Roman" w:eastAsia="Times New Roman" w:hAnsi="Times New Roman" w:cs="Times New Roman"/>
            </w:rPr>
          </w:rPrChange>
        </w:rPr>
        <w:t>sha256_core</w:t>
      </w:r>
      <w:r w:rsidRPr="009C09D9">
        <w:rPr>
          <w:rFonts w:ascii="Times New Roman" w:eastAsia="Times New Roman" w:hAnsi="Times New Roman" w:cs="Times New Roman"/>
        </w:rPr>
        <w:t xml:space="preserve">. Este </w:t>
      </w:r>
      <w:del w:id="1486" w:author="Maria Paola Fonseca Paez" w:date="2019-11-30T18:32:00Z">
        <w:r w:rsidRPr="009C09D9" w:rsidDel="008E5D94">
          <w:rPr>
            <w:rFonts w:ascii="Times New Roman" w:eastAsia="Times New Roman" w:hAnsi="Times New Roman" w:cs="Times New Roman"/>
          </w:rPr>
          <w:delText xml:space="preserve">bloque principal </w:delText>
        </w:r>
      </w:del>
      <w:r w:rsidRPr="009C09D9">
        <w:rPr>
          <w:rFonts w:ascii="Times New Roman" w:eastAsia="Times New Roman" w:hAnsi="Times New Roman" w:cs="Times New Roman"/>
        </w:rPr>
        <w:t xml:space="preserve">instancia los </w:t>
      </w:r>
      <w:del w:id="1487" w:author="Maria Paola Fonseca Paez" w:date="2019-11-30T18:32:00Z">
        <w:r w:rsidRPr="009C09D9" w:rsidDel="008E5D94">
          <w:rPr>
            <w:rFonts w:ascii="Times New Roman" w:eastAsia="Times New Roman" w:hAnsi="Times New Roman" w:cs="Times New Roman"/>
          </w:rPr>
          <w:delText xml:space="preserve">bloques </w:delText>
        </w:r>
      </w:del>
      <w:ins w:id="1488" w:author="Maria Paola Fonseca Paez" w:date="2019-11-30T18:32:00Z">
        <w:r w:rsidR="008E5D94">
          <w:rPr>
            <w:rFonts w:ascii="Times New Roman" w:eastAsia="Times New Roman" w:hAnsi="Times New Roman" w:cs="Times New Roman"/>
          </w:rPr>
          <w:t>subsistemas</w:t>
        </w:r>
        <w:r w:rsidR="008E5D94" w:rsidRPr="009C09D9">
          <w:rPr>
            <w:rFonts w:ascii="Times New Roman" w:eastAsia="Times New Roman" w:hAnsi="Times New Roman" w:cs="Times New Roman"/>
          </w:rPr>
          <w:t xml:space="preserve"> </w:t>
        </w:r>
      </w:ins>
      <w:r w:rsidRPr="008E5D94">
        <w:rPr>
          <w:rFonts w:ascii="Times New Roman" w:eastAsia="Times New Roman" w:hAnsi="Times New Roman" w:cs="Times New Roman"/>
          <w:i/>
          <w:rPrChange w:id="1489" w:author="Maria Paola Fonseca Paez" w:date="2019-11-30T18:32:00Z">
            <w:rPr>
              <w:rFonts w:ascii="Times New Roman" w:eastAsia="Times New Roman" w:hAnsi="Times New Roman" w:cs="Times New Roman"/>
            </w:rPr>
          </w:rPrChange>
        </w:rPr>
        <w:t>sha256_w_mem</w:t>
      </w:r>
      <w:r w:rsidRPr="009C09D9">
        <w:rPr>
          <w:rFonts w:ascii="Times New Roman" w:eastAsia="Times New Roman" w:hAnsi="Times New Roman" w:cs="Times New Roman"/>
        </w:rPr>
        <w:t xml:space="preserve"> y </w:t>
      </w:r>
      <w:r w:rsidRPr="008E5D94">
        <w:rPr>
          <w:rFonts w:ascii="Times New Roman" w:eastAsia="Times New Roman" w:hAnsi="Times New Roman" w:cs="Times New Roman"/>
          <w:i/>
          <w:rPrChange w:id="1490" w:author="Maria Paola Fonseca Paez" w:date="2019-11-30T18:32:00Z">
            <w:rPr>
              <w:rFonts w:ascii="Times New Roman" w:eastAsia="Times New Roman" w:hAnsi="Times New Roman" w:cs="Times New Roman"/>
            </w:rPr>
          </w:rPrChange>
        </w:rPr>
        <w:t>sha256_k_constants</w:t>
      </w:r>
      <w:r w:rsidRPr="009C09D9">
        <w:rPr>
          <w:rFonts w:ascii="Times New Roman" w:eastAsia="Times New Roman" w:hAnsi="Times New Roman" w:cs="Times New Roman"/>
        </w:rPr>
        <w:t xml:space="preserve"> para su funcionamiento. </w:t>
      </w:r>
    </w:p>
    <w:p w14:paraId="0F2F21E0" w14:textId="77777777" w:rsidR="00714E5C" w:rsidRPr="009C09D9" w:rsidRDefault="00714E5C">
      <w:pPr>
        <w:jc w:val="both"/>
        <w:rPr>
          <w:rFonts w:ascii="Times New Roman" w:eastAsia="Times New Roman" w:hAnsi="Times New Roman" w:cs="Times New Roman"/>
        </w:rPr>
      </w:pPr>
    </w:p>
    <w:p w14:paraId="1E335329" w14:textId="6E0C5F13"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En el planteamiento del proyecto se especificó que el </w:t>
      </w:r>
      <w:r w:rsidRPr="008E5D94">
        <w:rPr>
          <w:rFonts w:ascii="Times New Roman" w:eastAsia="Times New Roman" w:hAnsi="Times New Roman" w:cs="Times New Roman"/>
          <w:i/>
          <w:rPrChange w:id="1491" w:author="Maria Paola Fonseca Paez" w:date="2019-11-30T18:32:00Z">
            <w:rPr>
              <w:rFonts w:ascii="Times New Roman" w:eastAsia="Times New Roman" w:hAnsi="Times New Roman" w:cs="Times New Roman"/>
            </w:rPr>
          </w:rPrChange>
        </w:rPr>
        <w:t>hardware</w:t>
      </w:r>
      <w:r w:rsidRPr="009C09D9">
        <w:rPr>
          <w:rFonts w:ascii="Times New Roman" w:eastAsia="Times New Roman" w:hAnsi="Times New Roman" w:cs="Times New Roman"/>
        </w:rPr>
        <w:t xml:space="preserve"> sería implementado en una </w:t>
      </w:r>
      <w:del w:id="1492" w:author="Maria Paola Fonseca Paez" w:date="2019-11-30T18:32:00Z">
        <w:r w:rsidRPr="009C09D9" w:rsidDel="008E5D94">
          <w:rPr>
            <w:rFonts w:ascii="Times New Roman" w:eastAsia="Times New Roman" w:hAnsi="Times New Roman" w:cs="Times New Roman"/>
          </w:rPr>
          <w:delText xml:space="preserve">tarjeta </w:delText>
        </w:r>
      </w:del>
      <w:r w:rsidRPr="008E5D94">
        <w:rPr>
          <w:rFonts w:ascii="Times New Roman" w:eastAsia="Times New Roman" w:hAnsi="Times New Roman" w:cs="Times New Roman"/>
          <w:i/>
          <w:rPrChange w:id="1493" w:author="Maria Paola Fonseca Paez" w:date="2019-11-30T18:32:00Z">
            <w:rPr>
              <w:rFonts w:ascii="Times New Roman" w:eastAsia="Times New Roman" w:hAnsi="Times New Roman" w:cs="Times New Roman"/>
            </w:rPr>
          </w:rPrChange>
        </w:rPr>
        <w:t>FPGA</w:t>
      </w:r>
      <w:r w:rsidRPr="009C09D9">
        <w:rPr>
          <w:rFonts w:ascii="Times New Roman" w:eastAsia="Times New Roman" w:hAnsi="Times New Roman" w:cs="Times New Roman"/>
        </w:rPr>
        <w:t xml:space="preserve">, por lo que se optó por usar los programas de </w:t>
      </w:r>
      <w:r w:rsidRPr="008E5D94">
        <w:rPr>
          <w:rFonts w:ascii="Times New Roman" w:eastAsia="Times New Roman" w:hAnsi="Times New Roman" w:cs="Times New Roman"/>
          <w:i/>
          <w:rPrChange w:id="1494" w:author="Maria Paola Fonseca Paez" w:date="2019-11-30T18:32:00Z">
            <w:rPr>
              <w:rFonts w:ascii="Times New Roman" w:eastAsia="Times New Roman" w:hAnsi="Times New Roman" w:cs="Times New Roman"/>
            </w:rPr>
          </w:rPrChange>
        </w:rPr>
        <w:t>Altera</w:t>
      </w:r>
      <w:r w:rsidRPr="009C09D9">
        <w:rPr>
          <w:rFonts w:ascii="Times New Roman" w:eastAsia="Times New Roman" w:hAnsi="Times New Roman" w:cs="Times New Roman"/>
        </w:rPr>
        <w:t xml:space="preserve"> para el desarrollo </w:t>
      </w:r>
      <w:del w:id="1495" w:author="Maria Paola Fonseca Paez" w:date="2019-11-30T18:32:00Z">
        <w:r w:rsidRPr="009C09D9" w:rsidDel="008E5D94">
          <w:rPr>
            <w:rFonts w:ascii="Times New Roman" w:eastAsia="Times New Roman" w:hAnsi="Times New Roman" w:cs="Times New Roman"/>
          </w:rPr>
          <w:delText>del mismo</w:delText>
        </w:r>
      </w:del>
      <w:ins w:id="1496" w:author="Maria Paola Fonseca Paez" w:date="2019-11-30T18:32:00Z">
        <w:r w:rsidR="008E5D94" w:rsidRPr="009C09D9">
          <w:rPr>
            <w:rFonts w:ascii="Times New Roman" w:eastAsia="Times New Roman" w:hAnsi="Times New Roman" w:cs="Times New Roman"/>
          </w:rPr>
          <w:t>de este</w:t>
        </w:r>
      </w:ins>
      <w:r w:rsidRPr="009C09D9">
        <w:rPr>
          <w:rFonts w:ascii="Times New Roman" w:eastAsia="Times New Roman" w:hAnsi="Times New Roman" w:cs="Times New Roman"/>
        </w:rPr>
        <w:t>, estableciendo el uso de</w:t>
      </w:r>
      <w:r w:rsidRPr="008E5D94">
        <w:rPr>
          <w:rFonts w:ascii="Times New Roman" w:eastAsia="Times New Roman" w:hAnsi="Times New Roman" w:cs="Times New Roman"/>
          <w:i/>
          <w:rPrChange w:id="1497" w:author="Maria Paola Fonseca Paez" w:date="2019-11-30T18:33:00Z">
            <w:rPr>
              <w:rFonts w:ascii="Times New Roman" w:eastAsia="Times New Roman" w:hAnsi="Times New Roman" w:cs="Times New Roman"/>
            </w:rPr>
          </w:rPrChange>
        </w:rPr>
        <w:t xml:space="preserve"> Quartus</w:t>
      </w:r>
      <w:r w:rsidRPr="009C09D9">
        <w:rPr>
          <w:rFonts w:ascii="Times New Roman" w:eastAsia="Times New Roman" w:hAnsi="Times New Roman" w:cs="Times New Roman"/>
        </w:rPr>
        <w:t xml:space="preserve"> para el desarrollo del código a un nivel de descripción </w:t>
      </w:r>
      <w:r w:rsidRPr="008E5D94">
        <w:rPr>
          <w:rFonts w:ascii="Times New Roman" w:eastAsia="Times New Roman" w:hAnsi="Times New Roman" w:cs="Times New Roman"/>
          <w:i/>
          <w:rPrChange w:id="1498" w:author="Maria Paola Fonseca Paez" w:date="2019-11-30T18:33:00Z">
            <w:rPr>
              <w:rFonts w:ascii="Times New Roman" w:eastAsia="Times New Roman" w:hAnsi="Times New Roman" w:cs="Times New Roman"/>
            </w:rPr>
          </w:rPrChange>
        </w:rPr>
        <w:t>RTL</w:t>
      </w:r>
      <w:ins w:id="1499" w:author="Maria Paola Fonseca Paez" w:date="2019-11-30T18:33:00Z">
        <w:r w:rsidR="008E5D94">
          <w:rPr>
            <w:rFonts w:ascii="Times New Roman" w:eastAsia="Times New Roman" w:hAnsi="Times New Roman" w:cs="Times New Roman"/>
            <w:i/>
          </w:rPr>
          <w:t xml:space="preserve"> (</w:t>
        </w:r>
        <w:proofErr w:type="spellStart"/>
        <w:r w:rsidR="008E5D94">
          <w:rPr>
            <w:rFonts w:ascii="Times New Roman" w:eastAsia="Times New Roman" w:hAnsi="Times New Roman" w:cs="Times New Roman"/>
            <w:i/>
          </w:rPr>
          <w:t>Register</w:t>
        </w:r>
        <w:proofErr w:type="spellEnd"/>
        <w:r w:rsidR="008E5D94">
          <w:rPr>
            <w:rFonts w:ascii="Times New Roman" w:eastAsia="Times New Roman" w:hAnsi="Times New Roman" w:cs="Times New Roman"/>
            <w:i/>
          </w:rPr>
          <w:t xml:space="preserve"> </w:t>
        </w:r>
        <w:proofErr w:type="spellStart"/>
        <w:r w:rsidR="008E5D94">
          <w:rPr>
            <w:rFonts w:ascii="Times New Roman" w:eastAsia="Times New Roman" w:hAnsi="Times New Roman" w:cs="Times New Roman"/>
            <w:i/>
          </w:rPr>
          <w:t>Tranfser</w:t>
        </w:r>
        <w:proofErr w:type="spellEnd"/>
        <w:r w:rsidR="008E5D94">
          <w:rPr>
            <w:rFonts w:ascii="Times New Roman" w:eastAsia="Times New Roman" w:hAnsi="Times New Roman" w:cs="Times New Roman"/>
            <w:i/>
          </w:rPr>
          <w:t xml:space="preserve"> </w:t>
        </w:r>
        <w:proofErr w:type="spellStart"/>
        <w:r w:rsidR="008E5D94">
          <w:rPr>
            <w:rFonts w:ascii="Times New Roman" w:eastAsia="Times New Roman" w:hAnsi="Times New Roman" w:cs="Times New Roman"/>
            <w:i/>
          </w:rPr>
          <w:t>Lev</w:t>
        </w:r>
      </w:ins>
      <w:ins w:id="1500" w:author="Maria Paola Fonseca Paez" w:date="2019-11-30T18:34:00Z">
        <w:r w:rsidR="008E5D94">
          <w:rPr>
            <w:rFonts w:ascii="Times New Roman" w:eastAsia="Times New Roman" w:hAnsi="Times New Roman" w:cs="Times New Roman"/>
            <w:i/>
          </w:rPr>
          <w:t>el</w:t>
        </w:r>
      </w:ins>
      <w:proofErr w:type="spellEnd"/>
      <w:ins w:id="1501" w:author="Maria Paola Fonseca Paez" w:date="2019-11-30T18:33:00Z">
        <w:r w:rsidR="008E5D94">
          <w:rPr>
            <w:rFonts w:ascii="Times New Roman" w:eastAsia="Times New Roman" w:hAnsi="Times New Roman" w:cs="Times New Roman"/>
            <w:i/>
          </w:rPr>
          <w:t>)</w:t>
        </w:r>
      </w:ins>
      <w:r w:rsidRPr="009C09D9">
        <w:rPr>
          <w:rFonts w:ascii="Times New Roman" w:eastAsia="Times New Roman" w:hAnsi="Times New Roman" w:cs="Times New Roman"/>
        </w:rPr>
        <w:t>, usando el lenguaje</w:t>
      </w:r>
      <w:ins w:id="1502" w:author="Maria Paola Fonseca Paez" w:date="2019-11-30T18:34:00Z">
        <w:r w:rsidR="008E5D94">
          <w:rPr>
            <w:rFonts w:ascii="Times New Roman" w:eastAsia="Times New Roman" w:hAnsi="Times New Roman" w:cs="Times New Roman"/>
          </w:rPr>
          <w:t xml:space="preserve"> descriptivo de </w:t>
        </w:r>
        <w:r w:rsidR="008E5D94" w:rsidRPr="008E5D94">
          <w:rPr>
            <w:rFonts w:ascii="Times New Roman" w:eastAsia="Times New Roman" w:hAnsi="Times New Roman" w:cs="Times New Roman"/>
            <w:i/>
            <w:rPrChange w:id="1503" w:author="Maria Paola Fonseca Paez" w:date="2019-11-30T18:34:00Z">
              <w:rPr>
                <w:rFonts w:ascii="Times New Roman" w:eastAsia="Times New Roman" w:hAnsi="Times New Roman" w:cs="Times New Roman"/>
              </w:rPr>
            </w:rPrChange>
          </w:rPr>
          <w:t>hardware</w:t>
        </w:r>
      </w:ins>
      <w:r w:rsidRPr="009C09D9">
        <w:rPr>
          <w:rFonts w:ascii="Times New Roman" w:eastAsia="Times New Roman" w:hAnsi="Times New Roman" w:cs="Times New Roman"/>
        </w:rPr>
        <w:t xml:space="preserve"> </w:t>
      </w:r>
      <w:r w:rsidRPr="008E5D94">
        <w:rPr>
          <w:rFonts w:ascii="Times New Roman" w:eastAsia="Times New Roman" w:hAnsi="Times New Roman" w:cs="Times New Roman"/>
          <w:i/>
          <w:rPrChange w:id="1504" w:author="Maria Paola Fonseca Paez" w:date="2019-11-30T18:33:00Z">
            <w:rPr>
              <w:rFonts w:ascii="Times New Roman" w:eastAsia="Times New Roman" w:hAnsi="Times New Roman" w:cs="Times New Roman"/>
            </w:rPr>
          </w:rPrChange>
        </w:rPr>
        <w:t>VHDL</w:t>
      </w:r>
      <w:r w:rsidRPr="009C09D9">
        <w:rPr>
          <w:rFonts w:ascii="Times New Roman" w:eastAsia="Times New Roman" w:hAnsi="Times New Roman" w:cs="Times New Roman"/>
        </w:rPr>
        <w:t xml:space="preserve">; y el programa </w:t>
      </w:r>
      <w:proofErr w:type="spellStart"/>
      <w:r w:rsidRPr="008E5D94">
        <w:rPr>
          <w:rFonts w:ascii="Times New Roman" w:eastAsia="Times New Roman" w:hAnsi="Times New Roman" w:cs="Times New Roman"/>
          <w:i/>
          <w:rPrChange w:id="1505" w:author="Maria Paola Fonseca Paez" w:date="2019-11-30T18:34:00Z">
            <w:rPr>
              <w:rFonts w:ascii="Times New Roman" w:eastAsia="Times New Roman" w:hAnsi="Times New Roman" w:cs="Times New Roman"/>
            </w:rPr>
          </w:rPrChange>
        </w:rPr>
        <w:t>ModelSim</w:t>
      </w:r>
      <w:proofErr w:type="spellEnd"/>
      <w:r w:rsidRPr="009C09D9">
        <w:rPr>
          <w:rFonts w:ascii="Times New Roman" w:eastAsia="Times New Roman" w:hAnsi="Times New Roman" w:cs="Times New Roman"/>
        </w:rPr>
        <w:t xml:space="preserve"> para realizar simulaciones sobre </w:t>
      </w:r>
      <w:ins w:id="1506" w:author="Maria Paola Fonseca Paez" w:date="2019-11-30T18:34:00Z">
        <w:r w:rsidR="008E5D94">
          <w:rPr>
            <w:rFonts w:ascii="Times New Roman" w:eastAsia="Times New Roman" w:hAnsi="Times New Roman" w:cs="Times New Roman"/>
          </w:rPr>
          <w:t xml:space="preserve">los </w:t>
        </w:r>
      </w:ins>
      <w:del w:id="1507" w:author="Maria Paola Fonseca Paez" w:date="2019-11-30T18:34:00Z">
        <w:r w:rsidRPr="009C09D9" w:rsidDel="008E5D94">
          <w:rPr>
            <w:rFonts w:ascii="Times New Roman" w:eastAsia="Times New Roman" w:hAnsi="Times New Roman" w:cs="Times New Roman"/>
          </w:rPr>
          <w:delText xml:space="preserve">el hardware </w:delText>
        </w:r>
      </w:del>
      <w:r w:rsidRPr="009C09D9">
        <w:rPr>
          <w:rFonts w:ascii="Times New Roman" w:eastAsia="Times New Roman" w:hAnsi="Times New Roman" w:cs="Times New Roman"/>
        </w:rPr>
        <w:t>desarrollado</w:t>
      </w:r>
      <w:ins w:id="1508" w:author="Maria Paola Fonseca Paez" w:date="2019-11-30T18:34:00Z">
        <w:r w:rsidR="008E5D94">
          <w:rPr>
            <w:rFonts w:ascii="Times New Roman" w:eastAsia="Times New Roman" w:hAnsi="Times New Roman" w:cs="Times New Roman"/>
          </w:rPr>
          <w:t>s realizados</w:t>
        </w:r>
      </w:ins>
      <w:r w:rsidRPr="009C09D9">
        <w:rPr>
          <w:rFonts w:ascii="Times New Roman" w:eastAsia="Times New Roman" w:hAnsi="Times New Roman" w:cs="Times New Roman"/>
        </w:rPr>
        <w:t>.</w:t>
      </w:r>
    </w:p>
    <w:p w14:paraId="320A1BFE" w14:textId="77777777" w:rsidR="00714E5C" w:rsidRPr="009C09D9" w:rsidRDefault="00714E5C">
      <w:pPr>
        <w:jc w:val="both"/>
        <w:rPr>
          <w:rFonts w:ascii="Times New Roman" w:eastAsia="Times New Roman" w:hAnsi="Times New Roman" w:cs="Times New Roman"/>
        </w:rPr>
      </w:pPr>
    </w:p>
    <w:p w14:paraId="48E0BFC8" w14:textId="58DAE794"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Una de las primeras metas o actividades planteadas para el desarrollo de este trabajo fue la instanciación del módulo ‘</w:t>
      </w:r>
      <w:r w:rsidRPr="008E5D94">
        <w:rPr>
          <w:rFonts w:ascii="Times New Roman" w:eastAsia="Times New Roman" w:hAnsi="Times New Roman" w:cs="Times New Roman"/>
          <w:i/>
          <w:rPrChange w:id="1509" w:author="Maria Paola Fonseca Paez" w:date="2019-11-30T18:34:00Z">
            <w:rPr>
              <w:rFonts w:ascii="Times New Roman" w:eastAsia="Times New Roman" w:hAnsi="Times New Roman" w:cs="Times New Roman"/>
            </w:rPr>
          </w:rPrChange>
        </w:rPr>
        <w:t>sha256’</w:t>
      </w:r>
      <w:r w:rsidRPr="009C09D9">
        <w:rPr>
          <w:rFonts w:ascii="Times New Roman" w:eastAsia="Times New Roman" w:hAnsi="Times New Roman" w:cs="Times New Roman"/>
        </w:rPr>
        <w:t xml:space="preserve"> de </w:t>
      </w:r>
      <w:r w:rsidRPr="008E5D94">
        <w:rPr>
          <w:rFonts w:ascii="Times New Roman" w:eastAsia="Times New Roman" w:hAnsi="Times New Roman" w:cs="Times New Roman"/>
          <w:i/>
          <w:rPrChange w:id="1510" w:author="Maria Paola Fonseca Paez" w:date="2019-11-30T18:34:00Z">
            <w:rPr>
              <w:rFonts w:ascii="Times New Roman" w:eastAsia="Times New Roman" w:hAnsi="Times New Roman" w:cs="Times New Roman"/>
            </w:rPr>
          </w:rPrChange>
        </w:rPr>
        <w:t>Git</w:t>
      </w:r>
      <w:del w:id="1511" w:author="Maria Paola Fonseca Paez" w:date="2019-11-30T18:34:00Z">
        <w:r w:rsidRPr="008E5D94" w:rsidDel="008E5D94">
          <w:rPr>
            <w:rFonts w:ascii="Times New Roman" w:eastAsia="Times New Roman" w:hAnsi="Times New Roman" w:cs="Times New Roman"/>
            <w:i/>
            <w:rPrChange w:id="1512" w:author="Maria Paola Fonseca Paez" w:date="2019-11-30T18:34:00Z">
              <w:rPr>
                <w:rFonts w:ascii="Times New Roman" w:eastAsia="Times New Roman" w:hAnsi="Times New Roman" w:cs="Times New Roman"/>
              </w:rPr>
            </w:rPrChange>
          </w:rPr>
          <w:delText>H</w:delText>
        </w:r>
      </w:del>
      <w:proofErr w:type="gramStart"/>
      <w:ins w:id="1513" w:author="Maria Paola Fonseca Paez" w:date="2019-11-30T18:35:00Z">
        <w:r w:rsidR="008E5D94">
          <w:rPr>
            <w:rFonts w:ascii="Times New Roman" w:eastAsia="Times New Roman" w:hAnsi="Times New Roman" w:cs="Times New Roman"/>
            <w:i/>
          </w:rPr>
          <w:t>H</w:t>
        </w:r>
      </w:ins>
      <w:r w:rsidRPr="008E5D94">
        <w:rPr>
          <w:rFonts w:ascii="Times New Roman" w:eastAsia="Times New Roman" w:hAnsi="Times New Roman" w:cs="Times New Roman"/>
          <w:i/>
          <w:rPrChange w:id="1514" w:author="Maria Paola Fonseca Paez" w:date="2019-11-30T18:34:00Z">
            <w:rPr>
              <w:rFonts w:ascii="Times New Roman" w:eastAsia="Times New Roman" w:hAnsi="Times New Roman" w:cs="Times New Roman"/>
            </w:rPr>
          </w:rPrChange>
        </w:rPr>
        <w:t>ub</w:t>
      </w:r>
      <w:proofErr w:type="gramEnd"/>
      <w:r w:rsidRPr="009C09D9">
        <w:rPr>
          <w:rFonts w:ascii="Times New Roman" w:eastAsia="Times New Roman" w:hAnsi="Times New Roman" w:cs="Times New Roman"/>
        </w:rPr>
        <w:t xml:space="preserve"> en otro </w:t>
      </w:r>
      <w:del w:id="1515" w:author="Maria Paola Fonseca Paez" w:date="2019-11-30T18:35:00Z">
        <w:r w:rsidRPr="009C09D9" w:rsidDel="008E5D94">
          <w:rPr>
            <w:rFonts w:ascii="Times New Roman" w:eastAsia="Times New Roman" w:hAnsi="Times New Roman" w:cs="Times New Roman"/>
          </w:rPr>
          <w:delText>bloque</w:delText>
        </w:r>
      </w:del>
      <w:ins w:id="1516" w:author="Maria Paola Fonseca Paez" w:date="2019-11-30T18:35:00Z">
        <w:r w:rsidR="008E5D94">
          <w:rPr>
            <w:rFonts w:ascii="Times New Roman" w:eastAsia="Times New Roman" w:hAnsi="Times New Roman" w:cs="Times New Roman"/>
          </w:rPr>
          <w:t>subsistema</w:t>
        </w:r>
      </w:ins>
      <w:r w:rsidRPr="009C09D9">
        <w:rPr>
          <w:rFonts w:ascii="Times New Roman" w:eastAsia="Times New Roman" w:hAnsi="Times New Roman" w:cs="Times New Roman"/>
        </w:rPr>
        <w:t xml:space="preserve">, de forma que se pudiese ingresar de forma sencilla la entrada deseada y almacenar el resultado obtenido de la función </w:t>
      </w:r>
      <w:r w:rsidRPr="008E5D94">
        <w:rPr>
          <w:rFonts w:ascii="Times New Roman" w:eastAsia="Times New Roman" w:hAnsi="Times New Roman" w:cs="Times New Roman"/>
          <w:i/>
          <w:rPrChange w:id="1517" w:author="Maria Paola Fonseca Paez" w:date="2019-11-30T18:35:00Z">
            <w:rPr>
              <w:rFonts w:ascii="Times New Roman" w:eastAsia="Times New Roman" w:hAnsi="Times New Roman" w:cs="Times New Roman"/>
            </w:rPr>
          </w:rPrChange>
        </w:rPr>
        <w:t>hash</w:t>
      </w:r>
      <w:r w:rsidRPr="009C09D9">
        <w:rPr>
          <w:rFonts w:ascii="Times New Roman" w:eastAsia="Times New Roman" w:hAnsi="Times New Roman" w:cs="Times New Roman"/>
        </w:rPr>
        <w:t xml:space="preserve">, llamado </w:t>
      </w:r>
      <w:r w:rsidRPr="009C09D9">
        <w:rPr>
          <w:rFonts w:ascii="Times New Roman" w:eastAsia="Times New Roman" w:hAnsi="Times New Roman" w:cs="Times New Roman"/>
          <w:i/>
        </w:rPr>
        <w:t>digest</w:t>
      </w:r>
      <w:r w:rsidRPr="009C09D9">
        <w:rPr>
          <w:rFonts w:ascii="Times New Roman" w:eastAsia="Times New Roman" w:hAnsi="Times New Roman" w:cs="Times New Roman"/>
        </w:rPr>
        <w:t xml:space="preserve">. </w:t>
      </w:r>
    </w:p>
    <w:p w14:paraId="712A33B2" w14:textId="77777777" w:rsidR="00714E5C" w:rsidRPr="009C09D9" w:rsidRDefault="00714E5C">
      <w:pPr>
        <w:jc w:val="both"/>
        <w:rPr>
          <w:rFonts w:ascii="Times New Roman" w:eastAsia="Times New Roman" w:hAnsi="Times New Roman" w:cs="Times New Roman"/>
        </w:rPr>
      </w:pPr>
    </w:p>
    <w:p w14:paraId="7B0E1DE9" w14:textId="77777777"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Se planteó como especificación del sistema permitir un tamaño máximo de 1 </w:t>
      </w:r>
      <w:r w:rsidRPr="008E5D94">
        <w:rPr>
          <w:rFonts w:ascii="Times New Roman" w:eastAsia="Times New Roman" w:hAnsi="Times New Roman" w:cs="Times New Roman"/>
          <w:i/>
          <w:rPrChange w:id="1518" w:author="Maria Paola Fonseca Paez" w:date="2019-11-30T18:36:00Z">
            <w:rPr>
              <w:rFonts w:ascii="Times New Roman" w:eastAsia="Times New Roman" w:hAnsi="Times New Roman" w:cs="Times New Roman"/>
            </w:rPr>
          </w:rPrChange>
        </w:rPr>
        <w:t>Kbyte</w:t>
      </w:r>
      <w:r w:rsidRPr="009C09D9">
        <w:rPr>
          <w:rFonts w:ascii="Times New Roman" w:eastAsia="Times New Roman" w:hAnsi="Times New Roman" w:cs="Times New Roman"/>
        </w:rPr>
        <w:t xml:space="preserve"> para la información de entrada, sin embargo, el </w:t>
      </w:r>
      <w:r w:rsidRPr="008E5D94">
        <w:rPr>
          <w:rFonts w:ascii="Times New Roman" w:eastAsia="Times New Roman" w:hAnsi="Times New Roman" w:cs="Times New Roman"/>
          <w:i/>
          <w:rPrChange w:id="1519" w:author="Maria Paola Fonseca Paez" w:date="2019-11-30T18:36:00Z">
            <w:rPr>
              <w:rFonts w:ascii="Times New Roman" w:eastAsia="Times New Roman" w:hAnsi="Times New Roman" w:cs="Times New Roman"/>
            </w:rPr>
          </w:rPrChange>
        </w:rPr>
        <w:t>sha256</w:t>
      </w:r>
      <w:r w:rsidRPr="009C09D9">
        <w:rPr>
          <w:rFonts w:ascii="Times New Roman" w:eastAsia="Times New Roman" w:hAnsi="Times New Roman" w:cs="Times New Roman"/>
        </w:rPr>
        <w:t xml:space="preserve"> recibe únicamente 512 bits a la entrada y a partir de los mismos produce un resultado de 256 bits a la salida. Teniendo en cuenta este dilema se investigó cómo cumplir con dicha especificación, y se llegó a lo siguiente:</w:t>
      </w:r>
    </w:p>
    <w:p w14:paraId="679E635C" w14:textId="77777777" w:rsidR="00714E5C" w:rsidRPr="009C09D9" w:rsidRDefault="00714E5C">
      <w:pPr>
        <w:jc w:val="both"/>
        <w:rPr>
          <w:rFonts w:ascii="Times New Roman" w:eastAsia="Times New Roman" w:hAnsi="Times New Roman" w:cs="Times New Roman"/>
        </w:rPr>
      </w:pPr>
    </w:p>
    <w:p w14:paraId="4256BA08" w14:textId="091758BE"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Si se le quiere ingresar una entrada de información mayor a 512 bits, es necesario ingresar la información particionada en bloques de 512 bits, indicando si es el primero o el siguiente de la serie de bloques que conforman la entrada. Lo anterior suponía implementar un proceso para ingresar dicha serie de bloques </w:t>
      </w:r>
      <w:del w:id="1520" w:author="Maria Paola Fonseca Paez" w:date="2019-11-30T18:38:00Z">
        <w:r w:rsidRPr="009C09D9" w:rsidDel="008E5D94">
          <w:rPr>
            <w:rFonts w:ascii="Times New Roman" w:eastAsia="Times New Roman" w:hAnsi="Times New Roman" w:cs="Times New Roman"/>
          </w:rPr>
          <w:delText xml:space="preserve">de 512 bits </w:delText>
        </w:r>
      </w:del>
      <w:r w:rsidRPr="009C09D9">
        <w:rPr>
          <w:rFonts w:ascii="Times New Roman" w:eastAsia="Times New Roman" w:hAnsi="Times New Roman" w:cs="Times New Roman"/>
        </w:rPr>
        <w:t xml:space="preserve">hasta ingresar toda la información de entrada. Con el fin de cumplir con el formato de cadena de bloques requerido por el módulo, se encontró que la información debería pasar por un proceso de </w:t>
      </w:r>
      <w:proofErr w:type="spellStart"/>
      <w:r w:rsidRPr="009C09D9">
        <w:rPr>
          <w:rFonts w:ascii="Times New Roman" w:eastAsia="Times New Roman" w:hAnsi="Times New Roman" w:cs="Times New Roman"/>
          <w:i/>
        </w:rPr>
        <w:t>padding</w:t>
      </w:r>
      <w:proofErr w:type="spellEnd"/>
      <w:r w:rsidRPr="009C09D9">
        <w:rPr>
          <w:rFonts w:ascii="Times New Roman" w:eastAsia="Times New Roman" w:hAnsi="Times New Roman" w:cs="Times New Roman"/>
          <w:i/>
        </w:rPr>
        <w:t xml:space="preserve"> </w:t>
      </w:r>
      <w:r w:rsidRPr="009C09D9">
        <w:rPr>
          <w:rFonts w:ascii="Times New Roman" w:eastAsia="Times New Roman" w:hAnsi="Times New Roman" w:cs="Times New Roman"/>
        </w:rPr>
        <w:t xml:space="preserve">antes de ser ingresado al </w:t>
      </w:r>
      <w:del w:id="1521" w:author="Maria Paola Fonseca Paez" w:date="2019-11-30T18:38:00Z">
        <w:r w:rsidRPr="009C09D9" w:rsidDel="008E5D94">
          <w:rPr>
            <w:rFonts w:ascii="Times New Roman" w:eastAsia="Times New Roman" w:hAnsi="Times New Roman" w:cs="Times New Roman"/>
          </w:rPr>
          <w:delText>encripta</w:delText>
        </w:r>
      </w:del>
      <w:ins w:id="1522" w:author="Maria Paola Fonseca Paez" w:date="2019-11-30T18:39:00Z">
        <w:r w:rsidR="00207896">
          <w:rPr>
            <w:rFonts w:ascii="Times New Roman" w:eastAsia="Times New Roman" w:hAnsi="Times New Roman" w:cs="Times New Roman"/>
          </w:rPr>
          <w:t>sistema de encriptado</w:t>
        </w:r>
      </w:ins>
      <w:del w:id="1523" w:author="Maria Paola Fonseca Paez" w:date="2019-11-30T18:38:00Z">
        <w:r w:rsidRPr="009C09D9" w:rsidDel="008E5D94">
          <w:rPr>
            <w:rFonts w:ascii="Times New Roman" w:eastAsia="Times New Roman" w:hAnsi="Times New Roman" w:cs="Times New Roman"/>
          </w:rPr>
          <w:delText>do</w:delText>
        </w:r>
      </w:del>
      <w:del w:id="1524" w:author="Maria Paola Fonseca Paez" w:date="2019-11-30T18:39:00Z">
        <w:r w:rsidRPr="009C09D9" w:rsidDel="00207896">
          <w:rPr>
            <w:rFonts w:ascii="Times New Roman" w:eastAsia="Times New Roman" w:hAnsi="Times New Roman" w:cs="Times New Roman"/>
          </w:rPr>
          <w:delText>r</w:delText>
        </w:r>
      </w:del>
      <w:r w:rsidRPr="009C09D9">
        <w:rPr>
          <w:rFonts w:ascii="Times New Roman" w:eastAsia="Times New Roman" w:hAnsi="Times New Roman" w:cs="Times New Roman"/>
        </w:rPr>
        <w:t>.</w:t>
      </w:r>
    </w:p>
    <w:p w14:paraId="142B972E" w14:textId="77777777" w:rsidR="00714E5C" w:rsidRPr="009C09D9" w:rsidRDefault="00714E5C">
      <w:pPr>
        <w:jc w:val="both"/>
        <w:rPr>
          <w:rFonts w:ascii="Times New Roman" w:eastAsia="Times New Roman" w:hAnsi="Times New Roman" w:cs="Times New Roman"/>
        </w:rPr>
      </w:pPr>
    </w:p>
    <w:p w14:paraId="6753841E" w14:textId="3E71AA73"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El </w:t>
      </w:r>
      <w:proofErr w:type="spellStart"/>
      <w:r w:rsidRPr="009C09D9">
        <w:rPr>
          <w:rFonts w:ascii="Times New Roman" w:eastAsia="Times New Roman" w:hAnsi="Times New Roman" w:cs="Times New Roman"/>
          <w:i/>
        </w:rPr>
        <w:t>padding</w:t>
      </w:r>
      <w:proofErr w:type="spellEnd"/>
      <w:r w:rsidRPr="009C09D9">
        <w:rPr>
          <w:rFonts w:ascii="Times New Roman" w:eastAsia="Times New Roman" w:hAnsi="Times New Roman" w:cs="Times New Roman"/>
        </w:rPr>
        <w:t xml:space="preserve"> </w:t>
      </w:r>
      <w:del w:id="1525" w:author="Maria Paola Fonseca Paez" w:date="2019-11-30T18:39:00Z">
        <w:r w:rsidRPr="009C09D9" w:rsidDel="00207896">
          <w:rPr>
            <w:rFonts w:ascii="Times New Roman" w:eastAsia="Times New Roman" w:hAnsi="Times New Roman" w:cs="Times New Roman"/>
          </w:rPr>
          <w:delText xml:space="preserve">particionando </w:delText>
        </w:r>
      </w:del>
      <w:ins w:id="1526" w:author="Maria Paola Fonseca Paez" w:date="2019-11-30T18:39:00Z">
        <w:r w:rsidR="00207896">
          <w:rPr>
            <w:rFonts w:ascii="Times New Roman" w:eastAsia="Times New Roman" w:hAnsi="Times New Roman" w:cs="Times New Roman"/>
          </w:rPr>
          <w:t>utilizado por este está basado en particionar</w:t>
        </w:r>
        <w:r w:rsidR="00207896"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la entrada en 448 mod 512 bits, </w:t>
      </w:r>
      <w:ins w:id="1527" w:author="Maria Paola Fonseca Paez" w:date="2019-11-30T18:40:00Z">
        <w:r w:rsidR="00207896">
          <w:rPr>
            <w:rFonts w:ascii="Times New Roman" w:eastAsia="Times New Roman" w:hAnsi="Times New Roman" w:cs="Times New Roman"/>
          </w:rPr>
          <w:t xml:space="preserve">lo cual </w:t>
        </w:r>
      </w:ins>
      <w:r w:rsidRPr="009C09D9">
        <w:rPr>
          <w:rFonts w:ascii="Times New Roman" w:eastAsia="Times New Roman" w:hAnsi="Times New Roman" w:cs="Times New Roman"/>
        </w:rPr>
        <w:t xml:space="preserve">se refiere a particionar la entrada en bloques de 512 bits, donde la información válida en el último bloque de información sólo puede ocupar un máximo de 448 bits del bloque, y el resto corresponden al relleno. Para esto, se toman los bits de la entrada ubicándolos en orden de las posiciones más significativas a las </w:t>
      </w:r>
      <w:r w:rsidRPr="009C09D9">
        <w:rPr>
          <w:rFonts w:ascii="Times New Roman" w:eastAsia="Times New Roman" w:hAnsi="Times New Roman" w:cs="Times New Roman"/>
        </w:rPr>
        <w:lastRenderedPageBreak/>
        <w:t xml:space="preserve">menos significativas en cada bloque hasta llegar al último, el cual se rellena usando el procedimiento </w:t>
      </w:r>
      <w:del w:id="1528" w:author="Maria Paola Fonseca Paez" w:date="2019-11-30T18:41:00Z">
        <w:r w:rsidRPr="009C09D9" w:rsidDel="00207896">
          <w:rPr>
            <w:rFonts w:ascii="Times New Roman" w:eastAsia="Times New Roman" w:hAnsi="Times New Roman" w:cs="Times New Roman"/>
          </w:rPr>
          <w:delText xml:space="preserve">anteriormente </w:delText>
        </w:r>
      </w:del>
      <w:r w:rsidRPr="009C09D9">
        <w:rPr>
          <w:rFonts w:ascii="Times New Roman" w:eastAsia="Times New Roman" w:hAnsi="Times New Roman" w:cs="Times New Roman"/>
        </w:rPr>
        <w:t>explicado</w:t>
      </w:r>
      <w:ins w:id="1529" w:author="Maria Paola Fonseca Paez" w:date="2019-11-30T18:41:00Z">
        <w:r w:rsidR="00207896">
          <w:rPr>
            <w:rFonts w:ascii="Times New Roman" w:eastAsia="Times New Roman" w:hAnsi="Times New Roman" w:cs="Times New Roman"/>
          </w:rPr>
          <w:t xml:space="preserve"> de ‘</w:t>
        </w:r>
        <w:proofErr w:type="spellStart"/>
        <w:r w:rsidR="00207896" w:rsidRPr="00207896">
          <w:rPr>
            <w:rFonts w:ascii="Times New Roman" w:eastAsia="Times New Roman" w:hAnsi="Times New Roman" w:cs="Times New Roman"/>
            <w:i/>
            <w:rPrChange w:id="1530" w:author="Maria Paola Fonseca Paez" w:date="2019-11-30T18:41:00Z">
              <w:rPr>
                <w:rFonts w:ascii="Times New Roman" w:eastAsia="Times New Roman" w:hAnsi="Times New Roman" w:cs="Times New Roman"/>
              </w:rPr>
            </w:rPrChange>
          </w:rPr>
          <w:t>padding</w:t>
        </w:r>
        <w:proofErr w:type="spellEnd"/>
        <w:r w:rsidR="00207896">
          <w:rPr>
            <w:rFonts w:ascii="Times New Roman" w:eastAsia="Times New Roman" w:hAnsi="Times New Roman" w:cs="Times New Roman"/>
          </w:rPr>
          <w:t>’</w:t>
        </w:r>
      </w:ins>
      <w:r w:rsidRPr="009C09D9">
        <w:rPr>
          <w:rFonts w:ascii="Times New Roman" w:eastAsia="Times New Roman" w:hAnsi="Times New Roman" w:cs="Times New Roman"/>
        </w:rPr>
        <w:t xml:space="preserve">. </w:t>
      </w:r>
    </w:p>
    <w:p w14:paraId="0A006CE3" w14:textId="77777777" w:rsidR="00714E5C" w:rsidRPr="009C09D9" w:rsidRDefault="00714E5C">
      <w:pPr>
        <w:jc w:val="both"/>
        <w:rPr>
          <w:rFonts w:ascii="Times New Roman" w:eastAsia="Times New Roman" w:hAnsi="Times New Roman" w:cs="Times New Roman"/>
        </w:rPr>
      </w:pPr>
    </w:p>
    <w:p w14:paraId="4D5DE8DA" w14:textId="77777777"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Instanciación de módulos escritos en lenguajes mixtos: </w:t>
      </w:r>
    </w:p>
    <w:p w14:paraId="26BAC95D" w14:textId="77777777" w:rsidR="00714E5C" w:rsidRPr="009C09D9" w:rsidRDefault="00714E5C">
      <w:pPr>
        <w:jc w:val="both"/>
        <w:rPr>
          <w:rFonts w:ascii="Times New Roman" w:eastAsia="Times New Roman" w:hAnsi="Times New Roman" w:cs="Times New Roman"/>
          <w:u w:val="single"/>
        </w:rPr>
      </w:pPr>
    </w:p>
    <w:p w14:paraId="5F2214D5" w14:textId="77777777" w:rsidR="00207896" w:rsidRDefault="00AB58E9" w:rsidP="00207896">
      <w:pPr>
        <w:jc w:val="both"/>
        <w:rPr>
          <w:ins w:id="1531" w:author="Maria Paola Fonseca Paez" w:date="2019-11-30T18:44:00Z"/>
          <w:rFonts w:ascii="Times New Roman" w:eastAsia="Times New Roman" w:hAnsi="Times New Roman" w:cs="Times New Roman"/>
        </w:rPr>
      </w:pPr>
      <w:r w:rsidRPr="009C09D9">
        <w:rPr>
          <w:rFonts w:ascii="Times New Roman" w:eastAsia="Times New Roman" w:hAnsi="Times New Roman" w:cs="Times New Roman"/>
        </w:rPr>
        <w:t xml:space="preserve">Para la realización de la instanciación de un </w:t>
      </w:r>
      <w:del w:id="1532" w:author="Maria Paola Fonseca Paez" w:date="2019-11-30T18:43:00Z">
        <w:r w:rsidRPr="009C09D9" w:rsidDel="00207896">
          <w:rPr>
            <w:rFonts w:ascii="Times New Roman" w:eastAsia="Times New Roman" w:hAnsi="Times New Roman" w:cs="Times New Roman"/>
          </w:rPr>
          <w:delText xml:space="preserve">bloque </w:delText>
        </w:r>
      </w:del>
      <w:ins w:id="1533" w:author="Maria Paola Fonseca Paez" w:date="2019-11-30T18:43:00Z">
        <w:r w:rsidR="00207896">
          <w:rPr>
            <w:rFonts w:ascii="Times New Roman" w:eastAsia="Times New Roman" w:hAnsi="Times New Roman" w:cs="Times New Roman"/>
          </w:rPr>
          <w:t>módulo</w:t>
        </w:r>
        <w:r w:rsidR="00207896"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escrito en </w:t>
      </w:r>
      <w:proofErr w:type="spellStart"/>
      <w:r w:rsidRPr="00207896">
        <w:rPr>
          <w:rFonts w:ascii="Times New Roman" w:eastAsia="Times New Roman" w:hAnsi="Times New Roman" w:cs="Times New Roman"/>
          <w:i/>
          <w:rPrChange w:id="1534" w:author="Maria Paola Fonseca Paez" w:date="2019-11-30T18:46:00Z">
            <w:rPr>
              <w:rFonts w:ascii="Times New Roman" w:eastAsia="Times New Roman" w:hAnsi="Times New Roman" w:cs="Times New Roman"/>
            </w:rPr>
          </w:rPrChange>
        </w:rPr>
        <w:t>verilog</w:t>
      </w:r>
      <w:proofErr w:type="spellEnd"/>
      <w:r w:rsidRPr="009C09D9">
        <w:rPr>
          <w:rFonts w:ascii="Times New Roman" w:eastAsia="Times New Roman" w:hAnsi="Times New Roman" w:cs="Times New Roman"/>
        </w:rPr>
        <w:t xml:space="preserve"> en una entidad en </w:t>
      </w:r>
      <w:r w:rsidRPr="00207896">
        <w:rPr>
          <w:rFonts w:ascii="Times New Roman" w:eastAsia="Times New Roman" w:hAnsi="Times New Roman" w:cs="Times New Roman"/>
          <w:i/>
          <w:rPrChange w:id="1535" w:author="Maria Paola Fonseca Paez" w:date="2019-11-30T18:46:00Z">
            <w:rPr>
              <w:rFonts w:ascii="Times New Roman" w:eastAsia="Times New Roman" w:hAnsi="Times New Roman" w:cs="Times New Roman"/>
            </w:rPr>
          </w:rPrChange>
        </w:rPr>
        <w:t>VHDL</w:t>
      </w:r>
      <w:r w:rsidRPr="009C09D9">
        <w:rPr>
          <w:rFonts w:ascii="Times New Roman" w:eastAsia="Times New Roman" w:hAnsi="Times New Roman" w:cs="Times New Roman"/>
        </w:rPr>
        <w:t xml:space="preserve"> se investigó en diferentes foros y se encontró el siguiente método. Declarar un </w:t>
      </w:r>
      <w:r w:rsidRPr="00207896">
        <w:rPr>
          <w:rFonts w:ascii="Times New Roman" w:eastAsia="Times New Roman" w:hAnsi="Times New Roman" w:cs="Times New Roman"/>
          <w:i/>
          <w:rPrChange w:id="1536" w:author="Maria Paola Fonseca Paez" w:date="2019-11-30T18:46:00Z">
            <w:rPr>
              <w:rFonts w:ascii="Times New Roman" w:eastAsia="Times New Roman" w:hAnsi="Times New Roman" w:cs="Times New Roman"/>
            </w:rPr>
          </w:rPrChange>
        </w:rPr>
        <w:t>COMPONENT</w:t>
      </w:r>
      <w:r w:rsidRPr="009C09D9">
        <w:rPr>
          <w:rFonts w:ascii="Times New Roman" w:eastAsia="Times New Roman" w:hAnsi="Times New Roman" w:cs="Times New Roman"/>
        </w:rPr>
        <w:t xml:space="preserve"> para el módulo </w:t>
      </w:r>
      <w:r w:rsidRPr="00207896">
        <w:rPr>
          <w:rFonts w:ascii="Times New Roman" w:eastAsia="Times New Roman" w:hAnsi="Times New Roman" w:cs="Times New Roman"/>
          <w:i/>
          <w:rPrChange w:id="1537" w:author="Maria Paola Fonseca Paez" w:date="2019-11-30T18:46:00Z">
            <w:rPr>
              <w:rFonts w:ascii="Times New Roman" w:eastAsia="Times New Roman" w:hAnsi="Times New Roman" w:cs="Times New Roman"/>
            </w:rPr>
          </w:rPrChange>
        </w:rPr>
        <w:t>sha256</w:t>
      </w:r>
      <w:r w:rsidRPr="009C09D9">
        <w:rPr>
          <w:rFonts w:ascii="Times New Roman" w:eastAsia="Times New Roman" w:hAnsi="Times New Roman" w:cs="Times New Roman"/>
        </w:rPr>
        <w:t xml:space="preserve"> y posteriormente llamar el módulo en la entidad, usando señales de tipo </w:t>
      </w:r>
      <w:r w:rsidRPr="00207896">
        <w:rPr>
          <w:rFonts w:ascii="Times New Roman" w:eastAsia="Times New Roman" w:hAnsi="Times New Roman" w:cs="Times New Roman"/>
          <w:i/>
          <w:rPrChange w:id="1538" w:author="Maria Paola Fonseca Paez" w:date="2019-11-30T18:43:00Z">
            <w:rPr>
              <w:rFonts w:ascii="Times New Roman" w:eastAsia="Times New Roman" w:hAnsi="Times New Roman" w:cs="Times New Roman"/>
            </w:rPr>
          </w:rPrChange>
        </w:rPr>
        <w:t>ULOGIC</w:t>
      </w:r>
      <w:r w:rsidRPr="009C09D9">
        <w:rPr>
          <w:rFonts w:ascii="Times New Roman" w:eastAsia="Times New Roman" w:hAnsi="Times New Roman" w:cs="Times New Roman"/>
        </w:rPr>
        <w:t xml:space="preserve"> [1].</w:t>
      </w:r>
    </w:p>
    <w:p w14:paraId="67A3696D" w14:textId="77777777" w:rsidR="00207896" w:rsidRDefault="00207896" w:rsidP="00207896">
      <w:pPr>
        <w:jc w:val="both"/>
        <w:rPr>
          <w:ins w:id="1539" w:author="Maria Paola Fonseca Paez" w:date="2019-11-30T18:44:00Z"/>
          <w:rFonts w:ascii="Times New Roman" w:eastAsia="Times New Roman" w:hAnsi="Times New Roman" w:cs="Times New Roman"/>
        </w:rPr>
      </w:pPr>
    </w:p>
    <w:p w14:paraId="66CBCA47" w14:textId="2A6A2D58" w:rsidR="00714E5C" w:rsidRPr="00207896" w:rsidDel="00207896" w:rsidRDefault="00AB58E9">
      <w:pPr>
        <w:jc w:val="both"/>
        <w:rPr>
          <w:del w:id="1540" w:author="Maria Paola Fonseca Paez" w:date="2019-11-30T18:43:00Z"/>
          <w:rFonts w:ascii="Times New Roman" w:eastAsia="Times New Roman" w:hAnsi="Times New Roman" w:cs="Times New Roman"/>
          <w:rPrChange w:id="1541" w:author="Maria Paola Fonseca Paez" w:date="2019-11-30T18:44:00Z">
            <w:rPr>
              <w:del w:id="1542" w:author="Maria Paola Fonseca Paez" w:date="2019-11-30T18:43:00Z"/>
              <w:rFonts w:ascii="Times New Roman" w:eastAsia="Times New Roman" w:hAnsi="Times New Roman" w:cs="Times New Roman"/>
              <w:u w:val="single"/>
            </w:rPr>
          </w:rPrChange>
        </w:rPr>
      </w:pPr>
      <w:del w:id="1543" w:author="Maria Paola Fonseca Paez" w:date="2019-11-30T18:44:00Z">
        <w:r w:rsidRPr="009C09D9" w:rsidDel="00207896">
          <w:rPr>
            <w:rFonts w:ascii="Times New Roman" w:eastAsia="Times New Roman" w:hAnsi="Times New Roman" w:cs="Times New Roman"/>
          </w:rPr>
          <w:delText xml:space="preserve"> Para</w:delText>
        </w:r>
      </w:del>
      <w:ins w:id="1544" w:author="Maria Paola Fonseca Paez" w:date="2019-11-30T18:44:00Z">
        <w:r w:rsidR="00207896">
          <w:rPr>
            <w:rFonts w:ascii="Times New Roman" w:eastAsia="Times New Roman" w:hAnsi="Times New Roman" w:cs="Times New Roman"/>
          </w:rPr>
          <w:t>Con el fin de</w:t>
        </w:r>
      </w:ins>
      <w:r w:rsidRPr="009C09D9">
        <w:rPr>
          <w:rFonts w:ascii="Times New Roman" w:eastAsia="Times New Roman" w:hAnsi="Times New Roman" w:cs="Times New Roman"/>
        </w:rPr>
        <w:t xml:space="preserve"> corroborar e</w:t>
      </w:r>
      <w:ins w:id="1545" w:author="Maria Paola Fonseca Paez" w:date="2019-11-30T18:44:00Z">
        <w:r w:rsidR="00207896">
          <w:rPr>
            <w:rFonts w:ascii="Times New Roman" w:eastAsia="Times New Roman" w:hAnsi="Times New Roman" w:cs="Times New Roman"/>
          </w:rPr>
          <w:t>ste</w:t>
        </w:r>
      </w:ins>
      <w:del w:id="1546" w:author="Maria Paola Fonseca Paez" w:date="2019-11-30T18:44:00Z">
        <w:r w:rsidRPr="009C09D9" w:rsidDel="00207896">
          <w:rPr>
            <w:rFonts w:ascii="Times New Roman" w:eastAsia="Times New Roman" w:hAnsi="Times New Roman" w:cs="Times New Roman"/>
          </w:rPr>
          <w:delText>l</w:delText>
        </w:r>
      </w:del>
      <w:r w:rsidRPr="009C09D9">
        <w:rPr>
          <w:rFonts w:ascii="Times New Roman" w:eastAsia="Times New Roman" w:hAnsi="Times New Roman" w:cs="Times New Roman"/>
        </w:rPr>
        <w:t xml:space="preserve"> método se planteó</w:t>
      </w:r>
      <w:del w:id="1547" w:author="Maria Paola Fonseca Paez" w:date="2019-11-30T18:43:00Z">
        <w:r w:rsidRPr="009C09D9" w:rsidDel="00207896">
          <w:rPr>
            <w:rFonts w:ascii="Times New Roman" w:eastAsia="Times New Roman" w:hAnsi="Times New Roman" w:cs="Times New Roman"/>
          </w:rPr>
          <w:delText xml:space="preserve"> la siguiente prueba:</w:delText>
        </w:r>
      </w:del>
    </w:p>
    <w:p w14:paraId="331BE94D" w14:textId="3E5E784D" w:rsidR="00714E5C" w:rsidRPr="009C09D9" w:rsidDel="00207896" w:rsidRDefault="00714E5C">
      <w:pPr>
        <w:jc w:val="both"/>
        <w:rPr>
          <w:del w:id="1548" w:author="Maria Paola Fonseca Paez" w:date="2019-11-30T18:43:00Z"/>
          <w:rFonts w:ascii="Times New Roman" w:eastAsia="Times New Roman" w:hAnsi="Times New Roman" w:cs="Times New Roman"/>
          <w:u w:val="single"/>
        </w:rPr>
      </w:pPr>
    </w:p>
    <w:p w14:paraId="50D1EAD7" w14:textId="529C9AAE" w:rsidR="00714E5C" w:rsidRPr="009C09D9" w:rsidRDefault="00AB58E9">
      <w:pPr>
        <w:jc w:val="both"/>
        <w:rPr>
          <w:rFonts w:ascii="Times New Roman" w:eastAsia="Times New Roman" w:hAnsi="Times New Roman" w:cs="Times New Roman"/>
        </w:rPr>
      </w:pPr>
      <w:del w:id="1549" w:author="Maria Paola Fonseca Paez" w:date="2019-11-30T18:43:00Z">
        <w:r w:rsidRPr="009C09D9" w:rsidDel="00207896">
          <w:rPr>
            <w:rFonts w:ascii="Times New Roman" w:eastAsia="Times New Roman" w:hAnsi="Times New Roman" w:cs="Times New Roman"/>
          </w:rPr>
          <w:delText>Realiza</w:delText>
        </w:r>
      </w:del>
      <w:ins w:id="1550" w:author="Maria Paola Fonseca Paez" w:date="2019-11-30T18:43:00Z">
        <w:r w:rsidR="00207896">
          <w:rPr>
            <w:rFonts w:ascii="Times New Roman" w:eastAsia="Times New Roman" w:hAnsi="Times New Roman" w:cs="Times New Roman"/>
          </w:rPr>
          <w:t xml:space="preserve"> la realización </w:t>
        </w:r>
      </w:ins>
      <w:del w:id="1551" w:author="Maria Paola Fonseca Paez" w:date="2019-11-30T18:43:00Z">
        <w:r w:rsidRPr="009C09D9" w:rsidDel="00207896">
          <w:rPr>
            <w:rFonts w:ascii="Times New Roman" w:eastAsia="Times New Roman" w:hAnsi="Times New Roman" w:cs="Times New Roman"/>
          </w:rPr>
          <w:delText>r</w:delText>
        </w:r>
      </w:del>
      <w:ins w:id="1552" w:author="Maria Paola Fonseca Paez" w:date="2019-11-30T18:43:00Z">
        <w:r w:rsidR="00207896">
          <w:rPr>
            <w:rFonts w:ascii="Times New Roman" w:eastAsia="Times New Roman" w:hAnsi="Times New Roman" w:cs="Times New Roman"/>
          </w:rPr>
          <w:t>de</w:t>
        </w:r>
      </w:ins>
      <w:r w:rsidRPr="009C09D9">
        <w:rPr>
          <w:rFonts w:ascii="Times New Roman" w:eastAsia="Times New Roman" w:hAnsi="Times New Roman" w:cs="Times New Roman"/>
        </w:rPr>
        <w:t xml:space="preserve"> un sistema que recib</w:t>
      </w:r>
      <w:del w:id="1553" w:author="Maria Paola Fonseca Paez" w:date="2019-11-30T18:45:00Z">
        <w:r w:rsidRPr="009C09D9" w:rsidDel="00207896">
          <w:rPr>
            <w:rFonts w:ascii="Times New Roman" w:eastAsia="Times New Roman" w:hAnsi="Times New Roman" w:cs="Times New Roman"/>
          </w:rPr>
          <w:delText>e</w:delText>
        </w:r>
      </w:del>
      <w:ins w:id="1554" w:author="Maria Paola Fonseca Paez" w:date="2019-11-30T18:45:00Z">
        <w:r w:rsidR="00207896">
          <w:rPr>
            <w:rFonts w:ascii="Times New Roman" w:eastAsia="Times New Roman" w:hAnsi="Times New Roman" w:cs="Times New Roman"/>
          </w:rPr>
          <w:t>iera</w:t>
        </w:r>
      </w:ins>
      <w:r w:rsidRPr="009C09D9">
        <w:rPr>
          <w:rFonts w:ascii="Times New Roman" w:eastAsia="Times New Roman" w:hAnsi="Times New Roman" w:cs="Times New Roman"/>
        </w:rPr>
        <w:t xml:space="preserve"> cuatro entradas, dos para ejecutar una operación AND y las otras dos para ejecutar una operación OR, y obt</w:t>
      </w:r>
      <w:ins w:id="1555" w:author="Maria Paola Fonseca Paez" w:date="2019-11-30T18:45:00Z">
        <w:r w:rsidR="00207896">
          <w:rPr>
            <w:rFonts w:ascii="Times New Roman" w:eastAsia="Times New Roman" w:hAnsi="Times New Roman" w:cs="Times New Roman"/>
          </w:rPr>
          <w:t>uviera</w:t>
        </w:r>
      </w:ins>
      <w:del w:id="1556" w:author="Maria Paola Fonseca Paez" w:date="2019-11-30T18:45:00Z">
        <w:r w:rsidRPr="009C09D9" w:rsidDel="00207896">
          <w:rPr>
            <w:rFonts w:ascii="Times New Roman" w:eastAsia="Times New Roman" w:hAnsi="Times New Roman" w:cs="Times New Roman"/>
          </w:rPr>
          <w:delText>ener</w:delText>
        </w:r>
      </w:del>
      <w:r w:rsidRPr="009C09D9">
        <w:rPr>
          <w:rFonts w:ascii="Times New Roman" w:eastAsia="Times New Roman" w:hAnsi="Times New Roman" w:cs="Times New Roman"/>
        </w:rPr>
        <w:t xml:space="preserve"> ambas salidas</w:t>
      </w:r>
      <w:ins w:id="1557" w:author="Maria Paola Fonseca Paez" w:date="2019-11-30T18:45:00Z">
        <w:r w:rsidR="00207896">
          <w:rPr>
            <w:rFonts w:ascii="Times New Roman" w:eastAsia="Times New Roman" w:hAnsi="Times New Roman" w:cs="Times New Roman"/>
          </w:rPr>
          <w:t>, a modo de prueba</w:t>
        </w:r>
      </w:ins>
      <w:r w:rsidRPr="009C09D9">
        <w:rPr>
          <w:rFonts w:ascii="Times New Roman" w:eastAsia="Times New Roman" w:hAnsi="Times New Roman" w:cs="Times New Roman"/>
        </w:rPr>
        <w:t xml:space="preserve">. </w:t>
      </w:r>
      <w:del w:id="1558" w:author="Maria Paola Fonseca Paez" w:date="2019-11-30T18:45:00Z">
        <w:r w:rsidRPr="009C09D9" w:rsidDel="00207896">
          <w:rPr>
            <w:rFonts w:ascii="Times New Roman" w:eastAsia="Times New Roman" w:hAnsi="Times New Roman" w:cs="Times New Roman"/>
          </w:rPr>
          <w:delText>Desarrollar e</w:delText>
        </w:r>
      </w:del>
      <w:ins w:id="1559" w:author="Maria Paola Fonseca Paez" w:date="2019-11-30T18:45:00Z">
        <w:r w:rsidR="00207896">
          <w:rPr>
            <w:rFonts w:ascii="Times New Roman" w:eastAsia="Times New Roman" w:hAnsi="Times New Roman" w:cs="Times New Roman"/>
          </w:rPr>
          <w:t>E</w:t>
        </w:r>
      </w:ins>
      <w:r w:rsidRPr="009C09D9">
        <w:rPr>
          <w:rFonts w:ascii="Times New Roman" w:eastAsia="Times New Roman" w:hAnsi="Times New Roman" w:cs="Times New Roman"/>
        </w:rPr>
        <w:t xml:space="preserve">l módulo para efectuar la función AND </w:t>
      </w:r>
      <w:ins w:id="1560" w:author="Maria Paola Fonseca Paez" w:date="2019-11-30T18:45:00Z">
        <w:r w:rsidR="00207896">
          <w:rPr>
            <w:rFonts w:ascii="Times New Roman" w:eastAsia="Times New Roman" w:hAnsi="Times New Roman" w:cs="Times New Roman"/>
          </w:rPr>
          <w:t xml:space="preserve">se realizó </w:t>
        </w:r>
      </w:ins>
      <w:r w:rsidRPr="009C09D9">
        <w:rPr>
          <w:rFonts w:ascii="Times New Roman" w:eastAsia="Times New Roman" w:hAnsi="Times New Roman" w:cs="Times New Roman"/>
        </w:rPr>
        <w:t xml:space="preserve">en </w:t>
      </w:r>
      <w:r w:rsidRPr="00207896">
        <w:rPr>
          <w:rFonts w:ascii="Times New Roman" w:eastAsia="Times New Roman" w:hAnsi="Times New Roman" w:cs="Times New Roman"/>
          <w:i/>
          <w:rPrChange w:id="1561" w:author="Maria Paola Fonseca Paez" w:date="2019-11-30T18:45:00Z">
            <w:rPr>
              <w:rFonts w:ascii="Times New Roman" w:eastAsia="Times New Roman" w:hAnsi="Times New Roman" w:cs="Times New Roman"/>
            </w:rPr>
          </w:rPrChange>
        </w:rPr>
        <w:t>VHDL</w:t>
      </w:r>
      <w:r w:rsidRPr="009C09D9">
        <w:rPr>
          <w:rFonts w:ascii="Times New Roman" w:eastAsia="Times New Roman" w:hAnsi="Times New Roman" w:cs="Times New Roman"/>
        </w:rPr>
        <w:t xml:space="preserve"> y el módulo para efectuar la función OR en </w:t>
      </w:r>
      <w:proofErr w:type="spellStart"/>
      <w:r w:rsidRPr="00207896">
        <w:rPr>
          <w:rFonts w:ascii="Times New Roman" w:eastAsia="Times New Roman" w:hAnsi="Times New Roman" w:cs="Times New Roman"/>
          <w:i/>
          <w:rPrChange w:id="1562" w:author="Maria Paola Fonseca Paez" w:date="2019-11-30T18:45:00Z">
            <w:rPr>
              <w:rFonts w:ascii="Times New Roman" w:eastAsia="Times New Roman" w:hAnsi="Times New Roman" w:cs="Times New Roman"/>
            </w:rPr>
          </w:rPrChange>
        </w:rPr>
        <w:t>verilog</w:t>
      </w:r>
      <w:proofErr w:type="spellEnd"/>
      <w:r w:rsidRPr="009C09D9">
        <w:rPr>
          <w:rFonts w:ascii="Times New Roman" w:eastAsia="Times New Roman" w:hAnsi="Times New Roman" w:cs="Times New Roman"/>
        </w:rPr>
        <w:t>.</w:t>
      </w:r>
    </w:p>
    <w:p w14:paraId="202B18F8" w14:textId="77777777"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 </w:t>
      </w:r>
    </w:p>
    <w:p w14:paraId="306993EC" w14:textId="4C09D50C"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A raíz de la implementación de la prueba anteriormente descrita, el resultado fue exitoso, obteniendo </w:t>
      </w:r>
      <w:del w:id="1563" w:author="Maria Paola Fonseca Paez" w:date="2019-11-30T18:47:00Z">
        <w:r w:rsidRPr="009C09D9" w:rsidDel="00207896">
          <w:rPr>
            <w:rFonts w:ascii="Times New Roman" w:eastAsia="Times New Roman" w:hAnsi="Times New Roman" w:cs="Times New Roman"/>
          </w:rPr>
          <w:delText>el resultado esperado para</w:delText>
        </w:r>
      </w:del>
      <w:ins w:id="1564" w:author="Maria Paola Fonseca Paez" w:date="2019-11-30T18:47:00Z">
        <w:r w:rsidR="00207896">
          <w:rPr>
            <w:rFonts w:ascii="Times New Roman" w:eastAsia="Times New Roman" w:hAnsi="Times New Roman" w:cs="Times New Roman"/>
          </w:rPr>
          <w:t>el desempeño esperado</w:t>
        </w:r>
      </w:ins>
      <w:r w:rsidRPr="009C09D9">
        <w:rPr>
          <w:rFonts w:ascii="Times New Roman" w:eastAsia="Times New Roman" w:hAnsi="Times New Roman" w:cs="Times New Roman"/>
        </w:rPr>
        <w:t xml:space="preserve"> las dos compuertas lógicas sin complicaciones en la compilación ni en la simulación en </w:t>
      </w:r>
      <w:r w:rsidRPr="00207896">
        <w:rPr>
          <w:rFonts w:ascii="Times New Roman" w:eastAsia="Times New Roman" w:hAnsi="Times New Roman" w:cs="Times New Roman"/>
          <w:i/>
          <w:rPrChange w:id="1565" w:author="Maria Paola Fonseca Paez" w:date="2019-11-30T18:47:00Z">
            <w:rPr>
              <w:rFonts w:ascii="Times New Roman" w:eastAsia="Times New Roman" w:hAnsi="Times New Roman" w:cs="Times New Roman"/>
            </w:rPr>
          </w:rPrChange>
        </w:rPr>
        <w:t>Quartus</w:t>
      </w:r>
      <w:r w:rsidRPr="009C09D9">
        <w:rPr>
          <w:rFonts w:ascii="Times New Roman" w:eastAsia="Times New Roman" w:hAnsi="Times New Roman" w:cs="Times New Roman"/>
        </w:rPr>
        <w:t>.</w:t>
      </w:r>
    </w:p>
    <w:p w14:paraId="5D5C968E" w14:textId="77777777" w:rsidR="00714E5C" w:rsidRPr="009C09D9" w:rsidRDefault="00714E5C">
      <w:pPr>
        <w:jc w:val="both"/>
        <w:rPr>
          <w:rFonts w:ascii="Times New Roman" w:eastAsia="Times New Roman" w:hAnsi="Times New Roman" w:cs="Times New Roman"/>
        </w:rPr>
      </w:pPr>
    </w:p>
    <w:p w14:paraId="4408ACEA" w14:textId="230D08D1"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Con base en esta prueba se obtuvo la confirmación de la funcionalidad del método de instanciación en </w:t>
      </w:r>
      <w:r w:rsidRPr="00207896">
        <w:rPr>
          <w:rFonts w:ascii="Times New Roman" w:eastAsia="Times New Roman" w:hAnsi="Times New Roman" w:cs="Times New Roman"/>
          <w:i/>
          <w:rPrChange w:id="1566" w:author="Maria Paola Fonseca Paez" w:date="2019-11-30T18:47:00Z">
            <w:rPr>
              <w:rFonts w:ascii="Times New Roman" w:eastAsia="Times New Roman" w:hAnsi="Times New Roman" w:cs="Times New Roman"/>
            </w:rPr>
          </w:rPrChange>
        </w:rPr>
        <w:t>Quartus</w:t>
      </w:r>
      <w:r w:rsidRPr="009C09D9">
        <w:rPr>
          <w:rFonts w:ascii="Times New Roman" w:eastAsia="Times New Roman" w:hAnsi="Times New Roman" w:cs="Times New Roman"/>
        </w:rPr>
        <w:t xml:space="preserve">, y al tiempo se descubrió que algunas versiones de </w:t>
      </w:r>
      <w:proofErr w:type="spellStart"/>
      <w:r w:rsidRPr="00207896">
        <w:rPr>
          <w:rFonts w:ascii="Times New Roman" w:eastAsia="Times New Roman" w:hAnsi="Times New Roman" w:cs="Times New Roman"/>
          <w:i/>
          <w:rPrChange w:id="1567" w:author="Maria Paola Fonseca Paez" w:date="2019-11-30T18:47:00Z">
            <w:rPr>
              <w:rFonts w:ascii="Times New Roman" w:eastAsia="Times New Roman" w:hAnsi="Times New Roman" w:cs="Times New Roman"/>
            </w:rPr>
          </w:rPrChange>
        </w:rPr>
        <w:t>Modelsim</w:t>
      </w:r>
      <w:proofErr w:type="spellEnd"/>
      <w:r w:rsidRPr="009C09D9">
        <w:rPr>
          <w:rFonts w:ascii="Times New Roman" w:eastAsia="Times New Roman" w:hAnsi="Times New Roman" w:cs="Times New Roman"/>
        </w:rPr>
        <w:t xml:space="preserve"> no soportan la compilación de proyectos escritos en lenguajes mixtos. Por lo </w:t>
      </w:r>
      <w:del w:id="1568" w:author="Maria Paola Fonseca Paez" w:date="2019-11-30T18:47:00Z">
        <w:r w:rsidRPr="009C09D9" w:rsidDel="00207896">
          <w:rPr>
            <w:rFonts w:ascii="Times New Roman" w:eastAsia="Times New Roman" w:hAnsi="Times New Roman" w:cs="Times New Roman"/>
          </w:rPr>
          <w:delText>tanto</w:delText>
        </w:r>
      </w:del>
      <w:ins w:id="1569" w:author="Maria Paola Fonseca Paez" w:date="2019-11-30T18:47:00Z">
        <w:r w:rsidR="00207896" w:rsidRPr="009C09D9">
          <w:rPr>
            <w:rFonts w:ascii="Times New Roman" w:eastAsia="Times New Roman" w:hAnsi="Times New Roman" w:cs="Times New Roman"/>
          </w:rPr>
          <w:t>tanto,</w:t>
        </w:r>
      </w:ins>
      <w:r w:rsidRPr="009C09D9">
        <w:rPr>
          <w:rFonts w:ascii="Times New Roman" w:eastAsia="Times New Roman" w:hAnsi="Times New Roman" w:cs="Times New Roman"/>
        </w:rPr>
        <w:t xml:space="preserve"> se inició un proceso de pruebas de diferentes versiones de </w:t>
      </w:r>
      <w:del w:id="1570" w:author="Maria Paola Fonseca Paez" w:date="2019-11-30T18:48:00Z">
        <w:r w:rsidRPr="00207896" w:rsidDel="00207896">
          <w:rPr>
            <w:rFonts w:ascii="Times New Roman" w:eastAsia="Times New Roman" w:hAnsi="Times New Roman" w:cs="Times New Roman"/>
            <w:i/>
            <w:rPrChange w:id="1571" w:author="Maria Paola Fonseca Paez" w:date="2019-11-30T18:47:00Z">
              <w:rPr>
                <w:rFonts w:ascii="Times New Roman" w:eastAsia="Times New Roman" w:hAnsi="Times New Roman" w:cs="Times New Roman"/>
              </w:rPr>
            </w:rPrChange>
          </w:rPr>
          <w:delText>q</w:delText>
        </w:r>
      </w:del>
      <w:ins w:id="1572" w:author="Maria Paola Fonseca Paez" w:date="2019-11-30T18:48:00Z">
        <w:r w:rsidR="00207896">
          <w:rPr>
            <w:rFonts w:ascii="Times New Roman" w:eastAsia="Times New Roman" w:hAnsi="Times New Roman" w:cs="Times New Roman"/>
            <w:i/>
          </w:rPr>
          <w:t>Q</w:t>
        </w:r>
      </w:ins>
      <w:r w:rsidRPr="00207896">
        <w:rPr>
          <w:rFonts w:ascii="Times New Roman" w:eastAsia="Times New Roman" w:hAnsi="Times New Roman" w:cs="Times New Roman"/>
          <w:i/>
          <w:rPrChange w:id="1573" w:author="Maria Paola Fonseca Paez" w:date="2019-11-30T18:47:00Z">
            <w:rPr>
              <w:rFonts w:ascii="Times New Roman" w:eastAsia="Times New Roman" w:hAnsi="Times New Roman" w:cs="Times New Roman"/>
            </w:rPr>
          </w:rPrChange>
        </w:rPr>
        <w:t>uartus</w:t>
      </w:r>
      <w:r w:rsidRPr="009C09D9">
        <w:rPr>
          <w:rFonts w:ascii="Times New Roman" w:eastAsia="Times New Roman" w:hAnsi="Times New Roman" w:cs="Times New Roman"/>
        </w:rPr>
        <w:t xml:space="preserve"> con su respectiva versión de </w:t>
      </w:r>
      <w:proofErr w:type="spellStart"/>
      <w:r w:rsidRPr="00207896">
        <w:rPr>
          <w:rFonts w:ascii="Times New Roman" w:eastAsia="Times New Roman" w:hAnsi="Times New Roman" w:cs="Times New Roman"/>
          <w:i/>
          <w:rPrChange w:id="1574" w:author="Maria Paola Fonseca Paez" w:date="2019-11-30T18:48:00Z">
            <w:rPr>
              <w:rFonts w:ascii="Times New Roman" w:eastAsia="Times New Roman" w:hAnsi="Times New Roman" w:cs="Times New Roman"/>
            </w:rPr>
          </w:rPrChange>
        </w:rPr>
        <w:t>Modelsim</w:t>
      </w:r>
      <w:proofErr w:type="spellEnd"/>
      <w:r w:rsidRPr="009C09D9">
        <w:rPr>
          <w:rFonts w:ascii="Times New Roman" w:eastAsia="Times New Roman" w:hAnsi="Times New Roman" w:cs="Times New Roman"/>
        </w:rPr>
        <w:t xml:space="preserve">, con el fin de encontrar una que incluyera la biblioteca de las tarjetas </w:t>
      </w:r>
      <w:proofErr w:type="spellStart"/>
      <w:r w:rsidRPr="00946B9C">
        <w:rPr>
          <w:rFonts w:ascii="Times New Roman" w:eastAsia="Times New Roman" w:hAnsi="Times New Roman" w:cs="Times New Roman"/>
          <w:i/>
          <w:rPrChange w:id="1575" w:author="Maria Paola Fonseca Paez" w:date="2019-11-30T18:51:00Z">
            <w:rPr>
              <w:rFonts w:ascii="Times New Roman" w:eastAsia="Times New Roman" w:hAnsi="Times New Roman" w:cs="Times New Roman"/>
            </w:rPr>
          </w:rPrChange>
        </w:rPr>
        <w:t>stratix</w:t>
      </w:r>
      <w:proofErr w:type="spellEnd"/>
      <w:r w:rsidRPr="00946B9C">
        <w:rPr>
          <w:rFonts w:ascii="Times New Roman" w:eastAsia="Times New Roman" w:hAnsi="Times New Roman" w:cs="Times New Roman"/>
          <w:i/>
          <w:rPrChange w:id="1576" w:author="Maria Paola Fonseca Paez" w:date="2019-11-30T18:51:00Z">
            <w:rPr>
              <w:rFonts w:ascii="Times New Roman" w:eastAsia="Times New Roman" w:hAnsi="Times New Roman" w:cs="Times New Roman"/>
            </w:rPr>
          </w:rPrChange>
        </w:rPr>
        <w:t xml:space="preserve"> </w:t>
      </w:r>
      <w:del w:id="1577" w:author="Maria Paola Fonseca Paez" w:date="2019-11-30T18:50:00Z">
        <w:r w:rsidRPr="00946B9C" w:rsidDel="00946B9C">
          <w:rPr>
            <w:rFonts w:ascii="Times New Roman" w:eastAsia="Times New Roman" w:hAnsi="Times New Roman" w:cs="Times New Roman"/>
            <w:i/>
            <w:rPrChange w:id="1578" w:author="Maria Paola Fonseca Paez" w:date="2019-11-30T18:51:00Z">
              <w:rPr>
                <w:rFonts w:ascii="Times New Roman" w:eastAsia="Times New Roman" w:hAnsi="Times New Roman" w:cs="Times New Roman"/>
              </w:rPr>
            </w:rPrChange>
          </w:rPr>
          <w:delText>4</w:delText>
        </w:r>
      </w:del>
      <w:ins w:id="1579" w:author="Maria Paola Fonseca Paez" w:date="2019-11-30T18:50:00Z">
        <w:r w:rsidR="00946B9C" w:rsidRPr="00946B9C">
          <w:rPr>
            <w:rFonts w:ascii="Times New Roman" w:eastAsia="Times New Roman" w:hAnsi="Times New Roman" w:cs="Times New Roman"/>
            <w:i/>
            <w:rPrChange w:id="1580" w:author="Maria Paola Fonseca Paez" w:date="2019-11-30T18:51:00Z">
              <w:rPr>
                <w:rFonts w:ascii="Times New Roman" w:eastAsia="Times New Roman" w:hAnsi="Times New Roman" w:cs="Times New Roman"/>
              </w:rPr>
            </w:rPrChange>
          </w:rPr>
          <w:t>IV</w:t>
        </w:r>
      </w:ins>
      <w:r w:rsidRPr="009C09D9">
        <w:rPr>
          <w:rFonts w:ascii="Times New Roman" w:eastAsia="Times New Roman" w:hAnsi="Times New Roman" w:cs="Times New Roman"/>
        </w:rPr>
        <w:t xml:space="preserve">. Se llegó finalmente a </w:t>
      </w:r>
      <w:r w:rsidRPr="00946B9C">
        <w:rPr>
          <w:rFonts w:ascii="Times New Roman" w:eastAsia="Times New Roman" w:hAnsi="Times New Roman" w:cs="Times New Roman"/>
          <w:i/>
          <w:rPrChange w:id="1581" w:author="Maria Paola Fonseca Paez" w:date="2019-11-30T18:50:00Z">
            <w:rPr>
              <w:rFonts w:ascii="Times New Roman" w:eastAsia="Times New Roman" w:hAnsi="Times New Roman" w:cs="Times New Roman"/>
            </w:rPr>
          </w:rPrChange>
        </w:rPr>
        <w:t>Quartus</w:t>
      </w:r>
      <w:r w:rsidRPr="009C09D9">
        <w:rPr>
          <w:rFonts w:ascii="Times New Roman" w:eastAsia="Times New Roman" w:hAnsi="Times New Roman" w:cs="Times New Roman"/>
        </w:rPr>
        <w:t xml:space="preserve"> </w:t>
      </w:r>
      <w:r w:rsidRPr="00946B9C">
        <w:rPr>
          <w:rFonts w:ascii="Times New Roman" w:eastAsia="Times New Roman" w:hAnsi="Times New Roman" w:cs="Times New Roman"/>
          <w:i/>
          <w:rPrChange w:id="1582" w:author="Maria Paola Fonseca Paez" w:date="2019-11-30T18:50:00Z">
            <w:rPr>
              <w:rFonts w:ascii="Times New Roman" w:eastAsia="Times New Roman" w:hAnsi="Times New Roman" w:cs="Times New Roman"/>
            </w:rPr>
          </w:rPrChange>
        </w:rPr>
        <w:t>Prime</w:t>
      </w:r>
      <w:r w:rsidRPr="009C09D9">
        <w:rPr>
          <w:rFonts w:ascii="Times New Roman" w:eastAsia="Times New Roman" w:hAnsi="Times New Roman" w:cs="Times New Roman"/>
        </w:rPr>
        <w:t xml:space="preserve"> 15.0 y 18.1, los cuales cual poseen las versiones de </w:t>
      </w:r>
      <w:proofErr w:type="spellStart"/>
      <w:r w:rsidRPr="00946B9C">
        <w:rPr>
          <w:rFonts w:ascii="Times New Roman" w:eastAsia="Times New Roman" w:hAnsi="Times New Roman" w:cs="Times New Roman"/>
          <w:i/>
          <w:rPrChange w:id="1583" w:author="Maria Paola Fonseca Paez" w:date="2019-11-30T18:51:00Z">
            <w:rPr>
              <w:rFonts w:ascii="Times New Roman" w:eastAsia="Times New Roman" w:hAnsi="Times New Roman" w:cs="Times New Roman"/>
            </w:rPr>
          </w:rPrChange>
        </w:rPr>
        <w:t>Modelsim</w:t>
      </w:r>
      <w:proofErr w:type="spellEnd"/>
      <w:r w:rsidRPr="009C09D9">
        <w:rPr>
          <w:rFonts w:ascii="Times New Roman" w:eastAsia="Times New Roman" w:hAnsi="Times New Roman" w:cs="Times New Roman"/>
        </w:rPr>
        <w:t xml:space="preserve"> 10.1 y 10.5 respectivamente. Estas dos versiones</w:t>
      </w:r>
      <w:del w:id="1584" w:author="Maria Paola Fonseca Paez" w:date="2019-11-30T18:51:00Z">
        <w:r w:rsidRPr="009C09D9" w:rsidDel="00946B9C">
          <w:rPr>
            <w:rFonts w:ascii="Times New Roman" w:eastAsia="Times New Roman" w:hAnsi="Times New Roman" w:cs="Times New Roman"/>
          </w:rPr>
          <w:delText xml:space="preserve"> </w:delText>
        </w:r>
      </w:del>
      <w:r w:rsidRPr="009C09D9">
        <w:rPr>
          <w:rFonts w:ascii="Times New Roman" w:eastAsia="Times New Roman" w:hAnsi="Times New Roman" w:cs="Times New Roman"/>
        </w:rPr>
        <w:t xml:space="preserve"> suplen todos los requerimientos para la compilación de proyectos escritos en lenguajes mixtos.</w:t>
      </w:r>
    </w:p>
    <w:p w14:paraId="1BDE52FE" w14:textId="77777777" w:rsidR="00714E5C" w:rsidRPr="009C09D9" w:rsidRDefault="00714E5C">
      <w:pPr>
        <w:jc w:val="both"/>
        <w:rPr>
          <w:rFonts w:ascii="Times New Roman" w:eastAsia="Times New Roman" w:hAnsi="Times New Roman" w:cs="Times New Roman"/>
        </w:rPr>
      </w:pPr>
    </w:p>
    <w:p w14:paraId="3B22A6C7" w14:textId="6262589A"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Posteriormente se continuó con la investigación de la implementación del módulo ‘</w:t>
      </w:r>
      <w:r w:rsidRPr="00946B9C">
        <w:rPr>
          <w:rFonts w:ascii="Times New Roman" w:eastAsia="Times New Roman" w:hAnsi="Times New Roman" w:cs="Times New Roman"/>
          <w:i/>
          <w:rPrChange w:id="1585" w:author="Maria Paola Fonseca Paez" w:date="2019-11-30T18:51:00Z">
            <w:rPr>
              <w:rFonts w:ascii="Times New Roman" w:eastAsia="Times New Roman" w:hAnsi="Times New Roman" w:cs="Times New Roman"/>
            </w:rPr>
          </w:rPrChange>
        </w:rPr>
        <w:t>sha256’</w:t>
      </w:r>
      <w:r w:rsidRPr="009C09D9">
        <w:rPr>
          <w:rFonts w:ascii="Times New Roman" w:eastAsia="Times New Roman" w:hAnsi="Times New Roman" w:cs="Times New Roman"/>
        </w:rPr>
        <w:t xml:space="preserve"> como instancia en un </w:t>
      </w:r>
      <w:del w:id="1586" w:author="Maria Paola Fonseca Paez" w:date="2019-11-30T18:51:00Z">
        <w:r w:rsidRPr="009C09D9" w:rsidDel="00946B9C">
          <w:rPr>
            <w:rFonts w:ascii="Times New Roman" w:eastAsia="Times New Roman" w:hAnsi="Times New Roman" w:cs="Times New Roman"/>
          </w:rPr>
          <w:delText xml:space="preserve">bloque </w:delText>
        </w:r>
      </w:del>
      <w:ins w:id="1587" w:author="Maria Paola Fonseca Paez" w:date="2019-11-30T18:51:00Z">
        <w:r w:rsidR="00946B9C">
          <w:rPr>
            <w:rFonts w:ascii="Times New Roman" w:eastAsia="Times New Roman" w:hAnsi="Times New Roman" w:cs="Times New Roman"/>
          </w:rPr>
          <w:t>subsistema</w:t>
        </w:r>
        <w:r w:rsidR="00946B9C"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encargado del ingreso </w:t>
      </w:r>
      <w:commentRangeStart w:id="1588"/>
      <w:r w:rsidRPr="009C09D9">
        <w:rPr>
          <w:rFonts w:ascii="Times New Roman" w:eastAsia="Times New Roman" w:hAnsi="Times New Roman" w:cs="Times New Roman"/>
        </w:rPr>
        <w:t>de las</w:t>
      </w:r>
      <w:del w:id="1589" w:author="Maria Paola Fonseca Paez" w:date="2019-11-30T18:46:00Z">
        <w:r w:rsidRPr="009C09D9" w:rsidDel="00207896">
          <w:rPr>
            <w:rFonts w:ascii="Times New Roman" w:eastAsia="Times New Roman" w:hAnsi="Times New Roman" w:cs="Times New Roman"/>
          </w:rPr>
          <w:delText xml:space="preserve"> las</w:delText>
        </w:r>
      </w:del>
      <w:r w:rsidRPr="009C09D9">
        <w:rPr>
          <w:rFonts w:ascii="Times New Roman" w:eastAsia="Times New Roman" w:hAnsi="Times New Roman" w:cs="Times New Roman"/>
        </w:rPr>
        <w:t xml:space="preserve"> </w:t>
      </w:r>
      <w:commentRangeEnd w:id="1588"/>
      <w:r w:rsidR="00842EE5" w:rsidRPr="009C09D9">
        <w:rPr>
          <w:rStyle w:val="Refdecomentario"/>
          <w:rFonts w:ascii="Times New Roman" w:hAnsi="Times New Roman" w:cs="Times New Roman"/>
        </w:rPr>
        <w:commentReference w:id="1588"/>
      </w:r>
      <w:r w:rsidRPr="009C09D9">
        <w:rPr>
          <w:rFonts w:ascii="Times New Roman" w:eastAsia="Times New Roman" w:hAnsi="Times New Roman" w:cs="Times New Roman"/>
        </w:rPr>
        <w:t>entradas y almacenamiento de las salidas en un registro.</w:t>
      </w:r>
    </w:p>
    <w:p w14:paraId="3B64E53A" w14:textId="77777777" w:rsidR="00714E5C" w:rsidRPr="009C09D9" w:rsidRDefault="00714E5C">
      <w:pPr>
        <w:jc w:val="both"/>
        <w:rPr>
          <w:rFonts w:ascii="Times New Roman" w:eastAsia="Times New Roman" w:hAnsi="Times New Roman" w:cs="Times New Roman"/>
        </w:rPr>
      </w:pPr>
    </w:p>
    <w:p w14:paraId="28BAC01B" w14:textId="77777777"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Con el fin de determinar el procedimiento para manejar correctamente el módulo de </w:t>
      </w:r>
      <w:r w:rsidRPr="009C09D9">
        <w:rPr>
          <w:rFonts w:ascii="Times New Roman" w:eastAsia="Times New Roman" w:hAnsi="Times New Roman" w:cs="Times New Roman"/>
          <w:i/>
        </w:rPr>
        <w:t>sha256</w:t>
      </w:r>
      <w:r w:rsidRPr="009C09D9">
        <w:rPr>
          <w:rFonts w:ascii="Times New Roman" w:eastAsia="Times New Roman" w:hAnsi="Times New Roman" w:cs="Times New Roman"/>
        </w:rPr>
        <w:t xml:space="preserve">, se procedió a analizar el </w:t>
      </w:r>
      <w:r w:rsidRPr="00946B9C">
        <w:rPr>
          <w:rFonts w:ascii="Times New Roman" w:eastAsia="Times New Roman" w:hAnsi="Times New Roman" w:cs="Times New Roman"/>
          <w:b/>
          <w:rPrChange w:id="1590" w:author="Maria Paola Fonseca Paez" w:date="2019-11-30T18:52:00Z">
            <w:rPr>
              <w:rFonts w:ascii="Times New Roman" w:eastAsia="Times New Roman" w:hAnsi="Times New Roman" w:cs="Times New Roman"/>
            </w:rPr>
          </w:rPrChange>
        </w:rPr>
        <w:t>código de prueba</w:t>
      </w:r>
      <w:r w:rsidRPr="009C09D9">
        <w:rPr>
          <w:rFonts w:ascii="Times New Roman" w:eastAsia="Times New Roman" w:hAnsi="Times New Roman" w:cs="Times New Roman"/>
        </w:rPr>
        <w:t xml:space="preserve"> </w:t>
      </w:r>
      <w:proofErr w:type="spellStart"/>
      <w:r w:rsidRPr="009C09D9">
        <w:rPr>
          <w:rFonts w:ascii="Times New Roman" w:eastAsia="Times New Roman" w:hAnsi="Times New Roman" w:cs="Times New Roman"/>
          <w:i/>
        </w:rPr>
        <w:t>testbench</w:t>
      </w:r>
      <w:proofErr w:type="spellEnd"/>
      <w:r w:rsidRPr="009C09D9">
        <w:rPr>
          <w:rFonts w:ascii="Times New Roman" w:eastAsia="Times New Roman" w:hAnsi="Times New Roman" w:cs="Times New Roman"/>
        </w:rPr>
        <w:t xml:space="preserve"> del módulo</w:t>
      </w:r>
      <w:del w:id="1591" w:author="Maria Paola Fonseca Paez" w:date="2019-11-30T18:52:00Z">
        <w:r w:rsidRPr="009C09D9" w:rsidDel="00946B9C">
          <w:rPr>
            <w:rFonts w:ascii="Times New Roman" w:eastAsia="Times New Roman" w:hAnsi="Times New Roman" w:cs="Times New Roman"/>
          </w:rPr>
          <w:delText>,</w:delText>
        </w:r>
      </w:del>
      <w:r w:rsidRPr="009C09D9">
        <w:rPr>
          <w:rFonts w:ascii="Times New Roman" w:eastAsia="Times New Roman" w:hAnsi="Times New Roman" w:cs="Times New Roman"/>
        </w:rPr>
        <w:t xml:space="preserve"> proveniente de</w:t>
      </w:r>
      <w:del w:id="1592" w:author="Maria Paola Fonseca Paez" w:date="2019-11-30T18:52:00Z">
        <w:r w:rsidRPr="009C09D9" w:rsidDel="00946B9C">
          <w:rPr>
            <w:rFonts w:ascii="Times New Roman" w:eastAsia="Times New Roman" w:hAnsi="Times New Roman" w:cs="Times New Roman"/>
          </w:rPr>
          <w:delText>l</w:delText>
        </w:r>
      </w:del>
      <w:r w:rsidRPr="009C09D9">
        <w:rPr>
          <w:rFonts w:ascii="Times New Roman" w:eastAsia="Times New Roman" w:hAnsi="Times New Roman" w:cs="Times New Roman"/>
        </w:rPr>
        <w:t xml:space="preserve"> </w:t>
      </w:r>
      <w:r w:rsidRPr="009C09D9">
        <w:rPr>
          <w:rFonts w:ascii="Times New Roman" w:eastAsia="Times New Roman" w:hAnsi="Times New Roman" w:cs="Times New Roman"/>
          <w:i/>
        </w:rPr>
        <w:t>GitHub</w:t>
      </w:r>
      <w:r w:rsidRPr="009C09D9">
        <w:rPr>
          <w:rFonts w:ascii="Times New Roman" w:eastAsia="Times New Roman" w:hAnsi="Times New Roman" w:cs="Times New Roman"/>
        </w:rPr>
        <w:t>, obteniendo los siguientes resultados del análisis.</w:t>
      </w:r>
    </w:p>
    <w:p w14:paraId="1F68A414" w14:textId="77777777" w:rsidR="00714E5C" w:rsidRPr="009C09D9" w:rsidRDefault="00714E5C">
      <w:pPr>
        <w:jc w:val="both"/>
        <w:rPr>
          <w:rFonts w:ascii="Times New Roman" w:eastAsia="Times New Roman" w:hAnsi="Times New Roman" w:cs="Times New Roman"/>
        </w:rPr>
      </w:pPr>
    </w:p>
    <w:p w14:paraId="0C6B45B2" w14:textId="77777777"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Manejo del módulo </w:t>
      </w:r>
      <w:r w:rsidRPr="009C09D9">
        <w:rPr>
          <w:rFonts w:ascii="Times New Roman" w:eastAsia="Times New Roman" w:hAnsi="Times New Roman" w:cs="Times New Roman"/>
          <w:i/>
        </w:rPr>
        <w:t>sha256</w:t>
      </w:r>
      <w:r w:rsidRPr="009C09D9">
        <w:rPr>
          <w:rFonts w:ascii="Times New Roman" w:eastAsia="Times New Roman" w:hAnsi="Times New Roman" w:cs="Times New Roman"/>
        </w:rPr>
        <w:t xml:space="preserve">: </w:t>
      </w:r>
    </w:p>
    <w:p w14:paraId="0A5D7A82" w14:textId="77777777" w:rsidR="00714E5C" w:rsidRPr="009C09D9" w:rsidRDefault="00714E5C">
      <w:pPr>
        <w:jc w:val="both"/>
        <w:rPr>
          <w:rFonts w:ascii="Times New Roman" w:eastAsia="Times New Roman" w:hAnsi="Times New Roman" w:cs="Times New Roman"/>
        </w:rPr>
      </w:pPr>
    </w:p>
    <w:p w14:paraId="3F319396" w14:textId="2DA07509"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Adoptando la terminología en que una ‘palabra’ hace referencia a una partición de 32 bits de un mensaje más largo, al bloque se ingresa </w:t>
      </w:r>
      <w:ins w:id="1593" w:author="Maria Paola Fonseca Paez" w:date="2019-11-30T18:52:00Z">
        <w:r w:rsidR="00946B9C">
          <w:rPr>
            <w:rFonts w:ascii="Times New Roman" w:eastAsia="Times New Roman" w:hAnsi="Times New Roman" w:cs="Times New Roman"/>
          </w:rPr>
          <w:t>un bloque de</w:t>
        </w:r>
      </w:ins>
      <w:del w:id="1594" w:author="Maria Paola Fonseca Paez" w:date="2019-11-30T18:52:00Z">
        <w:r w:rsidRPr="009C09D9" w:rsidDel="00946B9C">
          <w:rPr>
            <w:rFonts w:ascii="Times New Roman" w:eastAsia="Times New Roman" w:hAnsi="Times New Roman" w:cs="Times New Roman"/>
          </w:rPr>
          <w:delText>la</w:delText>
        </w:r>
      </w:del>
      <w:r w:rsidRPr="009C09D9">
        <w:rPr>
          <w:rFonts w:ascii="Times New Roman" w:eastAsia="Times New Roman" w:hAnsi="Times New Roman" w:cs="Times New Roman"/>
        </w:rPr>
        <w:t xml:space="preserve"> entrada</w:t>
      </w:r>
      <w:del w:id="1595" w:author="Maria Paola Fonseca Paez" w:date="2019-11-30T18:52:00Z">
        <w:r w:rsidRPr="009C09D9" w:rsidDel="00946B9C">
          <w:rPr>
            <w:rFonts w:ascii="Times New Roman" w:eastAsia="Times New Roman" w:hAnsi="Times New Roman" w:cs="Times New Roman"/>
          </w:rPr>
          <w:delText xml:space="preserve"> (512 bits)</w:delText>
        </w:r>
      </w:del>
      <w:r w:rsidRPr="009C09D9">
        <w:rPr>
          <w:rFonts w:ascii="Times New Roman" w:eastAsia="Times New Roman" w:hAnsi="Times New Roman" w:cs="Times New Roman"/>
        </w:rPr>
        <w:t xml:space="preserve"> en 16 palabras. </w:t>
      </w:r>
      <w:ins w:id="1596" w:author="Maria Paola Fonseca Paez" w:date="2019-11-30T18:54:00Z">
        <w:r w:rsidR="00946B9C">
          <w:rPr>
            <w:rFonts w:ascii="Times New Roman" w:eastAsia="Times New Roman" w:hAnsi="Times New Roman" w:cs="Times New Roman"/>
          </w:rPr>
          <w:t xml:space="preserve">En el módulo </w:t>
        </w:r>
        <w:r w:rsidR="00946B9C" w:rsidRPr="00946B9C">
          <w:rPr>
            <w:rFonts w:ascii="Times New Roman" w:eastAsia="Times New Roman" w:hAnsi="Times New Roman" w:cs="Times New Roman"/>
            <w:i/>
            <w:rPrChange w:id="1597" w:author="Maria Paola Fonseca Paez" w:date="2019-11-30T18:54:00Z">
              <w:rPr>
                <w:rFonts w:ascii="Times New Roman" w:eastAsia="Times New Roman" w:hAnsi="Times New Roman" w:cs="Times New Roman"/>
              </w:rPr>
            </w:rPrChange>
          </w:rPr>
          <w:t>sha256</w:t>
        </w:r>
        <w:r w:rsidR="00946B9C">
          <w:rPr>
            <w:rFonts w:ascii="Times New Roman" w:eastAsia="Times New Roman" w:hAnsi="Times New Roman" w:cs="Times New Roman"/>
          </w:rPr>
          <w:t xml:space="preserve"> </w:t>
        </w:r>
      </w:ins>
      <w:del w:id="1598" w:author="Maria Paola Fonseca Paez" w:date="2019-11-30T18:54:00Z">
        <w:r w:rsidRPr="009C09D9" w:rsidDel="00946B9C">
          <w:rPr>
            <w:rFonts w:ascii="Times New Roman" w:eastAsia="Times New Roman" w:hAnsi="Times New Roman" w:cs="Times New Roman"/>
          </w:rPr>
          <w:delText>Estas deben ser</w:delText>
        </w:r>
      </w:del>
      <w:ins w:id="1599" w:author="Maria Paola Fonseca Paez" w:date="2019-11-30T18:54:00Z">
        <w:r w:rsidR="00946B9C">
          <w:rPr>
            <w:rFonts w:ascii="Times New Roman" w:eastAsia="Times New Roman" w:hAnsi="Times New Roman" w:cs="Times New Roman"/>
          </w:rPr>
          <w:t>se espera que estas palabras sean</w:t>
        </w:r>
      </w:ins>
      <w:r w:rsidRPr="009C09D9">
        <w:rPr>
          <w:rFonts w:ascii="Times New Roman" w:eastAsia="Times New Roman" w:hAnsi="Times New Roman" w:cs="Times New Roman"/>
        </w:rPr>
        <w:t xml:space="preserve"> almacenadas </w:t>
      </w:r>
      <w:commentRangeStart w:id="1600"/>
      <w:r w:rsidRPr="009C09D9">
        <w:rPr>
          <w:rFonts w:ascii="Times New Roman" w:eastAsia="Times New Roman" w:hAnsi="Times New Roman" w:cs="Times New Roman"/>
        </w:rPr>
        <w:t>en las direcciones</w:t>
      </w:r>
      <w:ins w:id="1601" w:author="Maria Paola Fonseca Paez" w:date="2019-11-30T18:54:00Z">
        <w:r w:rsidR="00946B9C">
          <w:rPr>
            <w:rFonts w:ascii="Times New Roman" w:eastAsia="Times New Roman" w:hAnsi="Times New Roman" w:cs="Times New Roman"/>
          </w:rPr>
          <w:t xml:space="preserve"> destinadas al almacenamiento de la entrada, es decir, de la</w:t>
        </w:r>
      </w:ins>
      <w:r w:rsidRPr="009C09D9">
        <w:rPr>
          <w:rFonts w:ascii="Times New Roman" w:eastAsia="Times New Roman" w:hAnsi="Times New Roman" w:cs="Times New Roman"/>
        </w:rPr>
        <w:t xml:space="preserve"> 16 a la 31</w:t>
      </w:r>
      <w:del w:id="1602" w:author="Maria Paola Fonseca Paez" w:date="2019-11-30T18:54:00Z">
        <w:r w:rsidRPr="009C09D9" w:rsidDel="00946B9C">
          <w:rPr>
            <w:rFonts w:ascii="Times New Roman" w:eastAsia="Times New Roman" w:hAnsi="Times New Roman" w:cs="Times New Roman"/>
          </w:rPr>
          <w:delText xml:space="preserve"> del módulo de </w:delText>
        </w:r>
        <w:r w:rsidRPr="009C09D9" w:rsidDel="00946B9C">
          <w:rPr>
            <w:rFonts w:ascii="Times New Roman" w:eastAsia="Times New Roman" w:hAnsi="Times New Roman" w:cs="Times New Roman"/>
            <w:i/>
          </w:rPr>
          <w:delText>sha256</w:delText>
        </w:r>
      </w:del>
      <w:commentRangeEnd w:id="1600"/>
      <w:r w:rsidR="0052507E" w:rsidRPr="009C09D9">
        <w:rPr>
          <w:rStyle w:val="Refdecomentario"/>
          <w:rFonts w:ascii="Times New Roman" w:hAnsi="Times New Roman" w:cs="Times New Roman"/>
        </w:rPr>
        <w:commentReference w:id="1600"/>
      </w:r>
      <w:r w:rsidRPr="009C09D9">
        <w:rPr>
          <w:rFonts w:ascii="Times New Roman" w:eastAsia="Times New Roman" w:hAnsi="Times New Roman" w:cs="Times New Roman"/>
        </w:rPr>
        <w:t>. Posteriormente se obtiene de la misma forma la salida (</w:t>
      </w:r>
      <w:ins w:id="1603" w:author="Maria Paola Fonseca Paez" w:date="2019-11-30T18:55:00Z">
        <w:r w:rsidR="00946B9C">
          <w:rPr>
            <w:rFonts w:ascii="Times New Roman" w:eastAsia="Times New Roman" w:hAnsi="Times New Roman" w:cs="Times New Roman"/>
          </w:rPr>
          <w:t xml:space="preserve">de </w:t>
        </w:r>
      </w:ins>
      <w:r w:rsidRPr="009C09D9">
        <w:rPr>
          <w:rFonts w:ascii="Times New Roman" w:eastAsia="Times New Roman" w:hAnsi="Times New Roman" w:cs="Times New Roman"/>
        </w:rPr>
        <w:t xml:space="preserve">256 bits) en 8 palabras, las cuales se almacenan en las direcciones de la 32 a la 39 </w:t>
      </w:r>
      <w:ins w:id="1604" w:author="Maria Paola Fonseca Paez" w:date="2019-11-30T18:55:00Z">
        <w:r w:rsidR="00946B9C">
          <w:rPr>
            <w:rFonts w:ascii="Times New Roman" w:eastAsia="Times New Roman" w:hAnsi="Times New Roman" w:cs="Times New Roman"/>
          </w:rPr>
          <w:t xml:space="preserve">en el módulo </w:t>
        </w:r>
      </w:ins>
      <w:r w:rsidRPr="009C09D9">
        <w:rPr>
          <w:rFonts w:ascii="Times New Roman" w:eastAsia="Times New Roman" w:hAnsi="Times New Roman" w:cs="Times New Roman"/>
        </w:rPr>
        <w:t xml:space="preserve">al obtener el </w:t>
      </w:r>
      <w:r w:rsidRPr="009C09D9">
        <w:rPr>
          <w:rFonts w:ascii="Times New Roman" w:eastAsia="Times New Roman" w:hAnsi="Times New Roman" w:cs="Times New Roman"/>
          <w:i/>
        </w:rPr>
        <w:t>digest</w:t>
      </w:r>
      <w:r w:rsidRPr="009C09D9">
        <w:rPr>
          <w:rFonts w:ascii="Times New Roman" w:eastAsia="Times New Roman" w:hAnsi="Times New Roman" w:cs="Times New Roman"/>
        </w:rPr>
        <w:t xml:space="preserve">. </w:t>
      </w:r>
    </w:p>
    <w:p w14:paraId="6BF7AA78" w14:textId="77777777" w:rsidR="00714E5C" w:rsidRPr="009C09D9" w:rsidRDefault="00714E5C">
      <w:pPr>
        <w:jc w:val="both"/>
        <w:rPr>
          <w:rFonts w:ascii="Times New Roman" w:eastAsia="Times New Roman" w:hAnsi="Times New Roman" w:cs="Times New Roman"/>
        </w:rPr>
      </w:pPr>
    </w:p>
    <w:p w14:paraId="1753BAA7" w14:textId="0A44BF59"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Además de las direcciones usadas para almacenar la entrada y el </w:t>
      </w:r>
      <w:r w:rsidRPr="009C09D9">
        <w:rPr>
          <w:rFonts w:ascii="Times New Roman" w:eastAsia="Times New Roman" w:hAnsi="Times New Roman" w:cs="Times New Roman"/>
          <w:i/>
        </w:rPr>
        <w:t>digest</w:t>
      </w:r>
      <w:r w:rsidRPr="009C09D9">
        <w:rPr>
          <w:rFonts w:ascii="Times New Roman" w:eastAsia="Times New Roman" w:hAnsi="Times New Roman" w:cs="Times New Roman"/>
        </w:rPr>
        <w:t xml:space="preserve">, </w:t>
      </w:r>
      <w:ins w:id="1605" w:author="Maria Paola Fonseca Paez" w:date="2019-11-30T18:56:00Z">
        <w:r w:rsidR="00946B9C">
          <w:rPr>
            <w:rFonts w:ascii="Times New Roman" w:eastAsia="Times New Roman" w:hAnsi="Times New Roman" w:cs="Times New Roman"/>
          </w:rPr>
          <w:t xml:space="preserve">el módulo cuenta con otras direcciones </w:t>
        </w:r>
      </w:ins>
      <w:del w:id="1606" w:author="Maria Paola Fonseca Paez" w:date="2019-11-30T18:56:00Z">
        <w:r w:rsidRPr="009C09D9" w:rsidDel="00946B9C">
          <w:rPr>
            <w:rFonts w:ascii="Times New Roman" w:eastAsia="Times New Roman" w:hAnsi="Times New Roman" w:cs="Times New Roman"/>
          </w:rPr>
          <w:delText xml:space="preserve">se tienen otras direcciones </w:delText>
        </w:r>
      </w:del>
      <w:r w:rsidRPr="009C09D9">
        <w:rPr>
          <w:rFonts w:ascii="Times New Roman" w:eastAsia="Times New Roman" w:hAnsi="Times New Roman" w:cs="Times New Roman"/>
        </w:rPr>
        <w:t xml:space="preserve">de memoria que cumplen con las siguientes funcionalidades: En las direcciones de memoria 0, 1 y 2 están almacenados los nombres y versiones del </w:t>
      </w:r>
      <w:r w:rsidRPr="009C09D9">
        <w:rPr>
          <w:rFonts w:ascii="Times New Roman" w:eastAsia="Times New Roman" w:hAnsi="Times New Roman" w:cs="Times New Roman"/>
          <w:i/>
        </w:rPr>
        <w:t>hash sha256</w:t>
      </w:r>
      <w:r w:rsidRPr="009C09D9">
        <w:rPr>
          <w:rFonts w:ascii="Times New Roman" w:eastAsia="Times New Roman" w:hAnsi="Times New Roman" w:cs="Times New Roman"/>
        </w:rPr>
        <w:t xml:space="preserve"> que se utiliza. En la dirección 8 se almacenan las configuraciones del modo y si es el bloque inicial o el siguiente en una serie de bloques de un solo mensaje. Finalmente, en la dirección 9 se almacena el </w:t>
      </w:r>
      <w:del w:id="1607" w:author="Maria Paola Fonseca Paez" w:date="2019-11-30T18:57:00Z">
        <w:r w:rsidRPr="009C09D9" w:rsidDel="00946B9C">
          <w:rPr>
            <w:rFonts w:ascii="Times New Roman" w:eastAsia="Times New Roman" w:hAnsi="Times New Roman" w:cs="Times New Roman"/>
          </w:rPr>
          <w:delText xml:space="preserve">status </w:delText>
        </w:r>
      </w:del>
      <w:ins w:id="1608" w:author="Maria Paola Fonseca Paez" w:date="2019-11-30T18:57:00Z">
        <w:r w:rsidR="00946B9C">
          <w:rPr>
            <w:rFonts w:ascii="Times New Roman" w:eastAsia="Times New Roman" w:hAnsi="Times New Roman" w:cs="Times New Roman"/>
          </w:rPr>
          <w:t>estado</w:t>
        </w:r>
        <w:r w:rsidR="00946B9C"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del </w:t>
      </w:r>
      <w:r w:rsidRPr="009C09D9">
        <w:rPr>
          <w:rFonts w:ascii="Times New Roman" w:eastAsia="Times New Roman" w:hAnsi="Times New Roman" w:cs="Times New Roman"/>
          <w:i/>
        </w:rPr>
        <w:t>sha256</w:t>
      </w:r>
      <w:r w:rsidRPr="009C09D9">
        <w:rPr>
          <w:rFonts w:ascii="Times New Roman" w:eastAsia="Times New Roman" w:hAnsi="Times New Roman" w:cs="Times New Roman"/>
        </w:rPr>
        <w:t>.</w:t>
      </w:r>
    </w:p>
    <w:p w14:paraId="022C524B" w14:textId="77777777" w:rsidR="00714E5C" w:rsidRPr="009C09D9" w:rsidRDefault="00714E5C">
      <w:pPr>
        <w:jc w:val="both"/>
        <w:rPr>
          <w:rFonts w:ascii="Times New Roman" w:eastAsia="Times New Roman" w:hAnsi="Times New Roman" w:cs="Times New Roman"/>
        </w:rPr>
      </w:pPr>
    </w:p>
    <w:p w14:paraId="1BC67402" w14:textId="77777777" w:rsidR="00946B9C" w:rsidRDefault="00AB58E9">
      <w:pPr>
        <w:keepNext/>
        <w:jc w:val="both"/>
        <w:rPr>
          <w:ins w:id="1609" w:author="Maria Paola Fonseca Paez" w:date="2019-11-30T18:58:00Z"/>
        </w:rPr>
        <w:pPrChange w:id="1610" w:author="Maria Paola Fonseca Paez" w:date="2019-11-30T18:58:00Z">
          <w:pPr>
            <w:jc w:val="both"/>
          </w:pPr>
        </w:pPrChange>
      </w:pPr>
      <w:commentRangeStart w:id="1611"/>
      <w:r w:rsidRPr="009C09D9">
        <w:rPr>
          <w:rFonts w:ascii="Times New Roman" w:eastAsia="Times New Roman" w:hAnsi="Times New Roman" w:cs="Times New Roman"/>
          <w:noProof/>
          <w:lang w:val="it-IT"/>
        </w:rPr>
        <w:lastRenderedPageBreak/>
        <w:drawing>
          <wp:inline distT="114300" distB="114300" distL="114300" distR="114300" wp14:anchorId="6185BC93" wp14:editId="62A046A4">
            <wp:extent cx="5734050" cy="39497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34050" cy="3949700"/>
                    </a:xfrm>
                    <a:prstGeom prst="rect">
                      <a:avLst/>
                    </a:prstGeom>
                    <a:ln/>
                  </pic:spPr>
                </pic:pic>
              </a:graphicData>
            </a:graphic>
          </wp:inline>
        </w:drawing>
      </w:r>
      <w:commentRangeEnd w:id="1611"/>
    </w:p>
    <w:p w14:paraId="795DAE81" w14:textId="5B44A1F8" w:rsidR="00714E5C" w:rsidRPr="009C09D9" w:rsidDel="00946B9C" w:rsidRDefault="00946B9C">
      <w:pPr>
        <w:pStyle w:val="Descripcin"/>
        <w:jc w:val="center"/>
        <w:rPr>
          <w:del w:id="1612" w:author="Maria Paola Fonseca Paez" w:date="2019-11-30T18:58:00Z"/>
          <w:rFonts w:ascii="Times New Roman" w:eastAsia="Times New Roman" w:hAnsi="Times New Roman" w:cs="Times New Roman"/>
        </w:rPr>
        <w:pPrChange w:id="1613" w:author="Maria Paola Fonseca Paez" w:date="2019-11-30T18:58:00Z">
          <w:pPr>
            <w:jc w:val="both"/>
          </w:pPr>
        </w:pPrChange>
      </w:pPr>
      <w:bookmarkStart w:id="1614" w:name="_Ref26032782"/>
      <w:ins w:id="1615" w:author="Maria Paola Fonseca Paez" w:date="2019-11-30T18:58:00Z">
        <w:r w:rsidRPr="00946B9C">
          <w:rPr>
            <w:rFonts w:ascii="Times New Roman" w:hAnsi="Times New Roman" w:cs="Times New Roman"/>
            <w:rPrChange w:id="1616" w:author="Maria Paola Fonseca Paez" w:date="2019-11-30T18:58:00Z">
              <w:rPr/>
            </w:rPrChange>
          </w:rPr>
          <w:t xml:space="preserve">Figura </w:t>
        </w:r>
        <w:r w:rsidRPr="00946B9C">
          <w:rPr>
            <w:rFonts w:ascii="Times New Roman" w:hAnsi="Times New Roman" w:cs="Times New Roman"/>
            <w:rPrChange w:id="1617" w:author="Maria Paola Fonseca Paez" w:date="2019-11-30T18:58:00Z">
              <w:rPr/>
            </w:rPrChange>
          </w:rPr>
          <w:fldChar w:fldCharType="begin"/>
        </w:r>
        <w:r w:rsidRPr="00946B9C">
          <w:rPr>
            <w:rFonts w:ascii="Times New Roman" w:hAnsi="Times New Roman" w:cs="Times New Roman"/>
            <w:rPrChange w:id="1618" w:author="Maria Paola Fonseca Paez" w:date="2019-11-30T18:58:00Z">
              <w:rPr/>
            </w:rPrChange>
          </w:rPr>
          <w:instrText xml:space="preserve"> SEQ Figura \* ARABIC </w:instrText>
        </w:r>
      </w:ins>
      <w:r w:rsidRPr="00946B9C">
        <w:rPr>
          <w:rFonts w:ascii="Times New Roman" w:hAnsi="Times New Roman" w:cs="Times New Roman"/>
          <w:rPrChange w:id="1619" w:author="Maria Paola Fonseca Paez" w:date="2019-11-30T18:58:00Z">
            <w:rPr/>
          </w:rPrChange>
        </w:rPr>
        <w:fldChar w:fldCharType="separate"/>
      </w:r>
      <w:ins w:id="1620" w:author="Maria Paola Fonseca Paez" w:date="2019-12-01T03:44:00Z">
        <w:r w:rsidR="00025C63">
          <w:rPr>
            <w:rFonts w:ascii="Times New Roman" w:hAnsi="Times New Roman" w:cs="Times New Roman"/>
            <w:noProof/>
            <w:color w:val="auto"/>
          </w:rPr>
          <w:t>5</w:t>
        </w:r>
      </w:ins>
      <w:ins w:id="1621" w:author="Maria Paola Fonseca Paez" w:date="2019-11-30T18:58:00Z">
        <w:r w:rsidRPr="00946B9C">
          <w:rPr>
            <w:rFonts w:ascii="Times New Roman" w:hAnsi="Times New Roman" w:cs="Times New Roman"/>
            <w:rPrChange w:id="1622" w:author="Maria Paola Fonseca Paez" w:date="2019-11-30T18:58:00Z">
              <w:rPr/>
            </w:rPrChange>
          </w:rPr>
          <w:fldChar w:fldCharType="end"/>
        </w:r>
        <w:bookmarkEnd w:id="1614"/>
        <w:r w:rsidRPr="00946B9C">
          <w:rPr>
            <w:rFonts w:ascii="Times New Roman" w:hAnsi="Times New Roman" w:cs="Times New Roman"/>
            <w:rPrChange w:id="1623" w:author="Maria Paola Fonseca Paez" w:date="2019-11-30T18:58:00Z">
              <w:rPr/>
            </w:rPrChange>
          </w:rPr>
          <w:t xml:space="preserve">. Tabla del análisis del código de pruebas de la IP de </w:t>
        </w:r>
        <w:proofErr w:type="spellStart"/>
        <w:r w:rsidRPr="00946B9C">
          <w:rPr>
            <w:rFonts w:ascii="Times New Roman" w:hAnsi="Times New Roman" w:cs="Times New Roman"/>
            <w:rPrChange w:id="1624" w:author="Maria Paola Fonseca Paez" w:date="2019-11-30T18:58:00Z">
              <w:rPr/>
            </w:rPrChange>
          </w:rPr>
          <w:t>Github</w:t>
        </w:r>
        <w:proofErr w:type="spellEnd"/>
        <w:r w:rsidRPr="00946B9C">
          <w:rPr>
            <w:rFonts w:ascii="Times New Roman" w:hAnsi="Times New Roman" w:cs="Times New Roman"/>
            <w:rPrChange w:id="1625" w:author="Maria Paola Fonseca Paez" w:date="2019-11-30T18:58:00Z">
              <w:rPr/>
            </w:rPrChange>
          </w:rPr>
          <w:t xml:space="preserve">, dividida en líneas de </w:t>
        </w:r>
        <w:proofErr w:type="spellStart"/>
        <w:r w:rsidRPr="00946B9C">
          <w:rPr>
            <w:rFonts w:ascii="Times New Roman" w:hAnsi="Times New Roman" w:cs="Times New Roman"/>
            <w:rPrChange w:id="1626" w:author="Maria Paola Fonseca Paez" w:date="2019-11-30T18:58:00Z">
              <w:rPr/>
            </w:rPrChange>
          </w:rPr>
          <w:t>codigo</w:t>
        </w:r>
      </w:ins>
      <w:proofErr w:type="spellEnd"/>
      <w:del w:id="1627" w:author="Maria Paola Fonseca Paez" w:date="2019-11-30T18:58:00Z">
        <w:r w:rsidR="0052507E" w:rsidRPr="009C09D9" w:rsidDel="00946B9C">
          <w:rPr>
            <w:rStyle w:val="Refdecomentario"/>
            <w:rFonts w:ascii="Times New Roman" w:hAnsi="Times New Roman" w:cs="Times New Roman"/>
          </w:rPr>
          <w:commentReference w:id="1611"/>
        </w:r>
      </w:del>
    </w:p>
    <w:p w14:paraId="19FC91F7" w14:textId="7CBE1EB2" w:rsidR="00714E5C" w:rsidRPr="009C09D9" w:rsidRDefault="00AB58E9">
      <w:pPr>
        <w:pStyle w:val="Descripcin"/>
        <w:jc w:val="center"/>
        <w:rPr>
          <w:rFonts w:ascii="Times New Roman" w:eastAsia="Times New Roman" w:hAnsi="Times New Roman" w:cs="Times New Roman"/>
        </w:rPr>
        <w:pPrChange w:id="1628" w:author="Maria Paola Fonseca Paez" w:date="2019-11-30T18:58:00Z">
          <w:pPr>
            <w:jc w:val="center"/>
          </w:pPr>
        </w:pPrChange>
      </w:pPr>
      <w:del w:id="1629" w:author="Maria Paola Fonseca Paez" w:date="2019-11-30T18:58:00Z">
        <w:r w:rsidRPr="009C09D9" w:rsidDel="00946B9C">
          <w:rPr>
            <w:rFonts w:ascii="Times New Roman" w:eastAsia="Times New Roman" w:hAnsi="Times New Roman" w:cs="Times New Roman"/>
          </w:rPr>
          <w:delText xml:space="preserve">Figura X. </w:delText>
        </w:r>
      </w:del>
      <w:del w:id="1630" w:author="Maria Paola Fonseca Paez" w:date="2019-11-30T18:57:00Z">
        <w:r w:rsidRPr="009C09D9" w:rsidDel="00946B9C">
          <w:rPr>
            <w:rFonts w:ascii="Times New Roman" w:eastAsia="Times New Roman" w:hAnsi="Times New Roman" w:cs="Times New Roman"/>
          </w:rPr>
          <w:delText>Análisis del código de pruebas de la IP de Github.</w:delText>
        </w:r>
      </w:del>
    </w:p>
    <w:p w14:paraId="097867F5" w14:textId="77777777" w:rsidR="00714E5C" w:rsidRPr="009C09D9" w:rsidRDefault="00714E5C">
      <w:pPr>
        <w:jc w:val="center"/>
        <w:rPr>
          <w:rFonts w:ascii="Times New Roman" w:eastAsia="Times New Roman" w:hAnsi="Times New Roman" w:cs="Times New Roman"/>
        </w:rPr>
      </w:pPr>
    </w:p>
    <w:p w14:paraId="6B38D075" w14:textId="047C14FF"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Al realizar el análisis del código de pruebas del módulo sha256, se obtuvo la tabla mostrada en la </w:t>
      </w:r>
      <w:ins w:id="1631" w:author="Maria Paola Fonseca Paez" w:date="2019-11-30T18:59:00Z">
        <w:r w:rsidR="005C328D">
          <w:rPr>
            <w:rFonts w:ascii="Times New Roman" w:eastAsia="Times New Roman" w:hAnsi="Times New Roman" w:cs="Times New Roman"/>
          </w:rPr>
          <w:fldChar w:fldCharType="begin"/>
        </w:r>
        <w:r w:rsidR="005C328D">
          <w:rPr>
            <w:rFonts w:ascii="Times New Roman" w:eastAsia="Times New Roman" w:hAnsi="Times New Roman" w:cs="Times New Roman"/>
          </w:rPr>
          <w:instrText xml:space="preserve"> REF _Ref26032782 \h </w:instrText>
        </w:r>
      </w:ins>
      <w:r w:rsidR="005C328D">
        <w:rPr>
          <w:rFonts w:ascii="Times New Roman" w:eastAsia="Times New Roman" w:hAnsi="Times New Roman" w:cs="Times New Roman"/>
        </w:rPr>
      </w:r>
      <w:r w:rsidR="005C328D">
        <w:rPr>
          <w:rFonts w:ascii="Times New Roman" w:eastAsia="Times New Roman" w:hAnsi="Times New Roman" w:cs="Times New Roman"/>
        </w:rPr>
        <w:fldChar w:fldCharType="separate"/>
      </w:r>
      <w:ins w:id="1632" w:author="Maria Paola Fonseca Paez" w:date="2019-11-30T18:59:00Z">
        <w:r w:rsidR="005C328D" w:rsidRPr="00946B9C">
          <w:rPr>
            <w:rFonts w:ascii="Times New Roman" w:hAnsi="Times New Roman" w:cs="Times New Roman"/>
            <w:rPrChange w:id="1633" w:author="Maria Paola Fonseca Paez" w:date="2019-11-30T18:58:00Z">
              <w:rPr/>
            </w:rPrChange>
          </w:rPr>
          <w:t xml:space="preserve">Figura </w:t>
        </w:r>
        <w:r w:rsidR="005C328D" w:rsidRPr="00946B9C">
          <w:rPr>
            <w:rFonts w:ascii="Times New Roman" w:hAnsi="Times New Roman" w:cs="Times New Roman"/>
            <w:noProof/>
            <w:rPrChange w:id="1634" w:author="Maria Paola Fonseca Paez" w:date="2019-11-30T18:58:00Z">
              <w:rPr>
                <w:noProof/>
              </w:rPr>
            </w:rPrChange>
          </w:rPr>
          <w:t>5</w:t>
        </w:r>
        <w:r w:rsidR="005C328D">
          <w:rPr>
            <w:rFonts w:ascii="Times New Roman" w:eastAsia="Times New Roman" w:hAnsi="Times New Roman" w:cs="Times New Roman"/>
          </w:rPr>
          <w:fldChar w:fldCharType="end"/>
        </w:r>
      </w:ins>
      <w:del w:id="1635" w:author="Maria Paola Fonseca Paez" w:date="2019-11-30T18:59:00Z">
        <w:r w:rsidRPr="009C09D9" w:rsidDel="005C328D">
          <w:rPr>
            <w:rFonts w:ascii="Times New Roman" w:eastAsia="Times New Roman" w:hAnsi="Times New Roman" w:cs="Times New Roman"/>
          </w:rPr>
          <w:delText>figura X</w:delText>
        </w:r>
      </w:del>
      <w:r w:rsidRPr="009C09D9">
        <w:rPr>
          <w:rFonts w:ascii="Times New Roman" w:eastAsia="Times New Roman" w:hAnsi="Times New Roman" w:cs="Times New Roman"/>
        </w:rPr>
        <w:t xml:space="preserve">, en la cual se presenta la función de todas las secciones del código escrito en lenguaje </w:t>
      </w:r>
      <w:proofErr w:type="spellStart"/>
      <w:r w:rsidRPr="009C09D9">
        <w:rPr>
          <w:rFonts w:ascii="Times New Roman" w:eastAsia="Times New Roman" w:hAnsi="Times New Roman" w:cs="Times New Roman"/>
        </w:rPr>
        <w:t>SystemC</w:t>
      </w:r>
      <w:proofErr w:type="spellEnd"/>
      <w:r w:rsidRPr="009C09D9">
        <w:rPr>
          <w:rFonts w:ascii="Times New Roman" w:eastAsia="Times New Roman" w:hAnsi="Times New Roman" w:cs="Times New Roman"/>
        </w:rPr>
        <w:t>, indicando las líneas en las que se encuentra cada sección.</w:t>
      </w:r>
    </w:p>
    <w:p w14:paraId="7DA20A04" w14:textId="77777777" w:rsidR="00714E5C" w:rsidRPr="009C09D9" w:rsidRDefault="00714E5C">
      <w:pPr>
        <w:jc w:val="both"/>
        <w:rPr>
          <w:rFonts w:ascii="Times New Roman" w:eastAsia="Times New Roman" w:hAnsi="Times New Roman" w:cs="Times New Roman"/>
        </w:rPr>
      </w:pPr>
    </w:p>
    <w:p w14:paraId="4C6742D9" w14:textId="7FBF4BAE"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Con base en el documento de pruebas </w:t>
      </w:r>
      <w:ins w:id="1636" w:author="Maria Paola Fonseca Paez" w:date="2019-11-30T19:00:00Z">
        <w:r w:rsidR="005C328D">
          <w:rPr>
            <w:rFonts w:ascii="Times New Roman" w:eastAsia="Times New Roman" w:hAnsi="Times New Roman" w:cs="Times New Roman"/>
          </w:rPr>
          <w:t xml:space="preserve">del </w:t>
        </w:r>
        <w:r w:rsidR="005C328D" w:rsidRPr="009C09D9">
          <w:rPr>
            <w:rFonts w:ascii="Times New Roman" w:eastAsia="Times New Roman" w:hAnsi="Times New Roman" w:cs="Times New Roman"/>
          </w:rPr>
          <w:t xml:space="preserve">código de pruebas </w:t>
        </w:r>
      </w:ins>
      <w:r w:rsidRPr="009C09D9">
        <w:rPr>
          <w:rFonts w:ascii="Times New Roman" w:eastAsia="Times New Roman" w:hAnsi="Times New Roman" w:cs="Times New Roman"/>
        </w:rPr>
        <w:t xml:space="preserve">proporcionado en </w:t>
      </w:r>
      <w:ins w:id="1637" w:author="Maria Paola Fonseca Paez" w:date="2019-11-30T19:00:00Z">
        <w:r w:rsidR="005C328D">
          <w:rPr>
            <w:rFonts w:ascii="Times New Roman" w:eastAsia="Times New Roman" w:hAnsi="Times New Roman" w:cs="Times New Roman"/>
          </w:rPr>
          <w:t>el siguiente</w:t>
        </w:r>
      </w:ins>
      <w:del w:id="1638" w:author="Maria Paola Fonseca Paez" w:date="2019-11-30T19:00:00Z">
        <w:r w:rsidRPr="009C09D9" w:rsidDel="005C328D">
          <w:rPr>
            <w:rFonts w:ascii="Times New Roman" w:eastAsia="Times New Roman" w:hAnsi="Times New Roman" w:cs="Times New Roman"/>
          </w:rPr>
          <w:delText>un</w:delText>
        </w:r>
      </w:del>
      <w:r w:rsidRPr="009C09D9">
        <w:rPr>
          <w:rFonts w:ascii="Times New Roman" w:eastAsia="Times New Roman" w:hAnsi="Times New Roman" w:cs="Times New Roman"/>
        </w:rPr>
        <w:t xml:space="preserve"> enlace</w:t>
      </w:r>
      <w:ins w:id="1639" w:author="Maria Paola Fonseca Paez" w:date="2019-11-30T19:00:00Z">
        <w:r w:rsidR="005C328D">
          <w:rPr>
            <w:rFonts w:ascii="Times New Roman" w:eastAsia="Times New Roman" w:hAnsi="Times New Roman" w:cs="Times New Roman"/>
          </w:rPr>
          <w:t xml:space="preserve">, </w:t>
        </w:r>
      </w:ins>
      <w:ins w:id="1640" w:author="Maria Paola Fonseca Paez" w:date="2019-11-30T19:01:00Z">
        <w:r w:rsidR="005C328D">
          <w:rPr>
            <w:rFonts w:ascii="Times New Roman" w:eastAsia="Times New Roman" w:hAnsi="Times New Roman" w:cs="Times New Roman"/>
          </w:rPr>
          <w:fldChar w:fldCharType="begin"/>
        </w:r>
        <w:r w:rsidR="005C328D">
          <w:rPr>
            <w:rFonts w:ascii="Times New Roman" w:eastAsia="Times New Roman" w:hAnsi="Times New Roman" w:cs="Times New Roman"/>
          </w:rPr>
          <w:instrText xml:space="preserve"> HYPERLINK "https://csrc.nist.gov/csrc/media/projects/cryptographic-standards-and-guidelines/documents/examples/sha256.pdf" </w:instrText>
        </w:r>
        <w:r w:rsidR="005C328D">
          <w:rPr>
            <w:rFonts w:ascii="Times New Roman" w:eastAsia="Times New Roman" w:hAnsi="Times New Roman" w:cs="Times New Roman"/>
          </w:rPr>
          <w:fldChar w:fldCharType="separate"/>
        </w:r>
        <w:r w:rsidR="005C328D" w:rsidRPr="005C328D">
          <w:rPr>
            <w:rStyle w:val="Hipervnculo"/>
            <w:rFonts w:ascii="Times New Roman" w:eastAsia="Times New Roman" w:hAnsi="Times New Roman" w:cs="Times New Roman"/>
          </w:rPr>
          <w:t>documento de pruebas</w:t>
        </w:r>
        <w:r w:rsidR="005C328D">
          <w:rPr>
            <w:rFonts w:ascii="Times New Roman" w:eastAsia="Times New Roman" w:hAnsi="Times New Roman" w:cs="Times New Roman"/>
          </w:rPr>
          <w:fldChar w:fldCharType="end"/>
        </w:r>
      </w:ins>
      <w:ins w:id="1641" w:author="Maria Paola Fonseca Paez" w:date="2019-11-30T19:00:00Z">
        <w:r w:rsidR="005C328D">
          <w:rPr>
            <w:rFonts w:ascii="Times New Roman" w:eastAsia="Times New Roman" w:hAnsi="Times New Roman" w:cs="Times New Roman"/>
          </w:rPr>
          <w:t>.</w:t>
        </w:r>
      </w:ins>
      <w:r w:rsidRPr="009C09D9">
        <w:rPr>
          <w:rFonts w:ascii="Times New Roman" w:eastAsia="Times New Roman" w:hAnsi="Times New Roman" w:cs="Times New Roman"/>
        </w:rPr>
        <w:t xml:space="preserve"> </w:t>
      </w:r>
      <w:del w:id="1642" w:author="Maria Paola Fonseca Paez" w:date="2019-11-30T19:01:00Z">
        <w:r w:rsidRPr="009C09D9" w:rsidDel="005C328D">
          <w:rPr>
            <w:rFonts w:ascii="Times New Roman" w:eastAsia="Times New Roman" w:hAnsi="Times New Roman" w:cs="Times New Roman"/>
          </w:rPr>
          <w:delText>de este</w:delText>
        </w:r>
      </w:del>
      <w:del w:id="1643" w:author="Maria Paola Fonseca Paez" w:date="2019-11-30T19:00:00Z">
        <w:r w:rsidRPr="009C09D9" w:rsidDel="005C328D">
          <w:rPr>
            <w:rFonts w:ascii="Times New Roman" w:eastAsia="Times New Roman" w:hAnsi="Times New Roman" w:cs="Times New Roman"/>
          </w:rPr>
          <w:delText xml:space="preserve"> código de pruebas</w:delText>
        </w:r>
      </w:del>
      <w:del w:id="1644" w:author="Maria Paola Fonseca Paez" w:date="2019-11-30T19:01:00Z">
        <w:r w:rsidRPr="009C09D9" w:rsidDel="005C328D">
          <w:rPr>
            <w:rFonts w:ascii="Times New Roman" w:eastAsia="Times New Roman" w:hAnsi="Times New Roman" w:cs="Times New Roman"/>
          </w:rPr>
          <w:delText>, s</w:delText>
        </w:r>
      </w:del>
      <w:ins w:id="1645" w:author="Maria Paola Fonseca Paez" w:date="2019-11-30T19:01:00Z">
        <w:r w:rsidR="005C328D">
          <w:rPr>
            <w:rFonts w:ascii="Times New Roman" w:eastAsia="Times New Roman" w:hAnsi="Times New Roman" w:cs="Times New Roman"/>
          </w:rPr>
          <w:t>S</w:t>
        </w:r>
      </w:ins>
      <w:r w:rsidRPr="009C09D9">
        <w:rPr>
          <w:rFonts w:ascii="Times New Roman" w:eastAsia="Times New Roman" w:hAnsi="Times New Roman" w:cs="Times New Roman"/>
        </w:rPr>
        <w:t xml:space="preserve">e determinó la forma de ingresar entradas de tamaños mayores a los 512 bits </w:t>
      </w:r>
      <w:del w:id="1646" w:author="Maria Paola Fonseca Paez" w:date="2019-11-30T18:59:00Z">
        <w:r w:rsidRPr="009C09D9" w:rsidDel="005C328D">
          <w:rPr>
            <w:rFonts w:ascii="Times New Roman" w:eastAsia="Times New Roman" w:hAnsi="Times New Roman" w:cs="Times New Roman"/>
          </w:rPr>
          <w:delText>del bloque del mensaje</w:delText>
        </w:r>
      </w:del>
      <w:ins w:id="1647" w:author="Maria Paola Fonseca Paez" w:date="2019-11-30T18:59:00Z">
        <w:r w:rsidR="005C328D">
          <w:rPr>
            <w:rFonts w:ascii="Times New Roman" w:eastAsia="Times New Roman" w:hAnsi="Times New Roman" w:cs="Times New Roman"/>
          </w:rPr>
          <w:t xml:space="preserve">de </w:t>
        </w:r>
        <w:proofErr w:type="spellStart"/>
        <w:r w:rsidR="005C328D">
          <w:rPr>
            <w:rFonts w:ascii="Times New Roman" w:eastAsia="Times New Roman" w:hAnsi="Times New Roman" w:cs="Times New Roman"/>
          </w:rPr>
          <w:t>ongitud</w:t>
        </w:r>
      </w:ins>
      <w:proofErr w:type="spellEnd"/>
      <w:r w:rsidRPr="009C09D9">
        <w:rPr>
          <w:rFonts w:ascii="Times New Roman" w:eastAsia="Times New Roman" w:hAnsi="Times New Roman" w:cs="Times New Roman"/>
        </w:rPr>
        <w:t xml:space="preserve">, es decir, la forma de ingresar varios bloques de entrada y como se conectan entre ellos para obtener un solo </w:t>
      </w:r>
      <w:r w:rsidRPr="009C09D9">
        <w:rPr>
          <w:rFonts w:ascii="Times New Roman" w:eastAsia="Times New Roman" w:hAnsi="Times New Roman" w:cs="Times New Roman"/>
          <w:i/>
        </w:rPr>
        <w:t>digest</w:t>
      </w:r>
      <w:r w:rsidRPr="009C09D9">
        <w:rPr>
          <w:rFonts w:ascii="Times New Roman" w:eastAsia="Times New Roman" w:hAnsi="Times New Roman" w:cs="Times New Roman"/>
        </w:rPr>
        <w:t>.</w:t>
      </w:r>
    </w:p>
    <w:p w14:paraId="307C615D" w14:textId="117CE4E2" w:rsidR="00714E5C" w:rsidDel="005C328D" w:rsidRDefault="00714E5C">
      <w:pPr>
        <w:jc w:val="both"/>
        <w:rPr>
          <w:del w:id="1648" w:author="Maria Paola Fonseca Paez" w:date="2019-11-30T19:01:00Z"/>
          <w:rFonts w:ascii="Times New Roman" w:eastAsia="Times New Roman" w:hAnsi="Times New Roman" w:cs="Times New Roman"/>
        </w:rPr>
      </w:pPr>
    </w:p>
    <w:p w14:paraId="7F6576E2" w14:textId="77777777" w:rsidR="005C328D" w:rsidRPr="009C09D9" w:rsidRDefault="005C328D">
      <w:pPr>
        <w:jc w:val="both"/>
        <w:rPr>
          <w:ins w:id="1649" w:author="Maria Paola Fonseca Paez" w:date="2019-11-30T19:01:00Z"/>
          <w:rFonts w:ascii="Times New Roman" w:eastAsia="Times New Roman" w:hAnsi="Times New Roman" w:cs="Times New Roman"/>
        </w:rPr>
      </w:pPr>
    </w:p>
    <w:p w14:paraId="2EB00128" w14:textId="60E7D0C0" w:rsidR="00714E5C" w:rsidRPr="00FD5AB6" w:rsidDel="005C328D" w:rsidRDefault="00AB58E9">
      <w:pPr>
        <w:jc w:val="both"/>
        <w:rPr>
          <w:del w:id="1650" w:author="Maria Paola Fonseca Paez" w:date="2019-11-30T19:01:00Z"/>
          <w:rFonts w:ascii="Times New Roman" w:eastAsia="Times New Roman" w:hAnsi="Times New Roman" w:cs="Times New Roman"/>
        </w:rPr>
      </w:pPr>
      <w:del w:id="1651" w:author="Maria Paola Fonseca Paez" w:date="2019-11-30T19:01:00Z">
        <w:r w:rsidRPr="00FD5AB6" w:rsidDel="005C328D">
          <w:rPr>
            <w:rFonts w:ascii="Times New Roman" w:eastAsia="Times New Roman" w:hAnsi="Times New Roman" w:cs="Times New Roman"/>
          </w:rPr>
          <w:delText>LINK:</w:delText>
        </w:r>
        <w:r w:rsidR="00FD5AB6" w:rsidDel="005C328D">
          <w:rPr>
            <w:rFonts w:ascii="Times New Roman" w:eastAsia="Times New Roman" w:hAnsi="Times New Roman" w:cs="Times New Roman"/>
            <w:color w:val="1155CC"/>
            <w:u w:val="single"/>
            <w:lang w:val="en-US"/>
          </w:rPr>
          <w:fldChar w:fldCharType="begin"/>
        </w:r>
        <w:r w:rsidR="00FD5AB6" w:rsidRPr="00FD5AB6" w:rsidDel="005C328D">
          <w:rPr>
            <w:rFonts w:ascii="Times New Roman" w:eastAsia="Times New Roman" w:hAnsi="Times New Roman" w:cs="Times New Roman"/>
            <w:color w:val="1155CC"/>
            <w:u w:val="single"/>
          </w:rPr>
          <w:delInstrText xml:space="preserve"> HYPERLINK "https://csrc.nist.gov/csrc/media/projects/cryptographic-standards-and-guidelines/documents/examples/sha256.pdf" </w:delInstrText>
        </w:r>
        <w:r w:rsidR="00FD5AB6" w:rsidDel="005C328D">
          <w:rPr>
            <w:rFonts w:ascii="Times New Roman" w:eastAsia="Times New Roman" w:hAnsi="Times New Roman" w:cs="Times New Roman"/>
            <w:color w:val="1155CC"/>
            <w:u w:val="single"/>
            <w:lang w:val="en-US"/>
          </w:rPr>
          <w:fldChar w:fldCharType="separate"/>
        </w:r>
        <w:r w:rsidR="00FD5AB6" w:rsidRPr="00FD5AB6" w:rsidDel="005C328D">
          <w:rPr>
            <w:rStyle w:val="Hipervnculo"/>
            <w:rFonts w:ascii="Times New Roman" w:eastAsia="Times New Roman" w:hAnsi="Times New Roman" w:cs="Times New Roman"/>
          </w:rPr>
          <w:delText>https://csrc.nist.gov/csrc/media/projects/cryptographic-standards-and-guidelines/documents/examples/sha256.pdf</w:delText>
        </w:r>
        <w:r w:rsidR="00FD5AB6" w:rsidDel="005C328D">
          <w:rPr>
            <w:rFonts w:ascii="Times New Roman" w:eastAsia="Times New Roman" w:hAnsi="Times New Roman" w:cs="Times New Roman"/>
            <w:color w:val="1155CC"/>
            <w:u w:val="single"/>
            <w:lang w:val="en-US"/>
          </w:rPr>
          <w:fldChar w:fldCharType="end"/>
        </w:r>
      </w:del>
    </w:p>
    <w:p w14:paraId="3129233D" w14:textId="38402FF7" w:rsidR="00714E5C" w:rsidRPr="00FD5AB6" w:rsidDel="005C328D" w:rsidRDefault="00714E5C">
      <w:pPr>
        <w:jc w:val="both"/>
        <w:rPr>
          <w:del w:id="1652" w:author="Maria Paola Fonseca Paez" w:date="2019-11-30T19:01:00Z"/>
          <w:rFonts w:ascii="Times New Roman" w:eastAsia="Times New Roman" w:hAnsi="Times New Roman" w:cs="Times New Roman"/>
        </w:rPr>
      </w:pPr>
    </w:p>
    <w:p w14:paraId="1239AE7C" w14:textId="77777777"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Se planteó el procedimiento para manejar correctamente el módulo, el cual se describe a continuación.</w:t>
      </w:r>
    </w:p>
    <w:p w14:paraId="49E77DEC" w14:textId="77777777" w:rsidR="00714E5C" w:rsidRPr="009C09D9" w:rsidRDefault="00714E5C">
      <w:pPr>
        <w:jc w:val="both"/>
        <w:rPr>
          <w:rFonts w:ascii="Times New Roman" w:eastAsia="Times New Roman" w:hAnsi="Times New Roman" w:cs="Times New Roman"/>
        </w:rPr>
      </w:pPr>
    </w:p>
    <w:p w14:paraId="50D6AD63" w14:textId="77777777" w:rsidR="00714E5C" w:rsidRPr="009C09D9" w:rsidRDefault="00AB58E9">
      <w:pPr>
        <w:numPr>
          <w:ilvl w:val="0"/>
          <w:numId w:val="6"/>
        </w:numPr>
        <w:jc w:val="both"/>
        <w:rPr>
          <w:rFonts w:ascii="Times New Roman" w:eastAsia="Times New Roman" w:hAnsi="Times New Roman" w:cs="Times New Roman"/>
        </w:rPr>
      </w:pPr>
      <w:r w:rsidRPr="009C09D9">
        <w:rPr>
          <w:rFonts w:ascii="Times New Roman" w:eastAsia="Times New Roman" w:hAnsi="Times New Roman" w:cs="Times New Roman"/>
        </w:rPr>
        <w:t>Inicializar las variables.</w:t>
      </w:r>
    </w:p>
    <w:p w14:paraId="56C682F5" w14:textId="2D5F1647" w:rsidR="00714E5C" w:rsidRPr="009C09D9" w:rsidRDefault="00AB58E9">
      <w:pPr>
        <w:numPr>
          <w:ilvl w:val="0"/>
          <w:numId w:val="6"/>
        </w:numPr>
        <w:jc w:val="both"/>
        <w:rPr>
          <w:rFonts w:ascii="Times New Roman" w:eastAsia="Times New Roman" w:hAnsi="Times New Roman" w:cs="Times New Roman"/>
        </w:rPr>
      </w:pPr>
      <w:r w:rsidRPr="009C09D9">
        <w:rPr>
          <w:rFonts w:ascii="Times New Roman" w:eastAsia="Times New Roman" w:hAnsi="Times New Roman" w:cs="Times New Roman"/>
        </w:rPr>
        <w:t xml:space="preserve">Reiniciar el módulo </w:t>
      </w:r>
      <w:del w:id="1653" w:author="Maria Paola Fonseca Paez" w:date="2019-11-30T19:02:00Z">
        <w:r w:rsidRPr="009C09D9" w:rsidDel="005C328D">
          <w:rPr>
            <w:rFonts w:ascii="Times New Roman" w:eastAsia="Times New Roman" w:hAnsi="Times New Roman" w:cs="Times New Roman"/>
          </w:rPr>
          <w:delText xml:space="preserve">de </w:delText>
        </w:r>
      </w:del>
      <w:r w:rsidRPr="005C328D">
        <w:rPr>
          <w:rFonts w:ascii="Times New Roman" w:eastAsia="Times New Roman" w:hAnsi="Times New Roman" w:cs="Times New Roman"/>
          <w:i/>
          <w:rPrChange w:id="1654" w:author="Maria Paola Fonseca Paez" w:date="2019-11-30T19:02:00Z">
            <w:rPr>
              <w:rFonts w:ascii="Times New Roman" w:eastAsia="Times New Roman" w:hAnsi="Times New Roman" w:cs="Times New Roman"/>
            </w:rPr>
          </w:rPrChange>
        </w:rPr>
        <w:t>sha256</w:t>
      </w:r>
      <w:r w:rsidRPr="009C09D9">
        <w:rPr>
          <w:rFonts w:ascii="Times New Roman" w:eastAsia="Times New Roman" w:hAnsi="Times New Roman" w:cs="Times New Roman"/>
        </w:rPr>
        <w:t>.</w:t>
      </w:r>
    </w:p>
    <w:p w14:paraId="189AE299" w14:textId="77777777" w:rsidR="00714E5C" w:rsidRPr="009C09D9" w:rsidRDefault="00AB58E9">
      <w:pPr>
        <w:numPr>
          <w:ilvl w:val="0"/>
          <w:numId w:val="6"/>
        </w:numPr>
        <w:jc w:val="both"/>
        <w:rPr>
          <w:rFonts w:ascii="Times New Roman" w:eastAsia="Times New Roman" w:hAnsi="Times New Roman" w:cs="Times New Roman"/>
        </w:rPr>
      </w:pPr>
      <w:r w:rsidRPr="009C09D9">
        <w:rPr>
          <w:rFonts w:ascii="Times New Roman" w:eastAsia="Times New Roman" w:hAnsi="Times New Roman" w:cs="Times New Roman"/>
        </w:rPr>
        <w:t xml:space="preserve">Ingresar las palabras al módulo </w:t>
      </w:r>
      <w:r w:rsidRPr="005C328D">
        <w:rPr>
          <w:rFonts w:ascii="Times New Roman" w:eastAsia="Times New Roman" w:hAnsi="Times New Roman" w:cs="Times New Roman"/>
          <w:i/>
          <w:rPrChange w:id="1655" w:author="Maria Paola Fonseca Paez" w:date="2019-11-30T19:02:00Z">
            <w:rPr>
              <w:rFonts w:ascii="Times New Roman" w:eastAsia="Times New Roman" w:hAnsi="Times New Roman" w:cs="Times New Roman"/>
            </w:rPr>
          </w:rPrChange>
        </w:rPr>
        <w:t>sha256</w:t>
      </w:r>
      <w:r w:rsidRPr="009C09D9">
        <w:rPr>
          <w:rFonts w:ascii="Times New Roman" w:eastAsia="Times New Roman" w:hAnsi="Times New Roman" w:cs="Times New Roman"/>
        </w:rPr>
        <w:t>.</w:t>
      </w:r>
    </w:p>
    <w:p w14:paraId="08F3C926" w14:textId="61FCA11B" w:rsidR="00714E5C" w:rsidRPr="009C09D9" w:rsidRDefault="00AB58E9">
      <w:pPr>
        <w:ind w:left="720"/>
        <w:jc w:val="both"/>
        <w:rPr>
          <w:rFonts w:ascii="Times New Roman" w:eastAsia="Times New Roman" w:hAnsi="Times New Roman" w:cs="Times New Roman"/>
        </w:rPr>
      </w:pPr>
      <w:r w:rsidRPr="009C09D9">
        <w:rPr>
          <w:rFonts w:ascii="Times New Roman" w:eastAsia="Times New Roman" w:hAnsi="Times New Roman" w:cs="Times New Roman"/>
          <w:b/>
        </w:rPr>
        <w:t xml:space="preserve">3.1. </w:t>
      </w:r>
      <w:r w:rsidRPr="009C09D9">
        <w:rPr>
          <w:rFonts w:ascii="Times New Roman" w:eastAsia="Times New Roman" w:hAnsi="Times New Roman" w:cs="Times New Roman"/>
        </w:rPr>
        <w:t>Indicar la palabra</w:t>
      </w:r>
      <w:ins w:id="1656" w:author="Maria Paola Fonseca Paez" w:date="2019-11-30T19:03:00Z">
        <w:r w:rsidR="005C328D">
          <w:rPr>
            <w:rFonts w:ascii="Times New Roman" w:eastAsia="Times New Roman" w:hAnsi="Times New Roman" w:cs="Times New Roman"/>
          </w:rPr>
          <w:t xml:space="preserve"> en la señal </w:t>
        </w:r>
        <w:r w:rsidR="005C328D" w:rsidRPr="005C328D">
          <w:rPr>
            <w:rFonts w:ascii="Times New Roman" w:eastAsia="Times New Roman" w:hAnsi="Times New Roman" w:cs="Times New Roman"/>
            <w:i/>
            <w:rPrChange w:id="1657" w:author="Maria Paola Fonseca Paez" w:date="2019-11-30T19:03:00Z">
              <w:rPr>
                <w:rFonts w:ascii="Times New Roman" w:eastAsia="Times New Roman" w:hAnsi="Times New Roman" w:cs="Times New Roman"/>
              </w:rPr>
            </w:rPrChange>
          </w:rPr>
          <w:t>read_data</w:t>
        </w:r>
        <w:r w:rsidR="005C328D">
          <w:rPr>
            <w:rFonts w:ascii="Times New Roman" w:eastAsia="Times New Roman" w:hAnsi="Times New Roman" w:cs="Times New Roman"/>
          </w:rPr>
          <w:t>,</w:t>
        </w:r>
      </w:ins>
      <w:r w:rsidRPr="009C09D9">
        <w:rPr>
          <w:rFonts w:ascii="Times New Roman" w:eastAsia="Times New Roman" w:hAnsi="Times New Roman" w:cs="Times New Roman"/>
        </w:rPr>
        <w:t xml:space="preserve"> junto con </w:t>
      </w:r>
      <w:del w:id="1658" w:author="Maria Paola Fonseca Paez" w:date="2019-11-30T19:05:00Z">
        <w:r w:rsidRPr="009C09D9" w:rsidDel="005C328D">
          <w:rPr>
            <w:rFonts w:ascii="Times New Roman" w:eastAsia="Times New Roman" w:hAnsi="Times New Roman" w:cs="Times New Roman"/>
          </w:rPr>
          <w:delText>la</w:delText>
        </w:r>
      </w:del>
      <w:ins w:id="1659" w:author="Maria Paola Fonseca Paez" w:date="2019-11-30T19:05:00Z">
        <w:r w:rsidR="005C328D">
          <w:rPr>
            <w:rFonts w:ascii="Times New Roman" w:eastAsia="Times New Roman" w:hAnsi="Times New Roman" w:cs="Times New Roman"/>
          </w:rPr>
          <w:t>su</w:t>
        </w:r>
      </w:ins>
      <w:r w:rsidRPr="009C09D9">
        <w:rPr>
          <w:rFonts w:ascii="Times New Roman" w:eastAsia="Times New Roman" w:hAnsi="Times New Roman" w:cs="Times New Roman"/>
        </w:rPr>
        <w:t xml:space="preserve"> dirección</w:t>
      </w:r>
      <w:ins w:id="1660" w:author="Maria Paola Fonseca Paez" w:date="2019-11-30T19:05:00Z">
        <w:r w:rsidR="005C328D">
          <w:rPr>
            <w:rFonts w:ascii="Times New Roman" w:eastAsia="Times New Roman" w:hAnsi="Times New Roman" w:cs="Times New Roman"/>
          </w:rPr>
          <w:t>,</w:t>
        </w:r>
      </w:ins>
      <w:r w:rsidRPr="009C09D9">
        <w:rPr>
          <w:rFonts w:ascii="Times New Roman" w:eastAsia="Times New Roman" w:hAnsi="Times New Roman" w:cs="Times New Roman"/>
        </w:rPr>
        <w:t xml:space="preserve"> </w:t>
      </w:r>
      <w:del w:id="1661" w:author="Maria Paola Fonseca Paez" w:date="2019-11-30T19:05:00Z">
        <w:r w:rsidRPr="009C09D9" w:rsidDel="005C328D">
          <w:rPr>
            <w:rFonts w:ascii="Times New Roman" w:eastAsia="Times New Roman" w:hAnsi="Times New Roman" w:cs="Times New Roman"/>
          </w:rPr>
          <w:delText xml:space="preserve">de la misma </w:delText>
        </w:r>
      </w:del>
      <w:r w:rsidRPr="009C09D9">
        <w:rPr>
          <w:rFonts w:ascii="Times New Roman" w:eastAsia="Times New Roman" w:hAnsi="Times New Roman" w:cs="Times New Roman"/>
        </w:rPr>
        <w:t>con</w:t>
      </w:r>
      <w:ins w:id="1662" w:author="Maria Paola Fonseca Paez" w:date="2019-11-30T19:05:00Z">
        <w:r w:rsidR="005C328D">
          <w:rPr>
            <w:rFonts w:ascii="Times New Roman" w:eastAsia="Times New Roman" w:hAnsi="Times New Roman" w:cs="Times New Roman"/>
          </w:rPr>
          <w:t xml:space="preserve"> las señales</w:t>
        </w:r>
      </w:ins>
      <w:r w:rsidRPr="009C09D9">
        <w:rPr>
          <w:rFonts w:ascii="Times New Roman" w:eastAsia="Times New Roman" w:hAnsi="Times New Roman" w:cs="Times New Roman"/>
        </w:rPr>
        <w:t xml:space="preserve"> we=‘1’ y cs=‘1’.</w:t>
      </w:r>
    </w:p>
    <w:p w14:paraId="0B7867D0" w14:textId="77777777" w:rsidR="00714E5C" w:rsidRPr="009C09D9" w:rsidRDefault="00AB58E9">
      <w:pPr>
        <w:ind w:left="720"/>
        <w:jc w:val="both"/>
        <w:rPr>
          <w:rFonts w:ascii="Times New Roman" w:eastAsia="Times New Roman" w:hAnsi="Times New Roman" w:cs="Times New Roman"/>
        </w:rPr>
      </w:pPr>
      <w:r w:rsidRPr="009C09D9">
        <w:rPr>
          <w:rFonts w:ascii="Times New Roman" w:eastAsia="Times New Roman" w:hAnsi="Times New Roman" w:cs="Times New Roman"/>
          <w:b/>
        </w:rPr>
        <w:t>3.2.</w:t>
      </w:r>
      <w:r w:rsidRPr="009C09D9">
        <w:rPr>
          <w:rFonts w:ascii="Times New Roman" w:eastAsia="Times New Roman" w:hAnsi="Times New Roman" w:cs="Times New Roman"/>
        </w:rPr>
        <w:t xml:space="preserve"> Esperar un periodo de reloj.</w:t>
      </w:r>
    </w:p>
    <w:p w14:paraId="25334219" w14:textId="33BD6CC4" w:rsidR="00714E5C" w:rsidRPr="009C09D9" w:rsidRDefault="00AB58E9">
      <w:pPr>
        <w:ind w:left="720"/>
        <w:jc w:val="both"/>
        <w:rPr>
          <w:rFonts w:ascii="Times New Roman" w:eastAsia="Times New Roman" w:hAnsi="Times New Roman" w:cs="Times New Roman"/>
        </w:rPr>
      </w:pPr>
      <w:r w:rsidRPr="009C09D9">
        <w:rPr>
          <w:rFonts w:ascii="Times New Roman" w:eastAsia="Times New Roman" w:hAnsi="Times New Roman" w:cs="Times New Roman"/>
          <w:b/>
        </w:rPr>
        <w:t xml:space="preserve">3.3. </w:t>
      </w:r>
      <w:r w:rsidRPr="009C09D9">
        <w:rPr>
          <w:rFonts w:ascii="Times New Roman" w:eastAsia="Times New Roman" w:hAnsi="Times New Roman" w:cs="Times New Roman"/>
        </w:rPr>
        <w:t xml:space="preserve">Poner </w:t>
      </w:r>
      <w:ins w:id="1663" w:author="Maria Paola Fonseca Paez" w:date="2019-11-30T19:05:00Z">
        <w:r w:rsidR="005C328D">
          <w:rPr>
            <w:rFonts w:ascii="Times New Roman" w:eastAsia="Times New Roman" w:hAnsi="Times New Roman" w:cs="Times New Roman"/>
          </w:rPr>
          <w:t>las señales</w:t>
        </w:r>
        <w:r w:rsidR="005C328D"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we=‘0’ y cs=‘0’.</w:t>
      </w:r>
    </w:p>
    <w:p w14:paraId="3A7B8104" w14:textId="77777777" w:rsidR="00714E5C" w:rsidRPr="009C09D9" w:rsidRDefault="00AB58E9">
      <w:pPr>
        <w:numPr>
          <w:ilvl w:val="0"/>
          <w:numId w:val="6"/>
        </w:numPr>
        <w:jc w:val="both"/>
        <w:rPr>
          <w:rFonts w:ascii="Times New Roman" w:eastAsia="Times New Roman" w:hAnsi="Times New Roman" w:cs="Times New Roman"/>
        </w:rPr>
      </w:pPr>
      <w:r w:rsidRPr="009C09D9">
        <w:rPr>
          <w:rFonts w:ascii="Times New Roman" w:eastAsia="Times New Roman" w:hAnsi="Times New Roman" w:cs="Times New Roman"/>
        </w:rPr>
        <w:t>Ingresar las configuraciones de inicio.</w:t>
      </w:r>
    </w:p>
    <w:p w14:paraId="2F113851" w14:textId="777241ED" w:rsidR="00714E5C" w:rsidRPr="009C09D9" w:rsidRDefault="00AB58E9">
      <w:pPr>
        <w:ind w:left="720"/>
        <w:jc w:val="both"/>
        <w:rPr>
          <w:rFonts w:ascii="Times New Roman" w:eastAsia="Times New Roman" w:hAnsi="Times New Roman" w:cs="Times New Roman"/>
        </w:rPr>
      </w:pPr>
      <w:r w:rsidRPr="009C09D9">
        <w:rPr>
          <w:rFonts w:ascii="Times New Roman" w:eastAsia="Times New Roman" w:hAnsi="Times New Roman" w:cs="Times New Roman"/>
          <w:b/>
        </w:rPr>
        <w:t xml:space="preserve">4.1. </w:t>
      </w:r>
      <w:r w:rsidRPr="009C09D9">
        <w:rPr>
          <w:rFonts w:ascii="Times New Roman" w:eastAsia="Times New Roman" w:hAnsi="Times New Roman" w:cs="Times New Roman"/>
        </w:rPr>
        <w:t xml:space="preserve">Indicar la dirección en “8” y la palabra en: “5” para el bloque inicial y “6” para los que le siguen con </w:t>
      </w:r>
      <w:ins w:id="1664" w:author="Maria Paola Fonseca Paez" w:date="2019-11-30T19:04:00Z">
        <w:r w:rsidR="005C328D">
          <w:rPr>
            <w:rFonts w:ascii="Times New Roman" w:eastAsia="Times New Roman" w:hAnsi="Times New Roman" w:cs="Times New Roman"/>
          </w:rPr>
          <w:t>las señales</w:t>
        </w:r>
        <w:r w:rsidR="005C328D"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we=‘1’ y cs=‘1’. </w:t>
      </w:r>
    </w:p>
    <w:p w14:paraId="42AA484D" w14:textId="77777777" w:rsidR="00714E5C" w:rsidRPr="009C09D9" w:rsidRDefault="00AB58E9">
      <w:pPr>
        <w:ind w:left="720"/>
        <w:jc w:val="both"/>
        <w:rPr>
          <w:rFonts w:ascii="Times New Roman" w:eastAsia="Times New Roman" w:hAnsi="Times New Roman" w:cs="Times New Roman"/>
        </w:rPr>
      </w:pPr>
      <w:r w:rsidRPr="009C09D9">
        <w:rPr>
          <w:rFonts w:ascii="Times New Roman" w:eastAsia="Times New Roman" w:hAnsi="Times New Roman" w:cs="Times New Roman"/>
          <w:b/>
        </w:rPr>
        <w:t>4.2.</w:t>
      </w:r>
      <w:r w:rsidRPr="009C09D9">
        <w:rPr>
          <w:rFonts w:ascii="Times New Roman" w:eastAsia="Times New Roman" w:hAnsi="Times New Roman" w:cs="Times New Roman"/>
        </w:rPr>
        <w:t xml:space="preserve"> Esperar un periodo de reloj.</w:t>
      </w:r>
    </w:p>
    <w:p w14:paraId="19A499C0" w14:textId="60CEC541" w:rsidR="00714E5C" w:rsidRPr="009C09D9" w:rsidRDefault="00AB58E9">
      <w:pPr>
        <w:ind w:left="720"/>
        <w:jc w:val="both"/>
        <w:rPr>
          <w:rFonts w:ascii="Times New Roman" w:eastAsia="Times New Roman" w:hAnsi="Times New Roman" w:cs="Times New Roman"/>
        </w:rPr>
      </w:pPr>
      <w:r w:rsidRPr="009C09D9">
        <w:rPr>
          <w:rFonts w:ascii="Times New Roman" w:eastAsia="Times New Roman" w:hAnsi="Times New Roman" w:cs="Times New Roman"/>
          <w:b/>
        </w:rPr>
        <w:t>4.3.</w:t>
      </w:r>
      <w:r w:rsidRPr="009C09D9">
        <w:rPr>
          <w:rFonts w:ascii="Times New Roman" w:eastAsia="Times New Roman" w:hAnsi="Times New Roman" w:cs="Times New Roman"/>
        </w:rPr>
        <w:t xml:space="preserve"> Poner </w:t>
      </w:r>
      <w:ins w:id="1665" w:author="Maria Paola Fonseca Paez" w:date="2019-11-30T19:04:00Z">
        <w:r w:rsidR="005C328D">
          <w:rPr>
            <w:rFonts w:ascii="Times New Roman" w:eastAsia="Times New Roman" w:hAnsi="Times New Roman" w:cs="Times New Roman"/>
          </w:rPr>
          <w:t>las señales</w:t>
        </w:r>
        <w:r w:rsidR="005C328D"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we=‘0’ y cs=‘0’.</w:t>
      </w:r>
    </w:p>
    <w:p w14:paraId="5AAB242E" w14:textId="77777777" w:rsidR="00714E5C" w:rsidRPr="009C09D9" w:rsidRDefault="00AB58E9">
      <w:pPr>
        <w:numPr>
          <w:ilvl w:val="0"/>
          <w:numId w:val="6"/>
        </w:numPr>
        <w:jc w:val="both"/>
        <w:rPr>
          <w:rFonts w:ascii="Times New Roman" w:eastAsia="Times New Roman" w:hAnsi="Times New Roman" w:cs="Times New Roman"/>
        </w:rPr>
      </w:pPr>
      <w:r w:rsidRPr="009C09D9">
        <w:rPr>
          <w:rFonts w:ascii="Times New Roman" w:eastAsia="Times New Roman" w:hAnsi="Times New Roman" w:cs="Times New Roman"/>
        </w:rPr>
        <w:t>Esperar un periodo de reloj.</w:t>
      </w:r>
    </w:p>
    <w:p w14:paraId="7297D2D9" w14:textId="77777777" w:rsidR="00714E5C" w:rsidRPr="009C09D9" w:rsidRDefault="00AB58E9">
      <w:pPr>
        <w:numPr>
          <w:ilvl w:val="0"/>
          <w:numId w:val="6"/>
        </w:numPr>
        <w:jc w:val="both"/>
        <w:rPr>
          <w:rFonts w:ascii="Times New Roman" w:eastAsia="Times New Roman" w:hAnsi="Times New Roman" w:cs="Times New Roman"/>
        </w:rPr>
      </w:pPr>
      <w:r w:rsidRPr="009C09D9">
        <w:rPr>
          <w:rFonts w:ascii="Times New Roman" w:eastAsia="Times New Roman" w:hAnsi="Times New Roman" w:cs="Times New Roman"/>
        </w:rPr>
        <w:t xml:space="preserve">Esperar la bandera que indica que el </w:t>
      </w:r>
      <w:r w:rsidRPr="009C09D9">
        <w:rPr>
          <w:rFonts w:ascii="Times New Roman" w:eastAsia="Times New Roman" w:hAnsi="Times New Roman" w:cs="Times New Roman"/>
          <w:i/>
        </w:rPr>
        <w:t>digest</w:t>
      </w:r>
      <w:r w:rsidRPr="009C09D9">
        <w:rPr>
          <w:rFonts w:ascii="Times New Roman" w:eastAsia="Times New Roman" w:hAnsi="Times New Roman" w:cs="Times New Roman"/>
        </w:rPr>
        <w:t xml:space="preserve"> es válido.</w:t>
      </w:r>
    </w:p>
    <w:p w14:paraId="4580BC61" w14:textId="1D8A6198" w:rsidR="00714E5C" w:rsidRPr="009C09D9" w:rsidRDefault="00AB58E9">
      <w:pPr>
        <w:ind w:left="720"/>
        <w:jc w:val="both"/>
        <w:rPr>
          <w:rFonts w:ascii="Times New Roman" w:eastAsia="Times New Roman" w:hAnsi="Times New Roman" w:cs="Times New Roman"/>
        </w:rPr>
      </w:pPr>
      <w:r w:rsidRPr="009C09D9">
        <w:rPr>
          <w:rFonts w:ascii="Times New Roman" w:eastAsia="Times New Roman" w:hAnsi="Times New Roman" w:cs="Times New Roman"/>
          <w:b/>
        </w:rPr>
        <w:lastRenderedPageBreak/>
        <w:t>6.1.</w:t>
      </w:r>
      <w:r w:rsidRPr="009C09D9">
        <w:rPr>
          <w:rFonts w:ascii="Times New Roman" w:eastAsia="Times New Roman" w:hAnsi="Times New Roman" w:cs="Times New Roman"/>
        </w:rPr>
        <w:t xml:space="preserve"> </w:t>
      </w:r>
      <w:ins w:id="1666" w:author="Maria Paola Fonseca Paez" w:date="2019-11-30T19:02:00Z">
        <w:r w:rsidR="005C328D">
          <w:rPr>
            <w:rFonts w:ascii="Times New Roman" w:eastAsia="Times New Roman" w:hAnsi="Times New Roman" w:cs="Times New Roman"/>
          </w:rPr>
          <w:t>Indicar la dirección en “9”</w:t>
        </w:r>
      </w:ins>
      <w:del w:id="1667" w:author="Maria Paola Fonseca Paez" w:date="2019-11-30T19:02:00Z">
        <w:r w:rsidRPr="009C09D9" w:rsidDel="005C328D">
          <w:rPr>
            <w:rFonts w:ascii="Times New Roman" w:eastAsia="Times New Roman" w:hAnsi="Times New Roman" w:cs="Times New Roman"/>
          </w:rPr>
          <w:delText>P</w:delText>
        </w:r>
      </w:del>
      <w:del w:id="1668" w:author="Maria Paola Fonseca Paez" w:date="2019-11-30T19:04:00Z">
        <w:r w:rsidRPr="009C09D9" w:rsidDel="005C328D">
          <w:rPr>
            <w:rFonts w:ascii="Times New Roman" w:eastAsia="Times New Roman" w:hAnsi="Times New Roman" w:cs="Times New Roman"/>
          </w:rPr>
          <w:delText>oner el read_data= “0”</w:delText>
        </w:r>
      </w:del>
      <w:r w:rsidRPr="009C09D9">
        <w:rPr>
          <w:rFonts w:ascii="Times New Roman" w:eastAsia="Times New Roman" w:hAnsi="Times New Roman" w:cs="Times New Roman"/>
        </w:rPr>
        <w:t>.</w:t>
      </w:r>
    </w:p>
    <w:p w14:paraId="76C79E4A" w14:textId="602A8E57" w:rsidR="00714E5C" w:rsidRPr="009C09D9" w:rsidRDefault="00AB58E9">
      <w:pPr>
        <w:ind w:left="720"/>
        <w:jc w:val="both"/>
        <w:rPr>
          <w:rFonts w:ascii="Times New Roman" w:eastAsia="Times New Roman" w:hAnsi="Times New Roman" w:cs="Times New Roman"/>
        </w:rPr>
      </w:pPr>
      <w:r w:rsidRPr="009C09D9">
        <w:rPr>
          <w:rFonts w:ascii="Times New Roman" w:eastAsia="Times New Roman" w:hAnsi="Times New Roman" w:cs="Times New Roman"/>
          <w:b/>
        </w:rPr>
        <w:t>6.2.</w:t>
      </w:r>
      <w:r w:rsidRPr="009C09D9">
        <w:rPr>
          <w:rFonts w:ascii="Times New Roman" w:eastAsia="Times New Roman" w:hAnsi="Times New Roman" w:cs="Times New Roman"/>
        </w:rPr>
        <w:t xml:space="preserve"> Esperar hasta que la </w:t>
      </w:r>
      <w:del w:id="1669" w:author="Maria Paola Fonseca Paez" w:date="2019-11-30T19:03:00Z">
        <w:r w:rsidRPr="009C09D9" w:rsidDel="005C328D">
          <w:rPr>
            <w:rFonts w:ascii="Times New Roman" w:eastAsia="Times New Roman" w:hAnsi="Times New Roman" w:cs="Times New Roman"/>
          </w:rPr>
          <w:delText>bandera sea ‘1’</w:delText>
        </w:r>
      </w:del>
      <w:ins w:id="1670" w:author="Maria Paola Fonseca Paez" w:date="2019-11-30T19:03:00Z">
        <w:r w:rsidR="005C328D">
          <w:rPr>
            <w:rFonts w:ascii="Times New Roman" w:eastAsia="Times New Roman" w:hAnsi="Times New Roman" w:cs="Times New Roman"/>
          </w:rPr>
          <w:t>salida sea diferente de cero</w:t>
        </w:r>
      </w:ins>
      <w:r w:rsidRPr="009C09D9">
        <w:rPr>
          <w:rFonts w:ascii="Times New Roman" w:eastAsia="Times New Roman" w:hAnsi="Times New Roman" w:cs="Times New Roman"/>
        </w:rPr>
        <w:t>.</w:t>
      </w:r>
    </w:p>
    <w:p w14:paraId="631080E8" w14:textId="77777777" w:rsidR="00714E5C" w:rsidRPr="009C09D9" w:rsidRDefault="00AB58E9">
      <w:pPr>
        <w:numPr>
          <w:ilvl w:val="0"/>
          <w:numId w:val="6"/>
        </w:numPr>
        <w:jc w:val="both"/>
        <w:rPr>
          <w:rFonts w:ascii="Times New Roman" w:eastAsia="Times New Roman" w:hAnsi="Times New Roman" w:cs="Times New Roman"/>
        </w:rPr>
      </w:pPr>
      <w:r w:rsidRPr="009C09D9">
        <w:rPr>
          <w:rFonts w:ascii="Times New Roman" w:eastAsia="Times New Roman" w:hAnsi="Times New Roman" w:cs="Times New Roman"/>
        </w:rPr>
        <w:t xml:space="preserve">Leer el </w:t>
      </w:r>
      <w:r w:rsidRPr="009C09D9">
        <w:rPr>
          <w:rFonts w:ascii="Times New Roman" w:eastAsia="Times New Roman" w:hAnsi="Times New Roman" w:cs="Times New Roman"/>
          <w:i/>
        </w:rPr>
        <w:t>digest</w:t>
      </w:r>
      <w:r w:rsidRPr="009C09D9">
        <w:rPr>
          <w:rFonts w:ascii="Times New Roman" w:eastAsia="Times New Roman" w:hAnsi="Times New Roman" w:cs="Times New Roman"/>
        </w:rPr>
        <w:t>.</w:t>
      </w:r>
    </w:p>
    <w:p w14:paraId="0B2E2039" w14:textId="3285BDD2" w:rsidR="00714E5C" w:rsidRPr="009C09D9" w:rsidRDefault="00AB58E9">
      <w:pPr>
        <w:ind w:left="720"/>
        <w:jc w:val="both"/>
        <w:rPr>
          <w:rFonts w:ascii="Times New Roman" w:eastAsia="Times New Roman" w:hAnsi="Times New Roman" w:cs="Times New Roman"/>
        </w:rPr>
      </w:pPr>
      <w:r w:rsidRPr="009C09D9">
        <w:rPr>
          <w:rFonts w:ascii="Times New Roman" w:eastAsia="Times New Roman" w:hAnsi="Times New Roman" w:cs="Times New Roman"/>
          <w:b/>
        </w:rPr>
        <w:t>7.1.</w:t>
      </w:r>
      <w:r w:rsidRPr="009C09D9">
        <w:rPr>
          <w:rFonts w:ascii="Times New Roman" w:eastAsia="Times New Roman" w:hAnsi="Times New Roman" w:cs="Times New Roman"/>
        </w:rPr>
        <w:t xml:space="preserve"> Indicar la dirección a leer junto con </w:t>
      </w:r>
      <w:ins w:id="1671" w:author="Maria Paola Fonseca Paez" w:date="2019-11-30T19:04:00Z">
        <w:r w:rsidR="005C328D">
          <w:rPr>
            <w:rFonts w:ascii="Times New Roman" w:eastAsia="Times New Roman" w:hAnsi="Times New Roman" w:cs="Times New Roman"/>
          </w:rPr>
          <w:t>las señales</w:t>
        </w:r>
        <w:r w:rsidR="005C328D"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we=‘0’ y cs=‘1’.</w:t>
      </w:r>
    </w:p>
    <w:p w14:paraId="0396D951" w14:textId="77777777" w:rsidR="00714E5C" w:rsidRPr="009C09D9" w:rsidRDefault="00AB58E9">
      <w:pPr>
        <w:ind w:left="720"/>
        <w:jc w:val="both"/>
        <w:rPr>
          <w:rFonts w:ascii="Times New Roman" w:eastAsia="Times New Roman" w:hAnsi="Times New Roman" w:cs="Times New Roman"/>
        </w:rPr>
      </w:pPr>
      <w:r w:rsidRPr="009C09D9">
        <w:rPr>
          <w:rFonts w:ascii="Times New Roman" w:eastAsia="Times New Roman" w:hAnsi="Times New Roman" w:cs="Times New Roman"/>
          <w:b/>
        </w:rPr>
        <w:t>7.2.</w:t>
      </w:r>
      <w:r w:rsidRPr="009C09D9">
        <w:rPr>
          <w:rFonts w:ascii="Times New Roman" w:eastAsia="Times New Roman" w:hAnsi="Times New Roman" w:cs="Times New Roman"/>
        </w:rPr>
        <w:t xml:space="preserve"> Esperar un periodo de reloj.</w:t>
      </w:r>
    </w:p>
    <w:p w14:paraId="4D1BAB27" w14:textId="13BABBF5" w:rsidR="00714E5C" w:rsidRPr="009C09D9" w:rsidRDefault="00AB58E9">
      <w:pPr>
        <w:ind w:left="720"/>
        <w:jc w:val="both"/>
        <w:rPr>
          <w:rFonts w:ascii="Times New Roman" w:eastAsia="Times New Roman" w:hAnsi="Times New Roman" w:cs="Times New Roman"/>
        </w:rPr>
      </w:pPr>
      <w:r w:rsidRPr="009C09D9">
        <w:rPr>
          <w:rFonts w:ascii="Times New Roman" w:eastAsia="Times New Roman" w:hAnsi="Times New Roman" w:cs="Times New Roman"/>
          <w:b/>
        </w:rPr>
        <w:t>7.3.</w:t>
      </w:r>
      <w:r w:rsidRPr="009C09D9">
        <w:rPr>
          <w:rFonts w:ascii="Times New Roman" w:eastAsia="Times New Roman" w:hAnsi="Times New Roman" w:cs="Times New Roman"/>
        </w:rPr>
        <w:t xml:space="preserve"> Leer la salida de</w:t>
      </w:r>
      <w:ins w:id="1672" w:author="Maria Paola Fonseca Paez" w:date="2019-11-30T19:03:00Z">
        <w:r w:rsidR="005C328D">
          <w:rPr>
            <w:rFonts w:ascii="Times New Roman" w:eastAsia="Times New Roman" w:hAnsi="Times New Roman" w:cs="Times New Roman"/>
          </w:rPr>
          <w:t xml:space="preserve"> la señal</w:t>
        </w:r>
      </w:ins>
      <w:r w:rsidRPr="009C09D9">
        <w:rPr>
          <w:rFonts w:ascii="Times New Roman" w:eastAsia="Times New Roman" w:hAnsi="Times New Roman" w:cs="Times New Roman"/>
        </w:rPr>
        <w:t xml:space="preserve"> </w:t>
      </w:r>
      <w:r w:rsidRPr="005C328D">
        <w:rPr>
          <w:rFonts w:ascii="Times New Roman" w:eastAsia="Times New Roman" w:hAnsi="Times New Roman" w:cs="Times New Roman"/>
          <w:i/>
          <w:rPrChange w:id="1673" w:author="Maria Paola Fonseca Paez" w:date="2019-11-30T19:03:00Z">
            <w:rPr>
              <w:rFonts w:ascii="Times New Roman" w:eastAsia="Times New Roman" w:hAnsi="Times New Roman" w:cs="Times New Roman"/>
            </w:rPr>
          </w:rPrChange>
        </w:rPr>
        <w:t>read_data</w:t>
      </w:r>
      <w:r w:rsidRPr="009C09D9">
        <w:rPr>
          <w:rFonts w:ascii="Times New Roman" w:eastAsia="Times New Roman" w:hAnsi="Times New Roman" w:cs="Times New Roman"/>
        </w:rPr>
        <w:t xml:space="preserve"> y poner</w:t>
      </w:r>
      <w:ins w:id="1674" w:author="Maria Paola Fonseca Paez" w:date="2019-11-30T19:04:00Z">
        <w:r w:rsidR="005C328D">
          <w:rPr>
            <w:rFonts w:ascii="Times New Roman" w:eastAsia="Times New Roman" w:hAnsi="Times New Roman" w:cs="Times New Roman"/>
          </w:rPr>
          <w:t xml:space="preserve"> las señales</w:t>
        </w:r>
      </w:ins>
      <w:r w:rsidRPr="009C09D9">
        <w:rPr>
          <w:rFonts w:ascii="Times New Roman" w:eastAsia="Times New Roman" w:hAnsi="Times New Roman" w:cs="Times New Roman"/>
        </w:rPr>
        <w:t xml:space="preserve"> we=‘0’ y cs=‘0’.</w:t>
      </w:r>
    </w:p>
    <w:p w14:paraId="3981CFE2" w14:textId="77777777" w:rsidR="00714E5C" w:rsidRPr="009C09D9" w:rsidRDefault="00AB58E9">
      <w:pPr>
        <w:ind w:left="720"/>
        <w:jc w:val="both"/>
        <w:rPr>
          <w:rFonts w:ascii="Times New Roman" w:eastAsia="Times New Roman" w:hAnsi="Times New Roman" w:cs="Times New Roman"/>
        </w:rPr>
      </w:pPr>
      <w:r w:rsidRPr="009C09D9">
        <w:rPr>
          <w:rFonts w:ascii="Times New Roman" w:eastAsia="Times New Roman" w:hAnsi="Times New Roman" w:cs="Times New Roman"/>
          <w:b/>
        </w:rPr>
        <w:t>7.4.</w:t>
      </w:r>
      <w:r w:rsidRPr="009C09D9">
        <w:rPr>
          <w:rFonts w:ascii="Times New Roman" w:eastAsia="Times New Roman" w:hAnsi="Times New Roman" w:cs="Times New Roman"/>
        </w:rPr>
        <w:t xml:space="preserve"> Guardar las palabras del </w:t>
      </w:r>
      <w:r w:rsidRPr="009C09D9">
        <w:rPr>
          <w:rFonts w:ascii="Times New Roman" w:eastAsia="Times New Roman" w:hAnsi="Times New Roman" w:cs="Times New Roman"/>
          <w:i/>
        </w:rPr>
        <w:t>digest</w:t>
      </w:r>
      <w:r w:rsidRPr="009C09D9">
        <w:rPr>
          <w:rFonts w:ascii="Times New Roman" w:eastAsia="Times New Roman" w:hAnsi="Times New Roman" w:cs="Times New Roman"/>
        </w:rPr>
        <w:t xml:space="preserve"> en un registro de 256 posiciones.</w:t>
      </w:r>
    </w:p>
    <w:p w14:paraId="4410ED57" w14:textId="77777777" w:rsidR="00714E5C" w:rsidRPr="009C09D9" w:rsidRDefault="00714E5C">
      <w:pPr>
        <w:ind w:left="720"/>
        <w:jc w:val="both"/>
        <w:rPr>
          <w:rFonts w:ascii="Times New Roman" w:eastAsia="Times New Roman" w:hAnsi="Times New Roman" w:cs="Times New Roman"/>
          <w:b/>
        </w:rPr>
      </w:pPr>
    </w:p>
    <w:p w14:paraId="586DED15" w14:textId="585B36F4"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En base a este procedimiento se planteó el funcionamiento específico para cada uno de los </w:t>
      </w:r>
      <w:del w:id="1675" w:author="Maria Paola Fonseca Paez" w:date="2019-11-30T19:05:00Z">
        <w:r w:rsidRPr="009C09D9" w:rsidDel="005C328D">
          <w:rPr>
            <w:rFonts w:ascii="Times New Roman" w:eastAsia="Times New Roman" w:hAnsi="Times New Roman" w:cs="Times New Roman"/>
          </w:rPr>
          <w:delText xml:space="preserve">bloques </w:delText>
        </w:r>
      </w:del>
      <w:ins w:id="1676" w:author="Maria Paola Fonseca Paez" w:date="2019-11-30T19:05:00Z">
        <w:r w:rsidR="005C328D">
          <w:rPr>
            <w:rFonts w:ascii="Times New Roman" w:eastAsia="Times New Roman" w:hAnsi="Times New Roman" w:cs="Times New Roman"/>
          </w:rPr>
          <w:t>subsistemas</w:t>
        </w:r>
        <w:r w:rsidR="005C328D"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del diagrama de bloques de función </w:t>
      </w:r>
      <w:r w:rsidRPr="009C09D9">
        <w:rPr>
          <w:rFonts w:ascii="Times New Roman" w:eastAsia="Times New Roman" w:hAnsi="Times New Roman" w:cs="Times New Roman"/>
          <w:i/>
        </w:rPr>
        <w:t>hash sha256</w:t>
      </w:r>
      <w:r w:rsidRPr="009C09D9">
        <w:rPr>
          <w:rFonts w:ascii="Times New Roman" w:eastAsia="Times New Roman" w:hAnsi="Times New Roman" w:cs="Times New Roman"/>
        </w:rPr>
        <w:t xml:space="preserve">, junto con la máquina de estados que se implementó, la cual incluye la funcionalidad de proporcionar varios bloques de entrada. La descripción de los demás </w:t>
      </w:r>
      <w:del w:id="1677" w:author="Maria Paola Fonseca Paez" w:date="2019-11-30T19:06:00Z">
        <w:r w:rsidRPr="009C09D9" w:rsidDel="005C328D">
          <w:rPr>
            <w:rFonts w:ascii="Times New Roman" w:eastAsia="Times New Roman" w:hAnsi="Times New Roman" w:cs="Times New Roman"/>
          </w:rPr>
          <w:delText xml:space="preserve">bloques </w:delText>
        </w:r>
      </w:del>
      <w:ins w:id="1678" w:author="Maria Paola Fonseca Paez" w:date="2019-11-30T19:06:00Z">
        <w:r w:rsidR="005C328D">
          <w:rPr>
            <w:rFonts w:ascii="Times New Roman" w:eastAsia="Times New Roman" w:hAnsi="Times New Roman" w:cs="Times New Roman"/>
          </w:rPr>
          <w:t>subsistemas</w:t>
        </w:r>
        <w:r w:rsidR="005C328D"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se presenta a continuación: </w:t>
      </w:r>
    </w:p>
    <w:p w14:paraId="0C2D2D9A" w14:textId="77777777" w:rsidR="00714E5C" w:rsidRPr="009C09D9" w:rsidRDefault="00714E5C">
      <w:pPr>
        <w:jc w:val="both"/>
        <w:rPr>
          <w:rFonts w:ascii="Times New Roman" w:eastAsia="Times New Roman" w:hAnsi="Times New Roman" w:cs="Times New Roman"/>
        </w:rPr>
      </w:pPr>
    </w:p>
    <w:p w14:paraId="3C3B20CC" w14:textId="73D509CE"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b/>
        </w:rPr>
        <w:t>Registro de entrada:</w:t>
      </w:r>
      <w:r w:rsidRPr="009C09D9">
        <w:rPr>
          <w:rFonts w:ascii="Times New Roman" w:eastAsia="Times New Roman" w:hAnsi="Times New Roman" w:cs="Times New Roman"/>
        </w:rPr>
        <w:t xml:space="preserve"> Registro que recibe una entrada en paralelo de 512 bits al estar activad</w:t>
      </w:r>
      <w:del w:id="1679" w:author="Maria Paola Fonseca Paez" w:date="2019-11-30T19:06:00Z">
        <w:r w:rsidRPr="009C09D9" w:rsidDel="005C328D">
          <w:rPr>
            <w:rFonts w:ascii="Times New Roman" w:eastAsia="Times New Roman" w:hAnsi="Times New Roman" w:cs="Times New Roman"/>
          </w:rPr>
          <w:delText>o su</w:delText>
        </w:r>
      </w:del>
      <w:ins w:id="1680" w:author="Maria Paola Fonseca Paez" w:date="2019-11-30T19:06:00Z">
        <w:r w:rsidR="005C328D">
          <w:rPr>
            <w:rFonts w:ascii="Times New Roman" w:eastAsia="Times New Roman" w:hAnsi="Times New Roman" w:cs="Times New Roman"/>
          </w:rPr>
          <w:t>a la señal</w:t>
        </w:r>
      </w:ins>
      <w:r w:rsidRPr="009C09D9">
        <w:rPr>
          <w:rFonts w:ascii="Times New Roman" w:eastAsia="Times New Roman" w:hAnsi="Times New Roman" w:cs="Times New Roman"/>
        </w:rPr>
        <w:t xml:space="preserve"> </w:t>
      </w:r>
      <w:del w:id="1681" w:author="Maria Paola Fonseca Paez" w:date="2019-11-30T19:06:00Z">
        <w:r w:rsidRPr="009C09D9" w:rsidDel="005C328D">
          <w:rPr>
            <w:rFonts w:ascii="Times New Roman" w:eastAsia="Times New Roman" w:hAnsi="Times New Roman" w:cs="Times New Roman"/>
          </w:rPr>
          <w:delText>‘</w:delText>
        </w:r>
      </w:del>
      <w:r w:rsidRPr="005C328D">
        <w:rPr>
          <w:rFonts w:ascii="Times New Roman" w:eastAsia="Times New Roman" w:hAnsi="Times New Roman" w:cs="Times New Roman"/>
          <w:i/>
          <w:rPrChange w:id="1682" w:author="Maria Paola Fonseca Paez" w:date="2019-11-30T19:06:00Z">
            <w:rPr>
              <w:rFonts w:ascii="Times New Roman" w:eastAsia="Times New Roman" w:hAnsi="Times New Roman" w:cs="Times New Roman"/>
            </w:rPr>
          </w:rPrChange>
        </w:rPr>
        <w:t>write enable</w:t>
      </w:r>
      <w:del w:id="1683" w:author="Maria Paola Fonseca Paez" w:date="2019-11-30T19:06:00Z">
        <w:r w:rsidRPr="009C09D9" w:rsidDel="005C328D">
          <w:rPr>
            <w:rFonts w:ascii="Times New Roman" w:eastAsia="Times New Roman" w:hAnsi="Times New Roman" w:cs="Times New Roman"/>
          </w:rPr>
          <w:delText>’</w:delText>
        </w:r>
      </w:del>
      <w:r w:rsidRPr="009C09D9">
        <w:rPr>
          <w:rFonts w:ascii="Times New Roman" w:eastAsia="Times New Roman" w:hAnsi="Times New Roman" w:cs="Times New Roman"/>
        </w:rPr>
        <w:t>, y la organiza en su salida en palabras de 32 bits, dependientes de una dirección. El envío de cada palabra debe estar en sincronía con la dirección de memoria, la cual es indicada por el control. Para realizar el envío de las palabras debe estar activad</w:t>
      </w:r>
      <w:ins w:id="1684" w:author="Maria Paola Fonseca Paez" w:date="2019-11-30T19:06:00Z">
        <w:r w:rsidR="005C328D">
          <w:rPr>
            <w:rFonts w:ascii="Times New Roman" w:eastAsia="Times New Roman" w:hAnsi="Times New Roman" w:cs="Times New Roman"/>
          </w:rPr>
          <w:t>a la señal</w:t>
        </w:r>
      </w:ins>
      <w:del w:id="1685" w:author="Maria Paola Fonseca Paez" w:date="2019-11-30T19:06:00Z">
        <w:r w:rsidRPr="009C09D9" w:rsidDel="005C328D">
          <w:rPr>
            <w:rFonts w:ascii="Times New Roman" w:eastAsia="Times New Roman" w:hAnsi="Times New Roman" w:cs="Times New Roman"/>
          </w:rPr>
          <w:delText>o el</w:delText>
        </w:r>
      </w:del>
      <w:r w:rsidRPr="009C09D9">
        <w:rPr>
          <w:rFonts w:ascii="Times New Roman" w:eastAsia="Times New Roman" w:hAnsi="Times New Roman" w:cs="Times New Roman"/>
        </w:rPr>
        <w:t xml:space="preserve"> </w:t>
      </w:r>
      <w:del w:id="1686" w:author="Maria Paola Fonseca Paez" w:date="2019-11-30T19:06:00Z">
        <w:r w:rsidRPr="009C09D9" w:rsidDel="005C328D">
          <w:rPr>
            <w:rFonts w:ascii="Times New Roman" w:eastAsia="Times New Roman" w:hAnsi="Times New Roman" w:cs="Times New Roman"/>
          </w:rPr>
          <w:delText>‘</w:delText>
        </w:r>
      </w:del>
      <w:r w:rsidRPr="005C328D">
        <w:rPr>
          <w:rFonts w:ascii="Times New Roman" w:eastAsia="Times New Roman" w:hAnsi="Times New Roman" w:cs="Times New Roman"/>
          <w:i/>
          <w:rPrChange w:id="1687" w:author="Maria Paola Fonseca Paez" w:date="2019-11-30T19:06:00Z">
            <w:rPr>
              <w:rFonts w:ascii="Times New Roman" w:eastAsia="Times New Roman" w:hAnsi="Times New Roman" w:cs="Times New Roman"/>
            </w:rPr>
          </w:rPrChange>
        </w:rPr>
        <w:t>read enabl</w:t>
      </w:r>
      <w:ins w:id="1688" w:author="Maria Paola Fonseca Paez" w:date="2019-11-30T19:06:00Z">
        <w:r w:rsidR="005C328D" w:rsidRPr="005C328D">
          <w:rPr>
            <w:rFonts w:ascii="Times New Roman" w:eastAsia="Times New Roman" w:hAnsi="Times New Roman" w:cs="Times New Roman"/>
            <w:i/>
            <w:rPrChange w:id="1689" w:author="Maria Paola Fonseca Paez" w:date="2019-11-30T19:07:00Z">
              <w:rPr>
                <w:rFonts w:ascii="Times New Roman" w:eastAsia="Times New Roman" w:hAnsi="Times New Roman" w:cs="Times New Roman"/>
              </w:rPr>
            </w:rPrChange>
          </w:rPr>
          <w:t>e</w:t>
        </w:r>
      </w:ins>
      <w:del w:id="1690" w:author="Maria Paola Fonseca Paez" w:date="2019-11-30T19:06:00Z">
        <w:r w:rsidRPr="005C328D" w:rsidDel="005C328D">
          <w:rPr>
            <w:rFonts w:ascii="Times New Roman" w:eastAsia="Times New Roman" w:hAnsi="Times New Roman" w:cs="Times New Roman"/>
            <w:i/>
            <w:rPrChange w:id="1691" w:author="Maria Paola Fonseca Paez" w:date="2019-11-30T19:06:00Z">
              <w:rPr>
                <w:rFonts w:ascii="Times New Roman" w:eastAsia="Times New Roman" w:hAnsi="Times New Roman" w:cs="Times New Roman"/>
              </w:rPr>
            </w:rPrChange>
          </w:rPr>
          <w:delText>e</w:delText>
        </w:r>
        <w:r w:rsidRPr="009C09D9" w:rsidDel="005C328D">
          <w:rPr>
            <w:rFonts w:ascii="Times New Roman" w:eastAsia="Times New Roman" w:hAnsi="Times New Roman" w:cs="Times New Roman"/>
          </w:rPr>
          <w:delText>’</w:delText>
        </w:r>
      </w:del>
      <w:r w:rsidRPr="009C09D9">
        <w:rPr>
          <w:rFonts w:ascii="Times New Roman" w:eastAsia="Times New Roman" w:hAnsi="Times New Roman" w:cs="Times New Roman"/>
        </w:rPr>
        <w:t>.</w:t>
      </w:r>
    </w:p>
    <w:p w14:paraId="43660042" w14:textId="77777777" w:rsidR="00714E5C" w:rsidRPr="009C09D9" w:rsidRDefault="00714E5C">
      <w:pPr>
        <w:jc w:val="both"/>
        <w:rPr>
          <w:rFonts w:ascii="Times New Roman" w:eastAsia="Times New Roman" w:hAnsi="Times New Roman" w:cs="Times New Roman"/>
        </w:rPr>
      </w:pPr>
    </w:p>
    <w:p w14:paraId="3B24CF20" w14:textId="769CD7FA"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b/>
        </w:rPr>
        <w:t>Registro de salida:</w:t>
      </w:r>
      <w:r w:rsidRPr="009C09D9">
        <w:rPr>
          <w:rFonts w:ascii="Times New Roman" w:eastAsia="Times New Roman" w:hAnsi="Times New Roman" w:cs="Times New Roman"/>
        </w:rPr>
        <w:t xml:space="preserve"> Registro que recibe su entrada en palabras de 32 bits con su respectiva dirección, y las almacena dependiendo de la dirección indicada en un registro de 256 posiciones, el cual es la salida del </w:t>
      </w:r>
      <w:del w:id="1692" w:author="Maria Paola Fonseca Paez" w:date="2019-11-30T19:08:00Z">
        <w:r w:rsidRPr="009C09D9" w:rsidDel="005C328D">
          <w:rPr>
            <w:rFonts w:ascii="Times New Roman" w:eastAsia="Times New Roman" w:hAnsi="Times New Roman" w:cs="Times New Roman"/>
          </w:rPr>
          <w:delText xml:space="preserve">bloque </w:delText>
        </w:r>
      </w:del>
      <w:ins w:id="1693" w:author="Maria Paola Fonseca Paez" w:date="2019-11-30T19:08:00Z">
        <w:r w:rsidR="005C328D">
          <w:rPr>
            <w:rFonts w:ascii="Times New Roman" w:eastAsia="Times New Roman" w:hAnsi="Times New Roman" w:cs="Times New Roman"/>
          </w:rPr>
          <w:t>subsistema</w:t>
        </w:r>
        <w:r w:rsidR="005C328D"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función </w:t>
      </w:r>
      <w:r w:rsidRPr="009C09D9">
        <w:rPr>
          <w:rFonts w:ascii="Times New Roman" w:eastAsia="Times New Roman" w:hAnsi="Times New Roman" w:cs="Times New Roman"/>
          <w:i/>
        </w:rPr>
        <w:t>hash sha256</w:t>
      </w:r>
      <w:r w:rsidRPr="009C09D9">
        <w:rPr>
          <w:rFonts w:ascii="Times New Roman" w:eastAsia="Times New Roman" w:hAnsi="Times New Roman" w:cs="Times New Roman"/>
        </w:rPr>
        <w:t>. Este registro sólo guarda y muestra su salida mientras su habilitador se encuentre en ‘1’.</w:t>
      </w:r>
    </w:p>
    <w:p w14:paraId="0E2ACEBA" w14:textId="77777777" w:rsidR="00714E5C" w:rsidRPr="009C09D9" w:rsidRDefault="00714E5C">
      <w:pPr>
        <w:jc w:val="both"/>
        <w:rPr>
          <w:rFonts w:ascii="Times New Roman" w:eastAsia="Times New Roman" w:hAnsi="Times New Roman" w:cs="Times New Roman"/>
        </w:rPr>
      </w:pPr>
    </w:p>
    <w:p w14:paraId="1B496FB8" w14:textId="77777777"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b/>
        </w:rPr>
        <w:t>Control IN OUT:</w:t>
      </w:r>
      <w:r w:rsidRPr="009C09D9">
        <w:rPr>
          <w:rFonts w:ascii="Times New Roman" w:eastAsia="Times New Roman" w:hAnsi="Times New Roman" w:cs="Times New Roman"/>
        </w:rPr>
        <w:t xml:space="preserve"> Bloque que se encarga de coordinar el tiempo para la escritura y lectura de datos y configuraciones para módulo de </w:t>
      </w:r>
      <w:r w:rsidRPr="009C09D9">
        <w:rPr>
          <w:rFonts w:ascii="Times New Roman" w:eastAsia="Times New Roman" w:hAnsi="Times New Roman" w:cs="Times New Roman"/>
          <w:i/>
        </w:rPr>
        <w:t>sha256</w:t>
      </w:r>
      <w:r w:rsidRPr="009C09D9">
        <w:rPr>
          <w:rFonts w:ascii="Times New Roman" w:eastAsia="Times New Roman" w:hAnsi="Times New Roman" w:cs="Times New Roman"/>
        </w:rPr>
        <w:t>, el registro de entrada y el registro de salida.</w:t>
      </w:r>
    </w:p>
    <w:p w14:paraId="6B4F9785" w14:textId="77777777" w:rsidR="00714E5C" w:rsidRPr="009C09D9" w:rsidRDefault="00714E5C">
      <w:pPr>
        <w:jc w:val="both"/>
        <w:rPr>
          <w:rFonts w:ascii="Times New Roman" w:eastAsia="Times New Roman" w:hAnsi="Times New Roman" w:cs="Times New Roman"/>
        </w:rPr>
      </w:pPr>
    </w:p>
    <w:p w14:paraId="6774B390" w14:textId="15F19B21"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b/>
        </w:rPr>
        <w:t xml:space="preserve">Contador escribir: </w:t>
      </w:r>
      <w:r w:rsidRPr="009C09D9">
        <w:rPr>
          <w:rFonts w:ascii="Times New Roman" w:eastAsia="Times New Roman" w:hAnsi="Times New Roman" w:cs="Times New Roman"/>
        </w:rPr>
        <w:t xml:space="preserve">Contador que va de 16 a 31 para indicar la dirección de escritura del registro de entrada al </w:t>
      </w:r>
      <w:del w:id="1694" w:author="Maria Paola Fonseca Paez" w:date="2019-11-30T19:08:00Z">
        <w:r w:rsidRPr="009C09D9" w:rsidDel="005C328D">
          <w:rPr>
            <w:rFonts w:ascii="Times New Roman" w:eastAsia="Times New Roman" w:hAnsi="Times New Roman" w:cs="Times New Roman"/>
          </w:rPr>
          <w:delText xml:space="preserve">módulo </w:delText>
        </w:r>
      </w:del>
      <w:ins w:id="1695" w:author="Maria Paola Fonseca Paez" w:date="2019-11-30T19:08:00Z">
        <w:r w:rsidR="005C328D">
          <w:rPr>
            <w:rFonts w:ascii="Times New Roman" w:eastAsia="Times New Roman" w:hAnsi="Times New Roman" w:cs="Times New Roman"/>
          </w:rPr>
          <w:t>subsistema</w:t>
        </w:r>
        <w:r w:rsidR="005C328D"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de sha256.</w:t>
      </w:r>
    </w:p>
    <w:p w14:paraId="03198B09" w14:textId="77777777" w:rsidR="00714E5C" w:rsidRPr="009C09D9" w:rsidRDefault="00714E5C">
      <w:pPr>
        <w:jc w:val="both"/>
        <w:rPr>
          <w:rFonts w:ascii="Times New Roman" w:eastAsia="Times New Roman" w:hAnsi="Times New Roman" w:cs="Times New Roman"/>
        </w:rPr>
      </w:pPr>
    </w:p>
    <w:p w14:paraId="05F78515" w14:textId="77777777"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b/>
        </w:rPr>
        <w:t>Contador leer:</w:t>
      </w:r>
      <w:r w:rsidRPr="009C09D9">
        <w:rPr>
          <w:rFonts w:ascii="Times New Roman" w:eastAsia="Times New Roman" w:hAnsi="Times New Roman" w:cs="Times New Roman"/>
        </w:rPr>
        <w:t xml:space="preserve"> Contador que va de 32 a 39 para indicar las direcciones de lectura del módulo de sha256 al registro de salida.</w:t>
      </w:r>
    </w:p>
    <w:p w14:paraId="03B91B93" w14:textId="77777777" w:rsidR="00714E5C" w:rsidRPr="009C09D9" w:rsidRDefault="00714E5C">
      <w:pPr>
        <w:jc w:val="both"/>
        <w:rPr>
          <w:rFonts w:ascii="Times New Roman" w:eastAsia="Times New Roman" w:hAnsi="Times New Roman" w:cs="Times New Roman"/>
        </w:rPr>
      </w:pPr>
    </w:p>
    <w:p w14:paraId="6F638F90" w14:textId="668DB186"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Los esquemáticos específicos de este </w:t>
      </w:r>
      <w:del w:id="1696" w:author="Maria Paola Fonseca Paez" w:date="2019-11-30T19:08:00Z">
        <w:r w:rsidRPr="009C09D9" w:rsidDel="005C328D">
          <w:rPr>
            <w:rFonts w:ascii="Times New Roman" w:eastAsia="Times New Roman" w:hAnsi="Times New Roman" w:cs="Times New Roman"/>
          </w:rPr>
          <w:delText xml:space="preserve">bloque </w:delText>
        </w:r>
      </w:del>
      <w:ins w:id="1697" w:author="Maria Paola Fonseca Paez" w:date="2019-11-30T19:08:00Z">
        <w:r w:rsidR="005C328D">
          <w:rPr>
            <w:rFonts w:ascii="Times New Roman" w:eastAsia="Times New Roman" w:hAnsi="Times New Roman" w:cs="Times New Roman"/>
          </w:rPr>
          <w:t>subsistema</w:t>
        </w:r>
        <w:r w:rsidR="005C328D"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se pueden encontrar en los anexos</w:t>
      </w:r>
      <w:del w:id="1698" w:author="Maria Paola Fonseca Paez" w:date="2019-11-30T19:08:00Z">
        <w:r w:rsidRPr="009C09D9" w:rsidDel="005C328D">
          <w:rPr>
            <w:rFonts w:ascii="Times New Roman" w:eastAsia="Times New Roman" w:hAnsi="Times New Roman" w:cs="Times New Roman"/>
          </w:rPr>
          <w:delText>,</w:delText>
        </w:r>
      </w:del>
      <w:ins w:id="1699" w:author="Maria Paola Fonseca Paez" w:date="2019-11-30T19:08:00Z">
        <w:r w:rsidR="005C328D">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ingresando en el siguiente enlace: </w:t>
      </w:r>
      <w:r w:rsidR="009C09D9" w:rsidRPr="009C09D9">
        <w:rPr>
          <w:rFonts w:ascii="Times New Roman" w:hAnsi="Times New Roman" w:cs="Times New Roman"/>
        </w:rPr>
        <w:fldChar w:fldCharType="begin"/>
      </w:r>
      <w:r w:rsidR="009C09D9" w:rsidRPr="009C09D9">
        <w:rPr>
          <w:rFonts w:ascii="Times New Roman" w:hAnsi="Times New Roman" w:cs="Times New Roman"/>
        </w:rPr>
        <w:instrText xml:space="preserve"> HYPERLINK "https://livejaverianaedu-my.sharepoint.com/:f:/g/personal/fonseca_maria_javeriana_edu_co/Eq0WTAzFD79OjdFSUuM4yFEBTMaiwWRdCwfZsPG7W-fbtA?e=X7YXcu" \h </w:instrText>
      </w:r>
      <w:r w:rsidR="009C09D9" w:rsidRPr="009C09D9">
        <w:rPr>
          <w:rFonts w:ascii="Times New Roman" w:hAnsi="Times New Roman" w:cs="Times New Roman"/>
        </w:rPr>
        <w:fldChar w:fldCharType="separate"/>
      </w:r>
      <w:r w:rsidRPr="009C09D9">
        <w:rPr>
          <w:rFonts w:ascii="Times New Roman" w:eastAsia="Times New Roman" w:hAnsi="Times New Roman" w:cs="Times New Roman"/>
          <w:color w:val="1155CC"/>
          <w:u w:val="single"/>
        </w:rPr>
        <w:t xml:space="preserve">Diagramas de bloques Función </w:t>
      </w:r>
      <w:r w:rsidR="009C09D9" w:rsidRPr="009C09D9">
        <w:rPr>
          <w:rFonts w:ascii="Times New Roman" w:eastAsia="Times New Roman" w:hAnsi="Times New Roman" w:cs="Times New Roman"/>
          <w:color w:val="1155CC"/>
          <w:u w:val="single"/>
        </w:rPr>
        <w:fldChar w:fldCharType="end"/>
      </w:r>
      <w:r w:rsidR="009C09D9" w:rsidRPr="009C09D9">
        <w:rPr>
          <w:rFonts w:ascii="Times New Roman" w:hAnsi="Times New Roman" w:cs="Times New Roman"/>
        </w:rPr>
        <w:fldChar w:fldCharType="begin"/>
      </w:r>
      <w:r w:rsidR="009C09D9" w:rsidRPr="009C09D9">
        <w:rPr>
          <w:rFonts w:ascii="Times New Roman" w:hAnsi="Times New Roman" w:cs="Times New Roman"/>
        </w:rPr>
        <w:instrText xml:space="preserve"> HYPERLINK "https://livejaverianaedu-my.sharepoint.com/:f:/g/personal/fonseca_maria_javeriana_edu_co/Eq0WTAzFD79OjdFSUuM4yFEBTMaiwWRdCwfZsPG7W-fbtA?e=X7YXcu" \h </w:instrText>
      </w:r>
      <w:r w:rsidR="009C09D9" w:rsidRPr="009C09D9">
        <w:rPr>
          <w:rFonts w:ascii="Times New Roman" w:hAnsi="Times New Roman" w:cs="Times New Roman"/>
        </w:rPr>
        <w:fldChar w:fldCharType="separate"/>
      </w:r>
      <w:r w:rsidRPr="009C09D9">
        <w:rPr>
          <w:rFonts w:ascii="Times New Roman" w:eastAsia="Times New Roman" w:hAnsi="Times New Roman" w:cs="Times New Roman"/>
          <w:i/>
          <w:color w:val="1155CC"/>
          <w:u w:val="single"/>
        </w:rPr>
        <w:t>hash</w:t>
      </w:r>
      <w:r w:rsidR="009C09D9" w:rsidRPr="009C09D9">
        <w:rPr>
          <w:rFonts w:ascii="Times New Roman" w:eastAsia="Times New Roman" w:hAnsi="Times New Roman" w:cs="Times New Roman"/>
          <w:i/>
          <w:color w:val="1155CC"/>
          <w:u w:val="single"/>
        </w:rPr>
        <w:fldChar w:fldCharType="end"/>
      </w:r>
      <w:r w:rsidRPr="009C09D9">
        <w:rPr>
          <w:rFonts w:ascii="Times New Roman" w:eastAsia="Times New Roman" w:hAnsi="Times New Roman" w:cs="Times New Roman"/>
        </w:rPr>
        <w:t xml:space="preserve">. De igual forma los códigos se pueden encontrar en la carpeta del proyecto de </w:t>
      </w:r>
      <w:r w:rsidRPr="005C328D">
        <w:rPr>
          <w:rFonts w:ascii="Times New Roman" w:eastAsia="Times New Roman" w:hAnsi="Times New Roman" w:cs="Times New Roman"/>
          <w:i/>
          <w:rPrChange w:id="1700" w:author="Maria Paola Fonseca Paez" w:date="2019-11-30T19:08:00Z">
            <w:rPr>
              <w:rFonts w:ascii="Times New Roman" w:eastAsia="Times New Roman" w:hAnsi="Times New Roman" w:cs="Times New Roman"/>
            </w:rPr>
          </w:rPrChange>
        </w:rPr>
        <w:t>Quartus Prime</w:t>
      </w:r>
      <w:r w:rsidRPr="009C09D9">
        <w:rPr>
          <w:rFonts w:ascii="Times New Roman" w:eastAsia="Times New Roman" w:hAnsi="Times New Roman" w:cs="Times New Roman"/>
        </w:rPr>
        <w:t xml:space="preserve"> en los anexos ingresando en el siguiente enlace: </w:t>
      </w:r>
      <w:r w:rsidR="009C09D9" w:rsidRPr="009C09D9">
        <w:rPr>
          <w:rFonts w:ascii="Times New Roman" w:hAnsi="Times New Roman" w:cs="Times New Roman"/>
        </w:rPr>
        <w:fldChar w:fldCharType="begin"/>
      </w:r>
      <w:r w:rsidR="009C09D9" w:rsidRPr="009C09D9">
        <w:rPr>
          <w:rFonts w:ascii="Times New Roman" w:hAnsi="Times New Roman" w:cs="Times New Roman"/>
        </w:rPr>
        <w:instrText xml:space="preserve"> HYPERLINK "https://livejaverianaedu-my.sharepoint.com/:f:/g/personal/fonseca_maria_javeriana_edu_co/EmqhcnLXvdVNv2yg_r5Bg7MBGi_5dnp9d2-OOp3qNHCFFA?e=E61JAI" \h </w:instrText>
      </w:r>
      <w:r w:rsidR="009C09D9" w:rsidRPr="009C09D9">
        <w:rPr>
          <w:rFonts w:ascii="Times New Roman" w:hAnsi="Times New Roman" w:cs="Times New Roman"/>
        </w:rPr>
        <w:fldChar w:fldCharType="separate"/>
      </w:r>
      <w:r w:rsidRPr="009C09D9">
        <w:rPr>
          <w:rFonts w:ascii="Times New Roman" w:eastAsia="Times New Roman" w:hAnsi="Times New Roman" w:cs="Times New Roman"/>
          <w:color w:val="1155CC"/>
          <w:u w:val="single"/>
        </w:rPr>
        <w:t xml:space="preserve">Códigos en VHDL y </w:t>
      </w:r>
      <w:proofErr w:type="spellStart"/>
      <w:r w:rsidRPr="009C09D9">
        <w:rPr>
          <w:rFonts w:ascii="Times New Roman" w:eastAsia="Times New Roman" w:hAnsi="Times New Roman" w:cs="Times New Roman"/>
          <w:color w:val="1155CC"/>
          <w:u w:val="single"/>
        </w:rPr>
        <w:t>Verilog</w:t>
      </w:r>
      <w:proofErr w:type="spellEnd"/>
      <w:r w:rsidR="009C09D9" w:rsidRPr="009C09D9">
        <w:rPr>
          <w:rFonts w:ascii="Times New Roman" w:eastAsia="Times New Roman" w:hAnsi="Times New Roman" w:cs="Times New Roman"/>
          <w:color w:val="1155CC"/>
          <w:u w:val="single"/>
        </w:rPr>
        <w:fldChar w:fldCharType="end"/>
      </w:r>
      <w:r w:rsidRPr="009C09D9">
        <w:rPr>
          <w:rFonts w:ascii="Times New Roman" w:eastAsia="Times New Roman" w:hAnsi="Times New Roman" w:cs="Times New Roman"/>
        </w:rPr>
        <w:t>.</w:t>
      </w:r>
    </w:p>
    <w:p w14:paraId="59876899" w14:textId="77777777" w:rsidR="00714E5C" w:rsidRPr="009C09D9" w:rsidRDefault="00714E5C">
      <w:pPr>
        <w:jc w:val="both"/>
        <w:rPr>
          <w:rFonts w:ascii="Times New Roman" w:eastAsia="Times New Roman" w:hAnsi="Times New Roman" w:cs="Times New Roman"/>
        </w:rPr>
      </w:pPr>
    </w:p>
    <w:p w14:paraId="3AC48E13" w14:textId="08A79F46"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A </w:t>
      </w:r>
      <w:del w:id="1701" w:author="Maria Paola Fonseca Paez" w:date="2019-11-30T19:09:00Z">
        <w:r w:rsidRPr="009C09D9" w:rsidDel="005C328D">
          <w:rPr>
            <w:rFonts w:ascii="Times New Roman" w:eastAsia="Times New Roman" w:hAnsi="Times New Roman" w:cs="Times New Roman"/>
          </w:rPr>
          <w:delText>continuación</w:delText>
        </w:r>
      </w:del>
      <w:ins w:id="1702" w:author="Maria Paola Fonseca Paez" w:date="2019-11-30T19:09:00Z">
        <w:r w:rsidR="005C328D" w:rsidRPr="009C09D9">
          <w:rPr>
            <w:rFonts w:ascii="Times New Roman" w:eastAsia="Times New Roman" w:hAnsi="Times New Roman" w:cs="Times New Roman"/>
          </w:rPr>
          <w:t>continuación,</w:t>
        </w:r>
      </w:ins>
      <w:r w:rsidRPr="009C09D9">
        <w:rPr>
          <w:rFonts w:ascii="Times New Roman" w:eastAsia="Times New Roman" w:hAnsi="Times New Roman" w:cs="Times New Roman"/>
        </w:rPr>
        <w:t xml:space="preserve"> se presenta la máquina de estados desarrollada para coordinar las interacciones entre los </w:t>
      </w:r>
      <w:ins w:id="1703" w:author="Maria Paola Fonseca Paez" w:date="2019-11-30T19:09:00Z">
        <w:r w:rsidR="007573DD">
          <w:rPr>
            <w:rFonts w:ascii="Times New Roman" w:eastAsia="Times New Roman" w:hAnsi="Times New Roman" w:cs="Times New Roman"/>
          </w:rPr>
          <w:t xml:space="preserve">subsistemas </w:t>
        </w:r>
      </w:ins>
      <w:del w:id="1704" w:author="Maria Paola Fonseca Paez" w:date="2019-11-30T19:09:00Z">
        <w:r w:rsidRPr="009C09D9" w:rsidDel="007573DD">
          <w:rPr>
            <w:rFonts w:ascii="Times New Roman" w:eastAsia="Times New Roman" w:hAnsi="Times New Roman" w:cs="Times New Roman"/>
          </w:rPr>
          <w:delText xml:space="preserve">sub bloques </w:delText>
        </w:r>
      </w:del>
      <w:r w:rsidRPr="009C09D9">
        <w:rPr>
          <w:rFonts w:ascii="Times New Roman" w:eastAsia="Times New Roman" w:hAnsi="Times New Roman" w:cs="Times New Roman"/>
        </w:rPr>
        <w:t xml:space="preserve">que componen </w:t>
      </w:r>
      <w:del w:id="1705" w:author="Maria Paola Fonseca Paez" w:date="2019-11-30T19:09:00Z">
        <w:r w:rsidRPr="009C09D9" w:rsidDel="007573DD">
          <w:rPr>
            <w:rFonts w:ascii="Times New Roman" w:eastAsia="Times New Roman" w:hAnsi="Times New Roman" w:cs="Times New Roman"/>
          </w:rPr>
          <w:delText>el bloque de</w:delText>
        </w:r>
      </w:del>
      <w:ins w:id="1706" w:author="Maria Paola Fonseca Paez" w:date="2019-11-30T19:09:00Z">
        <w:r w:rsidR="007573DD">
          <w:rPr>
            <w:rFonts w:ascii="Times New Roman" w:eastAsia="Times New Roman" w:hAnsi="Times New Roman" w:cs="Times New Roman"/>
          </w:rPr>
          <w:t>la unidad</w:t>
        </w:r>
      </w:ins>
      <w:r w:rsidRPr="009C09D9">
        <w:rPr>
          <w:rFonts w:ascii="Times New Roman" w:eastAsia="Times New Roman" w:hAnsi="Times New Roman" w:cs="Times New Roman"/>
        </w:rPr>
        <w:t xml:space="preserve"> función </w:t>
      </w:r>
      <w:r w:rsidRPr="009C09D9">
        <w:rPr>
          <w:rFonts w:ascii="Times New Roman" w:eastAsia="Times New Roman" w:hAnsi="Times New Roman" w:cs="Times New Roman"/>
          <w:i/>
        </w:rPr>
        <w:t>hash sha256</w:t>
      </w:r>
      <w:r w:rsidRPr="009C09D9">
        <w:rPr>
          <w:rFonts w:ascii="Times New Roman" w:eastAsia="Times New Roman" w:hAnsi="Times New Roman" w:cs="Times New Roman"/>
        </w:rPr>
        <w:t>.</w:t>
      </w:r>
    </w:p>
    <w:p w14:paraId="08CF87B3" w14:textId="77777777" w:rsidR="007573DD" w:rsidRDefault="00AB58E9">
      <w:pPr>
        <w:keepNext/>
        <w:jc w:val="center"/>
        <w:rPr>
          <w:ins w:id="1707" w:author="Maria Paola Fonseca Paez" w:date="2019-11-30T19:10:00Z"/>
        </w:rPr>
        <w:pPrChange w:id="1708" w:author="Maria Paola Fonseca Paez" w:date="2019-11-30T19:10:00Z">
          <w:pPr>
            <w:jc w:val="center"/>
          </w:pPr>
        </w:pPrChange>
      </w:pPr>
      <w:r w:rsidRPr="009C09D9">
        <w:rPr>
          <w:rFonts w:ascii="Times New Roman" w:eastAsia="Times New Roman" w:hAnsi="Times New Roman" w:cs="Times New Roman"/>
          <w:noProof/>
          <w:lang w:val="it-IT"/>
        </w:rPr>
        <w:lastRenderedPageBreak/>
        <w:drawing>
          <wp:inline distT="114300" distB="114300" distL="114300" distR="114300" wp14:anchorId="1B7B71EC" wp14:editId="69CE1B10">
            <wp:extent cx="4139235" cy="3504383"/>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4139235" cy="3504383"/>
                    </a:xfrm>
                    <a:prstGeom prst="rect">
                      <a:avLst/>
                    </a:prstGeom>
                    <a:ln/>
                  </pic:spPr>
                </pic:pic>
              </a:graphicData>
            </a:graphic>
          </wp:inline>
        </w:drawing>
      </w:r>
    </w:p>
    <w:p w14:paraId="218B363C" w14:textId="7C8CACBA" w:rsidR="00714E5C" w:rsidRPr="00842DAA" w:rsidRDefault="007573DD">
      <w:pPr>
        <w:pStyle w:val="Descripcin"/>
        <w:jc w:val="center"/>
        <w:rPr>
          <w:rFonts w:ascii="Times New Roman" w:eastAsia="Times New Roman" w:hAnsi="Times New Roman" w:cs="Times New Roman"/>
        </w:rPr>
        <w:pPrChange w:id="1709" w:author="Maria Paola Fonseca Paez" w:date="2019-11-30T19:10:00Z">
          <w:pPr>
            <w:jc w:val="center"/>
          </w:pPr>
        </w:pPrChange>
      </w:pPr>
      <w:bookmarkStart w:id="1710" w:name="_Ref26033469"/>
      <w:ins w:id="1711" w:author="Maria Paola Fonseca Paez" w:date="2019-11-30T19:10:00Z">
        <w:r w:rsidRPr="007573DD">
          <w:rPr>
            <w:rFonts w:ascii="Times New Roman" w:hAnsi="Times New Roman" w:cs="Times New Roman"/>
            <w:color w:val="auto"/>
            <w:rPrChange w:id="1712" w:author="Maria Paola Fonseca Paez" w:date="2019-11-30T19:10:00Z">
              <w:rPr>
                <w:i/>
                <w:iCs/>
              </w:rPr>
            </w:rPrChange>
          </w:rPr>
          <w:t xml:space="preserve">Figura </w:t>
        </w:r>
        <w:r w:rsidRPr="007573DD">
          <w:rPr>
            <w:rFonts w:ascii="Times New Roman" w:hAnsi="Times New Roman" w:cs="Times New Roman"/>
            <w:color w:val="auto"/>
            <w:rPrChange w:id="1713" w:author="Maria Paola Fonseca Paez" w:date="2019-11-30T19:10:00Z">
              <w:rPr>
                <w:i/>
                <w:iCs/>
              </w:rPr>
            </w:rPrChange>
          </w:rPr>
          <w:fldChar w:fldCharType="begin"/>
        </w:r>
        <w:r w:rsidRPr="007573DD">
          <w:rPr>
            <w:rFonts w:ascii="Times New Roman" w:hAnsi="Times New Roman" w:cs="Times New Roman"/>
            <w:color w:val="auto"/>
            <w:rPrChange w:id="1714" w:author="Maria Paola Fonseca Paez" w:date="2019-11-30T19:10:00Z">
              <w:rPr>
                <w:i/>
                <w:iCs/>
              </w:rPr>
            </w:rPrChange>
          </w:rPr>
          <w:instrText xml:space="preserve"> SEQ Figura \* ARABIC </w:instrText>
        </w:r>
      </w:ins>
      <w:r w:rsidRPr="007573DD">
        <w:rPr>
          <w:rFonts w:ascii="Times New Roman" w:hAnsi="Times New Roman" w:cs="Times New Roman"/>
          <w:color w:val="auto"/>
          <w:rPrChange w:id="1715" w:author="Maria Paola Fonseca Paez" w:date="2019-11-30T19:10:00Z">
            <w:rPr>
              <w:i/>
              <w:iCs/>
            </w:rPr>
          </w:rPrChange>
        </w:rPr>
        <w:fldChar w:fldCharType="separate"/>
      </w:r>
      <w:ins w:id="1716" w:author="Maria Paola Fonseca Paez" w:date="2019-12-01T03:44:00Z">
        <w:r w:rsidR="00025C63">
          <w:rPr>
            <w:rFonts w:ascii="Times New Roman" w:hAnsi="Times New Roman" w:cs="Times New Roman"/>
            <w:noProof/>
            <w:color w:val="auto"/>
          </w:rPr>
          <w:t>6</w:t>
        </w:r>
      </w:ins>
      <w:ins w:id="1717" w:author="Maria Paola Fonseca Paez" w:date="2019-11-30T19:10:00Z">
        <w:r w:rsidRPr="007573DD">
          <w:rPr>
            <w:rFonts w:ascii="Times New Roman" w:hAnsi="Times New Roman" w:cs="Times New Roman"/>
            <w:color w:val="auto"/>
            <w:rPrChange w:id="1718" w:author="Maria Paola Fonseca Paez" w:date="2019-11-30T19:10:00Z">
              <w:rPr>
                <w:i/>
                <w:iCs/>
              </w:rPr>
            </w:rPrChange>
          </w:rPr>
          <w:fldChar w:fldCharType="end"/>
        </w:r>
        <w:bookmarkEnd w:id="1710"/>
        <w:r w:rsidRPr="007573DD">
          <w:rPr>
            <w:rFonts w:ascii="Times New Roman" w:hAnsi="Times New Roman" w:cs="Times New Roman"/>
            <w:color w:val="auto"/>
            <w:rPrChange w:id="1719" w:author="Maria Paola Fonseca Paez" w:date="2019-11-30T19:10:00Z">
              <w:rPr>
                <w:i/>
                <w:iCs/>
              </w:rPr>
            </w:rPrChange>
          </w:rPr>
          <w:t>. Máquina de estados finitos de la unidad que implementa la función hash</w:t>
        </w:r>
      </w:ins>
    </w:p>
    <w:p w14:paraId="74AC72A3" w14:textId="1101304E" w:rsidR="00714E5C" w:rsidRPr="009C09D9" w:rsidDel="007573DD" w:rsidRDefault="00AB58E9">
      <w:pPr>
        <w:jc w:val="center"/>
        <w:rPr>
          <w:del w:id="1720" w:author="Maria Paola Fonseca Paez" w:date="2019-11-30T19:09:00Z"/>
          <w:rFonts w:ascii="Times New Roman" w:eastAsia="Times New Roman" w:hAnsi="Times New Roman" w:cs="Times New Roman"/>
          <w:i/>
          <w:sz w:val="20"/>
          <w:szCs w:val="20"/>
        </w:rPr>
      </w:pPr>
      <w:del w:id="1721" w:author="Maria Paola Fonseca Paez" w:date="2019-11-30T19:09:00Z">
        <w:r w:rsidRPr="009C09D9" w:rsidDel="007573DD">
          <w:rPr>
            <w:rFonts w:ascii="Times New Roman" w:eastAsia="Times New Roman" w:hAnsi="Times New Roman" w:cs="Times New Roman"/>
            <w:i/>
            <w:sz w:val="20"/>
            <w:szCs w:val="20"/>
          </w:rPr>
          <w:delText xml:space="preserve">Figura X. máquina de estados finitos del módulo que implementa la función hash </w:delText>
        </w:r>
      </w:del>
    </w:p>
    <w:p w14:paraId="16B6C510" w14:textId="77777777" w:rsidR="00714E5C" w:rsidRPr="009C09D9" w:rsidRDefault="00714E5C">
      <w:pPr>
        <w:jc w:val="center"/>
        <w:rPr>
          <w:rFonts w:ascii="Times New Roman" w:eastAsia="Times New Roman" w:hAnsi="Times New Roman" w:cs="Times New Roman"/>
        </w:rPr>
      </w:pPr>
    </w:p>
    <w:p w14:paraId="7CB2B560" w14:textId="4C4F8BF5"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La máquina de estados mostrada en la </w:t>
      </w:r>
      <w:ins w:id="1722" w:author="Maria Paola Fonseca Paez" w:date="2019-11-30T19:10:00Z">
        <w:r w:rsidR="007573DD">
          <w:rPr>
            <w:rFonts w:ascii="Times New Roman" w:eastAsia="Times New Roman" w:hAnsi="Times New Roman" w:cs="Times New Roman"/>
          </w:rPr>
          <w:fldChar w:fldCharType="begin"/>
        </w:r>
        <w:r w:rsidR="007573DD">
          <w:rPr>
            <w:rFonts w:ascii="Times New Roman" w:eastAsia="Times New Roman" w:hAnsi="Times New Roman" w:cs="Times New Roman"/>
          </w:rPr>
          <w:instrText xml:space="preserve"> REF _Ref26033469 \h </w:instrText>
        </w:r>
      </w:ins>
      <w:r w:rsidR="007573DD">
        <w:rPr>
          <w:rFonts w:ascii="Times New Roman" w:eastAsia="Times New Roman" w:hAnsi="Times New Roman" w:cs="Times New Roman"/>
        </w:rPr>
      </w:r>
      <w:r w:rsidR="007573DD">
        <w:rPr>
          <w:rFonts w:ascii="Times New Roman" w:eastAsia="Times New Roman" w:hAnsi="Times New Roman" w:cs="Times New Roman"/>
        </w:rPr>
        <w:fldChar w:fldCharType="separate"/>
      </w:r>
      <w:ins w:id="1723" w:author="Maria Paola Fonseca Paez" w:date="2019-11-30T19:10:00Z">
        <w:r w:rsidR="007573DD" w:rsidRPr="007573DD">
          <w:rPr>
            <w:rFonts w:ascii="Times New Roman" w:hAnsi="Times New Roman" w:cs="Times New Roman"/>
            <w:rPrChange w:id="1724" w:author="Maria Paola Fonseca Paez" w:date="2019-11-30T19:10:00Z">
              <w:rPr/>
            </w:rPrChange>
          </w:rPr>
          <w:t xml:space="preserve">Figura </w:t>
        </w:r>
        <w:r w:rsidR="007573DD" w:rsidRPr="007573DD">
          <w:rPr>
            <w:rFonts w:ascii="Times New Roman" w:hAnsi="Times New Roman" w:cs="Times New Roman"/>
            <w:noProof/>
            <w:rPrChange w:id="1725" w:author="Maria Paola Fonseca Paez" w:date="2019-11-30T19:10:00Z">
              <w:rPr>
                <w:noProof/>
              </w:rPr>
            </w:rPrChange>
          </w:rPr>
          <w:t>6</w:t>
        </w:r>
        <w:r w:rsidR="007573DD">
          <w:rPr>
            <w:rFonts w:ascii="Times New Roman" w:eastAsia="Times New Roman" w:hAnsi="Times New Roman" w:cs="Times New Roman"/>
          </w:rPr>
          <w:fldChar w:fldCharType="end"/>
        </w:r>
      </w:ins>
      <w:del w:id="1726" w:author="Maria Paola Fonseca Paez" w:date="2019-11-30T19:10:00Z">
        <w:r w:rsidRPr="009C09D9" w:rsidDel="007573DD">
          <w:rPr>
            <w:rFonts w:ascii="Times New Roman" w:eastAsia="Times New Roman" w:hAnsi="Times New Roman" w:cs="Times New Roman"/>
          </w:rPr>
          <w:delText>figura X</w:delText>
        </w:r>
      </w:del>
      <w:r w:rsidRPr="009C09D9">
        <w:rPr>
          <w:rFonts w:ascii="Times New Roman" w:eastAsia="Times New Roman" w:hAnsi="Times New Roman" w:cs="Times New Roman"/>
        </w:rPr>
        <w:t xml:space="preserve"> inicia su funcionamiento en el estado uno donde se envía en todo momento el reinicio al módulo de </w:t>
      </w:r>
      <w:r w:rsidRPr="009C09D9">
        <w:rPr>
          <w:rFonts w:ascii="Times New Roman" w:eastAsia="Times New Roman" w:hAnsi="Times New Roman" w:cs="Times New Roman"/>
          <w:i/>
        </w:rPr>
        <w:t>sha256</w:t>
      </w:r>
      <w:r w:rsidRPr="009C09D9">
        <w:rPr>
          <w:rFonts w:ascii="Times New Roman" w:eastAsia="Times New Roman" w:hAnsi="Times New Roman" w:cs="Times New Roman"/>
        </w:rPr>
        <w:t xml:space="preserve">, y se inicializan las variables externas del sistema, en un estado en que </w:t>
      </w:r>
      <w:ins w:id="1727" w:author="Maria Paola Fonseca Paez" w:date="2019-11-30T19:14:00Z">
        <w:r w:rsidR="007573DD">
          <w:rPr>
            <w:rFonts w:ascii="Times New Roman" w:eastAsia="Times New Roman" w:hAnsi="Times New Roman" w:cs="Times New Roman"/>
          </w:rPr>
          <w:t xml:space="preserve">la unidad </w:t>
        </w:r>
      </w:ins>
      <w:del w:id="1728" w:author="Maria Paola Fonseca Paez" w:date="2019-11-30T19:14:00Z">
        <w:r w:rsidRPr="009C09D9" w:rsidDel="007573DD">
          <w:rPr>
            <w:rFonts w:ascii="Times New Roman" w:eastAsia="Times New Roman" w:hAnsi="Times New Roman" w:cs="Times New Roman"/>
          </w:rPr>
          <w:delText xml:space="preserve">el bloque </w:delText>
        </w:r>
      </w:del>
      <w:r w:rsidRPr="009C09D9">
        <w:rPr>
          <w:rFonts w:ascii="Times New Roman" w:eastAsia="Times New Roman" w:hAnsi="Times New Roman" w:cs="Times New Roman"/>
        </w:rPr>
        <w:t xml:space="preserve">de función </w:t>
      </w:r>
      <w:r w:rsidRPr="009C09D9">
        <w:rPr>
          <w:rFonts w:ascii="Times New Roman" w:eastAsia="Times New Roman" w:hAnsi="Times New Roman" w:cs="Times New Roman"/>
          <w:i/>
        </w:rPr>
        <w:t>hash sha256</w:t>
      </w:r>
      <w:r w:rsidRPr="009C09D9">
        <w:rPr>
          <w:rFonts w:ascii="Times New Roman" w:eastAsia="Times New Roman" w:hAnsi="Times New Roman" w:cs="Times New Roman"/>
        </w:rPr>
        <w:t xml:space="preserve"> se considera inactiv</w:t>
      </w:r>
      <w:ins w:id="1729" w:author="Maria Paola Fonseca Paez" w:date="2019-11-30T19:14:00Z">
        <w:r w:rsidR="007573DD">
          <w:rPr>
            <w:rFonts w:ascii="Times New Roman" w:eastAsia="Times New Roman" w:hAnsi="Times New Roman" w:cs="Times New Roman"/>
          </w:rPr>
          <w:t>a</w:t>
        </w:r>
      </w:ins>
      <w:del w:id="1730" w:author="Maria Paola Fonseca Paez" w:date="2019-11-30T19:14:00Z">
        <w:r w:rsidRPr="009C09D9" w:rsidDel="007573DD">
          <w:rPr>
            <w:rFonts w:ascii="Times New Roman" w:eastAsia="Times New Roman" w:hAnsi="Times New Roman" w:cs="Times New Roman"/>
          </w:rPr>
          <w:delText>o</w:delText>
        </w:r>
      </w:del>
      <w:r w:rsidRPr="009C09D9">
        <w:rPr>
          <w:rFonts w:ascii="Times New Roman" w:eastAsia="Times New Roman" w:hAnsi="Times New Roman" w:cs="Times New Roman"/>
        </w:rPr>
        <w:t xml:space="preserve">. Con la llegada de la señal </w:t>
      </w:r>
      <w:r w:rsidRPr="009C09D9">
        <w:rPr>
          <w:rFonts w:ascii="Times New Roman" w:eastAsia="Times New Roman" w:hAnsi="Times New Roman" w:cs="Times New Roman"/>
          <w:i/>
        </w:rPr>
        <w:t>‘hash’</w:t>
      </w:r>
      <w:r w:rsidRPr="009C09D9">
        <w:rPr>
          <w:rFonts w:ascii="Times New Roman" w:eastAsia="Times New Roman" w:hAnsi="Times New Roman" w:cs="Times New Roman"/>
        </w:rPr>
        <w:t xml:space="preserve"> se procede a activar </w:t>
      </w:r>
      <w:del w:id="1731" w:author="Maria Paola Fonseca Paez" w:date="2019-11-30T19:14:00Z">
        <w:r w:rsidRPr="009C09D9" w:rsidDel="007573DD">
          <w:rPr>
            <w:rFonts w:ascii="Times New Roman" w:eastAsia="Times New Roman" w:hAnsi="Times New Roman" w:cs="Times New Roman"/>
          </w:rPr>
          <w:delText>el bloque</w:delText>
        </w:r>
      </w:del>
      <w:ins w:id="1732" w:author="Maria Paola Fonseca Paez" w:date="2019-11-30T19:14:00Z">
        <w:r w:rsidR="007573DD">
          <w:rPr>
            <w:rFonts w:ascii="Times New Roman" w:eastAsia="Times New Roman" w:hAnsi="Times New Roman" w:cs="Times New Roman"/>
          </w:rPr>
          <w:t>esta unidad</w:t>
        </w:r>
      </w:ins>
      <w:r w:rsidRPr="009C09D9">
        <w:rPr>
          <w:rFonts w:ascii="Times New Roman" w:eastAsia="Times New Roman" w:hAnsi="Times New Roman" w:cs="Times New Roman"/>
        </w:rPr>
        <w:t xml:space="preserve">, pasando al estado dos y tres donde se habilita el almacenamiento de las entradas en el </w:t>
      </w:r>
      <w:del w:id="1733" w:author="Maria Paola Fonseca Paez" w:date="2019-11-30T19:14:00Z">
        <w:r w:rsidRPr="009C09D9" w:rsidDel="007573DD">
          <w:rPr>
            <w:rFonts w:ascii="Times New Roman" w:eastAsia="Times New Roman" w:hAnsi="Times New Roman" w:cs="Times New Roman"/>
          </w:rPr>
          <w:delText xml:space="preserve">bloque </w:delText>
        </w:r>
      </w:del>
      <w:ins w:id="1734" w:author="Maria Paola Fonseca Paez" w:date="2019-11-30T19:14:00Z">
        <w:r w:rsidR="007573DD">
          <w:rPr>
            <w:rFonts w:ascii="Times New Roman" w:eastAsia="Times New Roman" w:hAnsi="Times New Roman" w:cs="Times New Roman"/>
          </w:rPr>
          <w:t>subsistema</w:t>
        </w:r>
        <w:r w:rsidR="007573DD" w:rsidRPr="009C09D9">
          <w:rPr>
            <w:rFonts w:ascii="Times New Roman" w:eastAsia="Times New Roman" w:hAnsi="Times New Roman" w:cs="Times New Roman"/>
          </w:rPr>
          <w:t xml:space="preserve"> </w:t>
        </w:r>
      </w:ins>
      <w:r w:rsidRPr="007573DD">
        <w:rPr>
          <w:rFonts w:ascii="Times New Roman" w:eastAsia="Times New Roman" w:hAnsi="Times New Roman" w:cs="Times New Roman"/>
          <w:b/>
          <w:rPrChange w:id="1735" w:author="Maria Paola Fonseca Paez" w:date="2019-11-30T19:15:00Z">
            <w:rPr>
              <w:rFonts w:ascii="Times New Roman" w:eastAsia="Times New Roman" w:hAnsi="Times New Roman" w:cs="Times New Roman"/>
            </w:rPr>
          </w:rPrChange>
        </w:rPr>
        <w:t>registro de entrada</w:t>
      </w:r>
      <w:r w:rsidRPr="009C09D9">
        <w:rPr>
          <w:rFonts w:ascii="Times New Roman" w:eastAsia="Times New Roman" w:hAnsi="Times New Roman" w:cs="Times New Roman"/>
        </w:rPr>
        <w:t>.</w:t>
      </w:r>
    </w:p>
    <w:p w14:paraId="6EE51769" w14:textId="77777777" w:rsidR="00714E5C" w:rsidRPr="009C09D9" w:rsidRDefault="00714E5C">
      <w:pPr>
        <w:jc w:val="both"/>
        <w:rPr>
          <w:rFonts w:ascii="Times New Roman" w:eastAsia="Times New Roman" w:hAnsi="Times New Roman" w:cs="Times New Roman"/>
        </w:rPr>
      </w:pPr>
    </w:p>
    <w:p w14:paraId="65C01AF1" w14:textId="0AD2D6C0"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Acto seguido se llega al estado cuatro donde se ponen las señales cs = ‘1’ y we = ‘1’, junto con la dirección que toma el valor del</w:t>
      </w:r>
      <w:ins w:id="1736" w:author="Maria Paola Fonseca Paez" w:date="2019-11-30T19:15:00Z">
        <w:r w:rsidR="007573DD">
          <w:rPr>
            <w:rFonts w:ascii="Times New Roman" w:eastAsia="Times New Roman" w:hAnsi="Times New Roman" w:cs="Times New Roman"/>
          </w:rPr>
          <w:t xml:space="preserve"> subsistema</w:t>
        </w:r>
      </w:ins>
      <w:r w:rsidRPr="009C09D9">
        <w:rPr>
          <w:rFonts w:ascii="Times New Roman" w:eastAsia="Times New Roman" w:hAnsi="Times New Roman" w:cs="Times New Roman"/>
        </w:rPr>
        <w:t xml:space="preserve"> </w:t>
      </w:r>
      <w:r w:rsidRPr="007573DD">
        <w:rPr>
          <w:rFonts w:ascii="Times New Roman" w:eastAsia="Times New Roman" w:hAnsi="Times New Roman" w:cs="Times New Roman"/>
          <w:b/>
          <w:rPrChange w:id="1737" w:author="Maria Paola Fonseca Paez" w:date="2019-11-30T19:15:00Z">
            <w:rPr>
              <w:rFonts w:ascii="Times New Roman" w:eastAsia="Times New Roman" w:hAnsi="Times New Roman" w:cs="Times New Roman"/>
            </w:rPr>
          </w:rPrChange>
        </w:rPr>
        <w:t>contador escribir</w:t>
      </w:r>
      <w:ins w:id="1738" w:author="Maria Paola Fonseca Paez" w:date="2019-11-30T19:20:00Z">
        <w:r w:rsidR="003F69EF">
          <w:rPr>
            <w:rFonts w:ascii="Times New Roman" w:eastAsia="Times New Roman" w:hAnsi="Times New Roman" w:cs="Times New Roman"/>
          </w:rPr>
          <w:t xml:space="preserve"> de la señal</w:t>
        </w:r>
      </w:ins>
      <w:del w:id="1739" w:author="Maria Paola Fonseca Paez" w:date="2019-11-30T19:20:00Z">
        <w:r w:rsidRPr="009C09D9" w:rsidDel="003F69EF">
          <w:rPr>
            <w:rFonts w:ascii="Times New Roman" w:eastAsia="Times New Roman" w:hAnsi="Times New Roman" w:cs="Times New Roman"/>
          </w:rPr>
          <w:delText>,</w:delText>
        </w:r>
      </w:del>
      <w:r w:rsidRPr="009C09D9">
        <w:rPr>
          <w:rFonts w:ascii="Times New Roman" w:eastAsia="Times New Roman" w:hAnsi="Times New Roman" w:cs="Times New Roman"/>
        </w:rPr>
        <w:t xml:space="preserve"> </w:t>
      </w:r>
      <w:proofErr w:type="spellStart"/>
      <w:r w:rsidRPr="009C09D9">
        <w:rPr>
          <w:rFonts w:ascii="Times New Roman" w:eastAsia="Times New Roman" w:hAnsi="Times New Roman" w:cs="Times New Roman"/>
          <w:i/>
        </w:rPr>
        <w:t>contw</w:t>
      </w:r>
      <w:proofErr w:type="spellEnd"/>
      <w:r w:rsidRPr="009C09D9">
        <w:rPr>
          <w:rFonts w:ascii="Times New Roman" w:eastAsia="Times New Roman" w:hAnsi="Times New Roman" w:cs="Times New Roman"/>
        </w:rPr>
        <w:t xml:space="preserve"> y la palabra de la entrada correspondiente a la dirección indicada. En este estado también se habilita el conteo del </w:t>
      </w:r>
      <w:ins w:id="1740" w:author="Maria Paola Fonseca Paez" w:date="2019-11-30T19:15:00Z">
        <w:r w:rsidR="007573DD">
          <w:rPr>
            <w:rFonts w:ascii="Times New Roman" w:eastAsia="Times New Roman" w:hAnsi="Times New Roman" w:cs="Times New Roman"/>
          </w:rPr>
          <w:t xml:space="preserve">subsistema </w:t>
        </w:r>
      </w:ins>
      <w:r w:rsidRPr="007573DD">
        <w:rPr>
          <w:rFonts w:ascii="Times New Roman" w:eastAsia="Times New Roman" w:hAnsi="Times New Roman" w:cs="Times New Roman"/>
          <w:b/>
          <w:rPrChange w:id="1741" w:author="Maria Paola Fonseca Paez" w:date="2019-11-30T19:16:00Z">
            <w:rPr>
              <w:rFonts w:ascii="Times New Roman" w:eastAsia="Times New Roman" w:hAnsi="Times New Roman" w:cs="Times New Roman"/>
            </w:rPr>
          </w:rPrChange>
        </w:rPr>
        <w:t xml:space="preserve">contador </w:t>
      </w:r>
      <w:commentRangeStart w:id="1742"/>
      <w:r w:rsidRPr="007573DD">
        <w:rPr>
          <w:rFonts w:ascii="Times New Roman" w:eastAsia="Times New Roman" w:hAnsi="Times New Roman" w:cs="Times New Roman"/>
          <w:b/>
          <w:rPrChange w:id="1743" w:author="Maria Paola Fonseca Paez" w:date="2019-11-30T19:16:00Z">
            <w:rPr>
              <w:rFonts w:ascii="Times New Roman" w:eastAsia="Times New Roman" w:hAnsi="Times New Roman" w:cs="Times New Roman"/>
            </w:rPr>
          </w:rPrChange>
        </w:rPr>
        <w:t>escribir</w:t>
      </w:r>
      <w:r w:rsidRPr="009C09D9">
        <w:rPr>
          <w:rFonts w:ascii="Times New Roman" w:eastAsia="Times New Roman" w:hAnsi="Times New Roman" w:cs="Times New Roman"/>
        </w:rPr>
        <w:t xml:space="preserve"> </w:t>
      </w:r>
      <w:commentRangeEnd w:id="1742"/>
      <w:r w:rsidR="0052507E" w:rsidRPr="009C09D9">
        <w:rPr>
          <w:rStyle w:val="Refdecomentario"/>
          <w:rFonts w:ascii="Times New Roman" w:hAnsi="Times New Roman" w:cs="Times New Roman"/>
        </w:rPr>
        <w:commentReference w:id="1742"/>
      </w:r>
      <w:r w:rsidRPr="009C09D9">
        <w:rPr>
          <w:rFonts w:ascii="Times New Roman" w:eastAsia="Times New Roman" w:hAnsi="Times New Roman" w:cs="Times New Roman"/>
        </w:rPr>
        <w:t xml:space="preserve">y el modo de lectura del </w:t>
      </w:r>
      <w:del w:id="1744" w:author="Maria Paola Fonseca Paez" w:date="2019-11-30T19:16:00Z">
        <w:r w:rsidRPr="009C09D9" w:rsidDel="007573DD">
          <w:rPr>
            <w:rFonts w:ascii="Times New Roman" w:eastAsia="Times New Roman" w:hAnsi="Times New Roman" w:cs="Times New Roman"/>
          </w:rPr>
          <w:delText xml:space="preserve">bloque </w:delText>
        </w:r>
      </w:del>
      <w:ins w:id="1745" w:author="Maria Paola Fonseca Paez" w:date="2019-11-30T19:16:00Z">
        <w:r w:rsidR="007573DD">
          <w:rPr>
            <w:rFonts w:ascii="Times New Roman" w:eastAsia="Times New Roman" w:hAnsi="Times New Roman" w:cs="Times New Roman"/>
          </w:rPr>
          <w:t>subsistema</w:t>
        </w:r>
        <w:r w:rsidR="007573DD" w:rsidRPr="009C09D9">
          <w:rPr>
            <w:rFonts w:ascii="Times New Roman" w:eastAsia="Times New Roman" w:hAnsi="Times New Roman" w:cs="Times New Roman"/>
          </w:rPr>
          <w:t xml:space="preserve"> </w:t>
        </w:r>
      </w:ins>
      <w:r w:rsidRPr="007573DD">
        <w:rPr>
          <w:rFonts w:ascii="Times New Roman" w:eastAsia="Times New Roman" w:hAnsi="Times New Roman" w:cs="Times New Roman"/>
          <w:b/>
          <w:rPrChange w:id="1746" w:author="Maria Paola Fonseca Paez" w:date="2019-11-30T19:16:00Z">
            <w:rPr>
              <w:rFonts w:ascii="Times New Roman" w:eastAsia="Times New Roman" w:hAnsi="Times New Roman" w:cs="Times New Roman"/>
            </w:rPr>
          </w:rPrChange>
        </w:rPr>
        <w:t>registro de entrada</w:t>
      </w:r>
      <w:r w:rsidRPr="009C09D9">
        <w:rPr>
          <w:rFonts w:ascii="Times New Roman" w:eastAsia="Times New Roman" w:hAnsi="Times New Roman" w:cs="Times New Roman"/>
        </w:rPr>
        <w:t xml:space="preserve">. Tras el estado cuatro el sistema sigue al estado cinco donde se ponen las señales cs = ‘0’ y we = ‘0’. Es en este estado se hace efectivo el conteo del contador </w:t>
      </w:r>
      <w:proofErr w:type="spellStart"/>
      <w:r w:rsidRPr="009C09D9">
        <w:rPr>
          <w:rFonts w:ascii="Times New Roman" w:eastAsia="Times New Roman" w:hAnsi="Times New Roman" w:cs="Times New Roman"/>
          <w:i/>
        </w:rPr>
        <w:t>contw</w:t>
      </w:r>
      <w:proofErr w:type="spellEnd"/>
      <w:r w:rsidRPr="009C09D9">
        <w:rPr>
          <w:rFonts w:ascii="Times New Roman" w:eastAsia="Times New Roman" w:hAnsi="Times New Roman" w:cs="Times New Roman"/>
        </w:rPr>
        <w:t xml:space="preserve">. Mientras la dirección </w:t>
      </w:r>
      <w:del w:id="1747" w:author="Maria Paola Fonseca Paez" w:date="2019-11-30T19:16:00Z">
        <w:r w:rsidRPr="009C09D9" w:rsidDel="007573DD">
          <w:rPr>
            <w:rFonts w:ascii="Times New Roman" w:eastAsia="Times New Roman" w:hAnsi="Times New Roman" w:cs="Times New Roman"/>
          </w:rPr>
          <w:delText xml:space="preserve">de la dirección </w:delText>
        </w:r>
      </w:del>
      <w:r w:rsidRPr="009C09D9">
        <w:rPr>
          <w:rFonts w:ascii="Times New Roman" w:eastAsia="Times New Roman" w:hAnsi="Times New Roman" w:cs="Times New Roman"/>
        </w:rPr>
        <w:t xml:space="preserve">sea menor a 31 </w:t>
      </w:r>
      <w:ins w:id="1748" w:author="Maria Paola Fonseca Paez" w:date="2019-11-30T19:16:00Z">
        <w:r w:rsidR="007573DD">
          <w:rPr>
            <w:rFonts w:ascii="Times New Roman" w:eastAsia="Times New Roman" w:hAnsi="Times New Roman" w:cs="Times New Roman"/>
          </w:rPr>
          <w:t xml:space="preserve">la máquina </w:t>
        </w:r>
      </w:ins>
      <w:del w:id="1749" w:author="Maria Paola Fonseca Paez" w:date="2019-11-30T19:16:00Z">
        <w:r w:rsidRPr="009C09D9" w:rsidDel="007573DD">
          <w:rPr>
            <w:rFonts w:ascii="Times New Roman" w:eastAsia="Times New Roman" w:hAnsi="Times New Roman" w:cs="Times New Roman"/>
          </w:rPr>
          <w:delText xml:space="preserve">el sistema </w:delText>
        </w:r>
      </w:del>
      <w:r w:rsidRPr="009C09D9">
        <w:rPr>
          <w:rFonts w:ascii="Times New Roman" w:eastAsia="Times New Roman" w:hAnsi="Times New Roman" w:cs="Times New Roman"/>
        </w:rPr>
        <w:t xml:space="preserve">pasará al estado cuatro y se quedará en un ciclo de lectura entre los estados cuatro y cinco hasta llegar a la dirección 31. </w:t>
      </w:r>
    </w:p>
    <w:p w14:paraId="15D67CE0" w14:textId="77777777" w:rsidR="00714E5C" w:rsidRPr="009C09D9" w:rsidRDefault="00714E5C">
      <w:pPr>
        <w:jc w:val="both"/>
        <w:rPr>
          <w:rFonts w:ascii="Times New Roman" w:eastAsia="Times New Roman" w:hAnsi="Times New Roman" w:cs="Times New Roman"/>
        </w:rPr>
      </w:pPr>
    </w:p>
    <w:p w14:paraId="60815160" w14:textId="77B8A61E"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Al alcanzar la dirección 31, del estado cinco seguirá al estado </w:t>
      </w:r>
      <w:proofErr w:type="spellStart"/>
      <w:r w:rsidRPr="009C09D9">
        <w:rPr>
          <w:rFonts w:ascii="Times New Roman" w:eastAsia="Times New Roman" w:hAnsi="Times New Roman" w:cs="Times New Roman"/>
        </w:rPr>
        <w:t>cinco_cinco</w:t>
      </w:r>
      <w:proofErr w:type="spellEnd"/>
      <w:r w:rsidRPr="009C09D9">
        <w:rPr>
          <w:rFonts w:ascii="Times New Roman" w:eastAsia="Times New Roman" w:hAnsi="Times New Roman" w:cs="Times New Roman"/>
        </w:rPr>
        <w:t xml:space="preserve"> si la señal</w:t>
      </w:r>
      <w:del w:id="1750" w:author="Maria Paola Fonseca Paez" w:date="2019-11-30T19:17:00Z">
        <w:r w:rsidRPr="009C09D9" w:rsidDel="007573DD">
          <w:rPr>
            <w:rFonts w:ascii="Times New Roman" w:eastAsia="Times New Roman" w:hAnsi="Times New Roman" w:cs="Times New Roman"/>
          </w:rPr>
          <w:delText xml:space="preserve"> de</w:delText>
        </w:r>
      </w:del>
      <w:r w:rsidRPr="009C09D9">
        <w:rPr>
          <w:rFonts w:ascii="Times New Roman" w:eastAsia="Times New Roman" w:hAnsi="Times New Roman" w:cs="Times New Roman"/>
        </w:rPr>
        <w:t xml:space="preserve"> </w:t>
      </w:r>
      <w:r w:rsidRPr="007573DD">
        <w:rPr>
          <w:rFonts w:ascii="Times New Roman" w:eastAsia="Times New Roman" w:hAnsi="Times New Roman" w:cs="Times New Roman"/>
          <w:i/>
          <w:rPrChange w:id="1751" w:author="Maria Paola Fonseca Paez" w:date="2019-11-30T19:17:00Z">
            <w:rPr>
              <w:rFonts w:ascii="Times New Roman" w:eastAsia="Times New Roman" w:hAnsi="Times New Roman" w:cs="Times New Roman"/>
            </w:rPr>
          </w:rPrChange>
        </w:rPr>
        <w:t>primera vez</w:t>
      </w:r>
      <w:r w:rsidRPr="009C09D9">
        <w:rPr>
          <w:rFonts w:ascii="Times New Roman" w:eastAsia="Times New Roman" w:hAnsi="Times New Roman" w:cs="Times New Roman"/>
        </w:rPr>
        <w:t xml:space="preserve"> es cero, o al estado </w:t>
      </w:r>
      <w:proofErr w:type="spellStart"/>
      <w:r w:rsidRPr="009C09D9">
        <w:rPr>
          <w:rFonts w:ascii="Times New Roman" w:eastAsia="Times New Roman" w:hAnsi="Times New Roman" w:cs="Times New Roman"/>
        </w:rPr>
        <w:t>cinco_seis</w:t>
      </w:r>
      <w:proofErr w:type="spellEnd"/>
      <w:r w:rsidRPr="009C09D9">
        <w:rPr>
          <w:rFonts w:ascii="Times New Roman" w:eastAsia="Times New Roman" w:hAnsi="Times New Roman" w:cs="Times New Roman"/>
        </w:rPr>
        <w:t xml:space="preserve"> si la señal </w:t>
      </w:r>
      <w:del w:id="1752" w:author="Maria Paola Fonseca Paez" w:date="2019-11-30T19:17:00Z">
        <w:r w:rsidRPr="007573DD" w:rsidDel="007573DD">
          <w:rPr>
            <w:rFonts w:ascii="Times New Roman" w:eastAsia="Times New Roman" w:hAnsi="Times New Roman" w:cs="Times New Roman"/>
            <w:i/>
            <w:rPrChange w:id="1753" w:author="Maria Paola Fonseca Paez" w:date="2019-11-30T19:17:00Z">
              <w:rPr>
                <w:rFonts w:ascii="Times New Roman" w:eastAsia="Times New Roman" w:hAnsi="Times New Roman" w:cs="Times New Roman"/>
              </w:rPr>
            </w:rPrChange>
          </w:rPr>
          <w:delText xml:space="preserve">de </w:delText>
        </w:r>
      </w:del>
      <w:r w:rsidRPr="007573DD">
        <w:rPr>
          <w:rFonts w:ascii="Times New Roman" w:eastAsia="Times New Roman" w:hAnsi="Times New Roman" w:cs="Times New Roman"/>
          <w:i/>
          <w:rPrChange w:id="1754" w:author="Maria Paola Fonseca Paez" w:date="2019-11-30T19:17:00Z">
            <w:rPr>
              <w:rFonts w:ascii="Times New Roman" w:eastAsia="Times New Roman" w:hAnsi="Times New Roman" w:cs="Times New Roman"/>
            </w:rPr>
          </w:rPrChange>
        </w:rPr>
        <w:t>primera vez</w:t>
      </w:r>
      <w:r w:rsidRPr="009C09D9">
        <w:rPr>
          <w:rFonts w:ascii="Times New Roman" w:eastAsia="Times New Roman" w:hAnsi="Times New Roman" w:cs="Times New Roman"/>
        </w:rPr>
        <w:t xml:space="preserve"> es uno. La señal </w:t>
      </w:r>
      <w:del w:id="1755" w:author="Maria Paola Fonseca Paez" w:date="2019-11-30T19:17:00Z">
        <w:r w:rsidRPr="009C09D9" w:rsidDel="007573DD">
          <w:rPr>
            <w:rFonts w:ascii="Times New Roman" w:eastAsia="Times New Roman" w:hAnsi="Times New Roman" w:cs="Times New Roman"/>
          </w:rPr>
          <w:delText xml:space="preserve">de </w:delText>
        </w:r>
      </w:del>
      <w:r w:rsidRPr="007573DD">
        <w:rPr>
          <w:rFonts w:ascii="Times New Roman" w:eastAsia="Times New Roman" w:hAnsi="Times New Roman" w:cs="Times New Roman"/>
          <w:i/>
          <w:rPrChange w:id="1756" w:author="Maria Paola Fonseca Paez" w:date="2019-11-30T19:17:00Z">
            <w:rPr>
              <w:rFonts w:ascii="Times New Roman" w:eastAsia="Times New Roman" w:hAnsi="Times New Roman" w:cs="Times New Roman"/>
            </w:rPr>
          </w:rPrChange>
        </w:rPr>
        <w:t>primera vez</w:t>
      </w:r>
      <w:r w:rsidRPr="009C09D9">
        <w:rPr>
          <w:rFonts w:ascii="Times New Roman" w:eastAsia="Times New Roman" w:hAnsi="Times New Roman" w:cs="Times New Roman"/>
        </w:rPr>
        <w:t xml:space="preserve"> corresponde al estado del bloque, es decir, si</w:t>
      </w:r>
      <w:del w:id="1757" w:author="Maria Paola Fonseca Paez" w:date="2019-11-30T19:17:00Z">
        <w:r w:rsidRPr="009C09D9" w:rsidDel="007573DD">
          <w:rPr>
            <w:rFonts w:ascii="Times New Roman" w:eastAsia="Times New Roman" w:hAnsi="Times New Roman" w:cs="Times New Roman"/>
          </w:rPr>
          <w:delText xml:space="preserve"> es</w:delText>
        </w:r>
      </w:del>
      <w:r w:rsidRPr="009C09D9">
        <w:rPr>
          <w:rFonts w:ascii="Times New Roman" w:eastAsia="Times New Roman" w:hAnsi="Times New Roman" w:cs="Times New Roman"/>
        </w:rPr>
        <w:t xml:space="preserve"> el bloque </w:t>
      </w:r>
      <w:ins w:id="1758" w:author="Maria Paola Fonseca Paez" w:date="2019-11-30T19:17:00Z">
        <w:r w:rsidR="007573DD">
          <w:rPr>
            <w:rFonts w:ascii="Times New Roman" w:eastAsia="Times New Roman" w:hAnsi="Times New Roman" w:cs="Times New Roman"/>
          </w:rPr>
          <w:t xml:space="preserve">es el </w:t>
        </w:r>
      </w:ins>
      <w:r w:rsidRPr="009C09D9">
        <w:rPr>
          <w:rFonts w:ascii="Times New Roman" w:eastAsia="Times New Roman" w:hAnsi="Times New Roman" w:cs="Times New Roman"/>
        </w:rPr>
        <w:t xml:space="preserve">inicial o no. En caso de ser el bloque inicial se ingresa en los estados </w:t>
      </w:r>
      <w:proofErr w:type="spellStart"/>
      <w:r w:rsidRPr="009C09D9">
        <w:rPr>
          <w:rFonts w:ascii="Times New Roman" w:eastAsia="Times New Roman" w:hAnsi="Times New Roman" w:cs="Times New Roman"/>
        </w:rPr>
        <w:t>cinco_cinco</w:t>
      </w:r>
      <w:proofErr w:type="spellEnd"/>
      <w:r w:rsidRPr="009C09D9">
        <w:rPr>
          <w:rFonts w:ascii="Times New Roman" w:eastAsia="Times New Roman" w:hAnsi="Times New Roman" w:cs="Times New Roman"/>
        </w:rPr>
        <w:t xml:space="preserve">, seis y </w:t>
      </w:r>
      <w:proofErr w:type="spellStart"/>
      <w:r w:rsidRPr="009C09D9">
        <w:rPr>
          <w:rFonts w:ascii="Times New Roman" w:eastAsia="Times New Roman" w:hAnsi="Times New Roman" w:cs="Times New Roman"/>
        </w:rPr>
        <w:t>ocho_cinco</w:t>
      </w:r>
      <w:proofErr w:type="spellEnd"/>
      <w:r w:rsidRPr="009C09D9">
        <w:rPr>
          <w:rFonts w:ascii="Times New Roman" w:eastAsia="Times New Roman" w:hAnsi="Times New Roman" w:cs="Times New Roman"/>
        </w:rPr>
        <w:t xml:space="preserve"> donde se pone la configuración para el bloque inicial con las señales cs = ‘1’, we = ‘1’, la dirección en ‘8’ y la configuración ‘5’ en la entrada de datos del módulo </w:t>
      </w:r>
      <w:r w:rsidRPr="009C09D9">
        <w:rPr>
          <w:rFonts w:ascii="Times New Roman" w:eastAsia="Times New Roman" w:hAnsi="Times New Roman" w:cs="Times New Roman"/>
          <w:i/>
        </w:rPr>
        <w:t>sha256</w:t>
      </w:r>
      <w:r w:rsidRPr="009C09D9">
        <w:rPr>
          <w:rFonts w:ascii="Times New Roman" w:eastAsia="Times New Roman" w:hAnsi="Times New Roman" w:cs="Times New Roman"/>
        </w:rPr>
        <w:t>. En estos estados se pondrá la señal</w:t>
      </w:r>
      <w:del w:id="1759" w:author="Maria Paola Fonseca Paez" w:date="2019-11-30T19:17:00Z">
        <w:r w:rsidRPr="009C09D9" w:rsidDel="007573DD">
          <w:rPr>
            <w:rFonts w:ascii="Times New Roman" w:eastAsia="Times New Roman" w:hAnsi="Times New Roman" w:cs="Times New Roman"/>
          </w:rPr>
          <w:delText xml:space="preserve"> de</w:delText>
        </w:r>
      </w:del>
      <w:r w:rsidRPr="009C09D9">
        <w:rPr>
          <w:rFonts w:ascii="Times New Roman" w:eastAsia="Times New Roman" w:hAnsi="Times New Roman" w:cs="Times New Roman"/>
        </w:rPr>
        <w:t xml:space="preserve"> </w:t>
      </w:r>
      <w:r w:rsidRPr="007573DD">
        <w:rPr>
          <w:rFonts w:ascii="Times New Roman" w:eastAsia="Times New Roman" w:hAnsi="Times New Roman" w:cs="Times New Roman"/>
          <w:i/>
          <w:rPrChange w:id="1760" w:author="Maria Paola Fonseca Paez" w:date="2019-11-30T19:17:00Z">
            <w:rPr>
              <w:rFonts w:ascii="Times New Roman" w:eastAsia="Times New Roman" w:hAnsi="Times New Roman" w:cs="Times New Roman"/>
            </w:rPr>
          </w:rPrChange>
        </w:rPr>
        <w:t>primera vez</w:t>
      </w:r>
      <w:r w:rsidRPr="009C09D9">
        <w:rPr>
          <w:rFonts w:ascii="Times New Roman" w:eastAsia="Times New Roman" w:hAnsi="Times New Roman" w:cs="Times New Roman"/>
        </w:rPr>
        <w:t xml:space="preserve"> en ‘1’ y para el resto de </w:t>
      </w:r>
      <w:del w:id="1761" w:author="Maria Paola Fonseca Paez" w:date="2019-11-30T19:18:00Z">
        <w:r w:rsidRPr="009C09D9" w:rsidDel="007573DD">
          <w:rPr>
            <w:rFonts w:ascii="Times New Roman" w:eastAsia="Times New Roman" w:hAnsi="Times New Roman" w:cs="Times New Roman"/>
          </w:rPr>
          <w:delText>bloques</w:delText>
        </w:r>
      </w:del>
      <w:ins w:id="1762" w:author="Maria Paola Fonseca Paez" w:date="2019-11-30T19:18:00Z">
        <w:r w:rsidR="007573DD" w:rsidRPr="009C09D9">
          <w:rPr>
            <w:rFonts w:ascii="Times New Roman" w:eastAsia="Times New Roman" w:hAnsi="Times New Roman" w:cs="Times New Roman"/>
          </w:rPr>
          <w:t>los bloques</w:t>
        </w:r>
      </w:ins>
      <w:r w:rsidRPr="009C09D9">
        <w:rPr>
          <w:rFonts w:ascii="Times New Roman" w:eastAsia="Times New Roman" w:hAnsi="Times New Roman" w:cs="Times New Roman"/>
        </w:rPr>
        <w:t xml:space="preserve">, se ingresa en los estados </w:t>
      </w:r>
      <w:proofErr w:type="spellStart"/>
      <w:r w:rsidRPr="009C09D9">
        <w:rPr>
          <w:rFonts w:ascii="Times New Roman" w:eastAsia="Times New Roman" w:hAnsi="Times New Roman" w:cs="Times New Roman"/>
        </w:rPr>
        <w:t>cinco_seis</w:t>
      </w:r>
      <w:proofErr w:type="spellEnd"/>
      <w:r w:rsidRPr="009C09D9">
        <w:rPr>
          <w:rFonts w:ascii="Times New Roman" w:eastAsia="Times New Roman" w:hAnsi="Times New Roman" w:cs="Times New Roman"/>
        </w:rPr>
        <w:t>, siete y ocho donde se pone la configuración ‘6’ con las demás señales necesarias en la entrada de datos.</w:t>
      </w:r>
    </w:p>
    <w:p w14:paraId="5C1BABF6" w14:textId="77777777" w:rsidR="00714E5C" w:rsidRPr="009C09D9" w:rsidRDefault="00714E5C">
      <w:pPr>
        <w:jc w:val="both"/>
        <w:rPr>
          <w:rFonts w:ascii="Times New Roman" w:eastAsia="Times New Roman" w:hAnsi="Times New Roman" w:cs="Times New Roman"/>
        </w:rPr>
      </w:pPr>
    </w:p>
    <w:p w14:paraId="2CA0DF46" w14:textId="5E537B50" w:rsidR="00714E5C" w:rsidRDefault="00AB58E9">
      <w:pPr>
        <w:jc w:val="both"/>
        <w:rPr>
          <w:ins w:id="1763" w:author="Maria Paola Fonseca Paez" w:date="2019-11-30T19:18:00Z"/>
          <w:rFonts w:ascii="Times New Roman" w:eastAsia="Times New Roman" w:hAnsi="Times New Roman" w:cs="Times New Roman"/>
        </w:rPr>
      </w:pPr>
      <w:del w:id="1764" w:author="Maria Paola Fonseca Paez" w:date="2019-11-30T19:18:00Z">
        <w:r w:rsidRPr="009C09D9" w:rsidDel="007573DD">
          <w:rPr>
            <w:rFonts w:ascii="Times New Roman" w:eastAsia="Times New Roman" w:hAnsi="Times New Roman" w:cs="Times New Roman"/>
          </w:rPr>
          <w:delText>Tanto l</w:delText>
        </w:r>
      </w:del>
      <w:ins w:id="1765" w:author="Maria Paola Fonseca Paez" w:date="2019-11-30T19:18:00Z">
        <w:r w:rsidR="007573DD">
          <w:rPr>
            <w:rFonts w:ascii="Times New Roman" w:eastAsia="Times New Roman" w:hAnsi="Times New Roman" w:cs="Times New Roman"/>
          </w:rPr>
          <w:t>L</w:t>
        </w:r>
      </w:ins>
      <w:r w:rsidRPr="009C09D9">
        <w:rPr>
          <w:rFonts w:ascii="Times New Roman" w:eastAsia="Times New Roman" w:hAnsi="Times New Roman" w:cs="Times New Roman"/>
        </w:rPr>
        <w:t xml:space="preserve">os estados ocho y </w:t>
      </w:r>
      <w:proofErr w:type="spellStart"/>
      <w:r w:rsidRPr="009C09D9">
        <w:rPr>
          <w:rFonts w:ascii="Times New Roman" w:eastAsia="Times New Roman" w:hAnsi="Times New Roman" w:cs="Times New Roman"/>
        </w:rPr>
        <w:t>ocho_cinco</w:t>
      </w:r>
      <w:proofErr w:type="spellEnd"/>
      <w:r w:rsidRPr="009C09D9">
        <w:rPr>
          <w:rFonts w:ascii="Times New Roman" w:eastAsia="Times New Roman" w:hAnsi="Times New Roman" w:cs="Times New Roman"/>
        </w:rPr>
        <w:t xml:space="preserve"> llegan al estado nueve donde se ponen las señales cs = ‘0’ y we = ‘0’. Sigue al estado </w:t>
      </w:r>
      <w:proofErr w:type="spellStart"/>
      <w:r w:rsidRPr="009C09D9">
        <w:rPr>
          <w:rFonts w:ascii="Times New Roman" w:eastAsia="Times New Roman" w:hAnsi="Times New Roman" w:cs="Times New Roman"/>
        </w:rPr>
        <w:t>nueve_cinco</w:t>
      </w:r>
      <w:proofErr w:type="spellEnd"/>
      <w:r w:rsidRPr="009C09D9">
        <w:rPr>
          <w:rFonts w:ascii="Times New Roman" w:eastAsia="Times New Roman" w:hAnsi="Times New Roman" w:cs="Times New Roman"/>
        </w:rPr>
        <w:t xml:space="preserve"> donde se configura la dirección en ‘9’ con las señales cs = ‘1’ y we = ‘0’. Una vez ingresadas estas configuraciones al módulo, se sigue al estado diez, donde se entra en un pequeño ciclo hasta que la información en la salida de datos del módulo es diferente de cero. </w:t>
      </w:r>
    </w:p>
    <w:p w14:paraId="43AEA2C0" w14:textId="77777777" w:rsidR="007573DD" w:rsidRPr="009C09D9" w:rsidRDefault="007573DD">
      <w:pPr>
        <w:jc w:val="both"/>
        <w:rPr>
          <w:rFonts w:ascii="Times New Roman" w:eastAsia="Times New Roman" w:hAnsi="Times New Roman" w:cs="Times New Roman"/>
        </w:rPr>
      </w:pPr>
    </w:p>
    <w:p w14:paraId="32A25147" w14:textId="77777777"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Cuando esta información es diferente de cero, del estado diez se sigue al estado doce donde se ponen las señales cs = ‘1’ y we = ‘1’, y se llega al estado trece donde el sistema espera hasta que llegue la señal </w:t>
      </w:r>
      <w:proofErr w:type="spellStart"/>
      <w:r w:rsidRPr="007573DD">
        <w:rPr>
          <w:rFonts w:ascii="Times New Roman" w:eastAsia="Times New Roman" w:hAnsi="Times New Roman" w:cs="Times New Roman"/>
          <w:i/>
          <w:rPrChange w:id="1766" w:author="Maria Paola Fonseca Paez" w:date="2019-11-30T19:19:00Z">
            <w:rPr>
              <w:rFonts w:ascii="Times New Roman" w:eastAsia="Times New Roman" w:hAnsi="Times New Roman" w:cs="Times New Roman"/>
            </w:rPr>
          </w:rPrChange>
        </w:rPr>
        <w:t>ready</w:t>
      </w:r>
      <w:proofErr w:type="spellEnd"/>
      <w:r w:rsidRPr="009C09D9">
        <w:rPr>
          <w:rFonts w:ascii="Times New Roman" w:eastAsia="Times New Roman" w:hAnsi="Times New Roman" w:cs="Times New Roman"/>
        </w:rPr>
        <w:t xml:space="preserve">, proveniente del control global, la cual indica que ya es posible determinar si hay más bloques de información de la entrada o no. </w:t>
      </w:r>
    </w:p>
    <w:p w14:paraId="1814EA43" w14:textId="77777777" w:rsidR="00714E5C" w:rsidRPr="009C09D9" w:rsidRDefault="00714E5C">
      <w:pPr>
        <w:jc w:val="both"/>
        <w:rPr>
          <w:rFonts w:ascii="Times New Roman" w:eastAsia="Times New Roman" w:hAnsi="Times New Roman" w:cs="Times New Roman"/>
        </w:rPr>
      </w:pPr>
    </w:p>
    <w:p w14:paraId="756BBB2B" w14:textId="004CF454"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Se procede al estado </w:t>
      </w:r>
      <w:proofErr w:type="spellStart"/>
      <w:r w:rsidRPr="009C09D9">
        <w:rPr>
          <w:rFonts w:ascii="Times New Roman" w:eastAsia="Times New Roman" w:hAnsi="Times New Roman" w:cs="Times New Roman"/>
        </w:rPr>
        <w:t>trece_cinco</w:t>
      </w:r>
      <w:proofErr w:type="spellEnd"/>
      <w:r w:rsidRPr="009C09D9">
        <w:rPr>
          <w:rFonts w:ascii="Times New Roman" w:eastAsia="Times New Roman" w:hAnsi="Times New Roman" w:cs="Times New Roman"/>
        </w:rPr>
        <w:t xml:space="preserve"> donde se ponen las señales cs = ‘1’ y we = ‘0’, junto con la dirección que toma el valor del </w:t>
      </w:r>
      <w:ins w:id="1767" w:author="Maria Paola Fonseca Paez" w:date="2019-11-30T19:19:00Z">
        <w:r w:rsidR="003F69EF">
          <w:rPr>
            <w:rFonts w:ascii="Times New Roman" w:eastAsia="Times New Roman" w:hAnsi="Times New Roman" w:cs="Times New Roman"/>
          </w:rPr>
          <w:t xml:space="preserve">subsistema </w:t>
        </w:r>
      </w:ins>
      <w:r w:rsidRPr="003F69EF">
        <w:rPr>
          <w:rFonts w:ascii="Times New Roman" w:eastAsia="Times New Roman" w:hAnsi="Times New Roman" w:cs="Times New Roman"/>
          <w:b/>
          <w:rPrChange w:id="1768" w:author="Maria Paola Fonseca Paez" w:date="2019-11-30T19:19:00Z">
            <w:rPr>
              <w:rFonts w:ascii="Times New Roman" w:eastAsia="Times New Roman" w:hAnsi="Times New Roman" w:cs="Times New Roman"/>
            </w:rPr>
          </w:rPrChange>
        </w:rPr>
        <w:t xml:space="preserve">contador </w:t>
      </w:r>
      <w:commentRangeStart w:id="1769"/>
      <w:r w:rsidRPr="003F69EF">
        <w:rPr>
          <w:rFonts w:ascii="Times New Roman" w:eastAsia="Times New Roman" w:hAnsi="Times New Roman" w:cs="Times New Roman"/>
          <w:b/>
          <w:rPrChange w:id="1770" w:author="Maria Paola Fonseca Paez" w:date="2019-11-30T19:19:00Z">
            <w:rPr>
              <w:rFonts w:ascii="Times New Roman" w:eastAsia="Times New Roman" w:hAnsi="Times New Roman" w:cs="Times New Roman"/>
            </w:rPr>
          </w:rPrChange>
        </w:rPr>
        <w:t>leer</w:t>
      </w:r>
      <w:del w:id="1771" w:author="Maria Paola Fonseca Paez" w:date="2019-11-30T19:20:00Z">
        <w:r w:rsidRPr="009C09D9" w:rsidDel="003F69EF">
          <w:rPr>
            <w:rFonts w:ascii="Times New Roman" w:eastAsia="Times New Roman" w:hAnsi="Times New Roman" w:cs="Times New Roman"/>
          </w:rPr>
          <w:delText>,</w:delText>
        </w:r>
      </w:del>
      <w:ins w:id="1772" w:author="Maria Paola Fonseca Paez" w:date="2019-11-30T19:19:00Z">
        <w:r w:rsidR="003F69EF">
          <w:rPr>
            <w:rFonts w:ascii="Times New Roman" w:eastAsia="Times New Roman" w:hAnsi="Times New Roman" w:cs="Times New Roman"/>
          </w:rPr>
          <w:t xml:space="preserve"> </w:t>
        </w:r>
      </w:ins>
      <w:ins w:id="1773" w:author="Maria Paola Fonseca Paez" w:date="2019-11-30T19:20:00Z">
        <w:r w:rsidR="003F69EF">
          <w:rPr>
            <w:rFonts w:ascii="Times New Roman" w:eastAsia="Times New Roman" w:hAnsi="Times New Roman" w:cs="Times New Roman"/>
          </w:rPr>
          <w:t>de</w:t>
        </w:r>
      </w:ins>
      <w:ins w:id="1774" w:author="Maria Paola Fonseca Paez" w:date="2019-11-30T19:19:00Z">
        <w:r w:rsidR="003F69EF">
          <w:rPr>
            <w:rFonts w:ascii="Times New Roman" w:eastAsia="Times New Roman" w:hAnsi="Times New Roman" w:cs="Times New Roman"/>
          </w:rPr>
          <w:t xml:space="preserve"> la señal</w:t>
        </w:r>
      </w:ins>
      <w:r w:rsidRPr="009C09D9">
        <w:rPr>
          <w:rFonts w:ascii="Times New Roman" w:eastAsia="Times New Roman" w:hAnsi="Times New Roman" w:cs="Times New Roman"/>
        </w:rPr>
        <w:t xml:space="preserve"> </w:t>
      </w:r>
      <w:proofErr w:type="spellStart"/>
      <w:r w:rsidRPr="009C09D9">
        <w:rPr>
          <w:rFonts w:ascii="Times New Roman" w:eastAsia="Times New Roman" w:hAnsi="Times New Roman" w:cs="Times New Roman"/>
          <w:i/>
        </w:rPr>
        <w:t>contr</w:t>
      </w:r>
      <w:proofErr w:type="spellEnd"/>
      <w:r w:rsidRPr="009C09D9">
        <w:rPr>
          <w:rFonts w:ascii="Times New Roman" w:eastAsia="Times New Roman" w:hAnsi="Times New Roman" w:cs="Times New Roman"/>
        </w:rPr>
        <w:t xml:space="preserve"> , </w:t>
      </w:r>
      <w:commentRangeEnd w:id="1769"/>
      <w:r w:rsidR="00A31286" w:rsidRPr="009C09D9">
        <w:rPr>
          <w:rStyle w:val="Refdecomentario"/>
          <w:rFonts w:ascii="Times New Roman" w:hAnsi="Times New Roman" w:cs="Times New Roman"/>
        </w:rPr>
        <w:commentReference w:id="1769"/>
      </w:r>
      <w:r w:rsidRPr="009C09D9">
        <w:rPr>
          <w:rFonts w:ascii="Times New Roman" w:eastAsia="Times New Roman" w:hAnsi="Times New Roman" w:cs="Times New Roman"/>
        </w:rPr>
        <w:t xml:space="preserve">y procede al estado tres nuevamente si hay más bloques de información, o al estado catorce si no hay más bloques de información. En el estado catorce se ponen las señales cs = ‘0’ y we = ‘0’ y se lee el </w:t>
      </w:r>
      <w:r w:rsidRPr="003F69EF">
        <w:rPr>
          <w:rFonts w:ascii="Times New Roman" w:eastAsia="Times New Roman" w:hAnsi="Times New Roman" w:cs="Times New Roman"/>
          <w:i/>
          <w:rPrChange w:id="1775" w:author="Maria Paola Fonseca Paez" w:date="2019-11-30T19:20:00Z">
            <w:rPr>
              <w:rFonts w:ascii="Times New Roman" w:eastAsia="Times New Roman" w:hAnsi="Times New Roman" w:cs="Times New Roman"/>
            </w:rPr>
          </w:rPrChange>
        </w:rPr>
        <w:t>digest</w:t>
      </w:r>
      <w:r w:rsidRPr="009C09D9">
        <w:rPr>
          <w:rFonts w:ascii="Times New Roman" w:eastAsia="Times New Roman" w:hAnsi="Times New Roman" w:cs="Times New Roman"/>
        </w:rPr>
        <w:t xml:space="preserve"> en el </w:t>
      </w:r>
      <w:del w:id="1776" w:author="Maria Paola Fonseca Paez" w:date="2019-11-30T19:20:00Z">
        <w:r w:rsidRPr="009C09D9" w:rsidDel="003F69EF">
          <w:rPr>
            <w:rFonts w:ascii="Times New Roman" w:eastAsia="Times New Roman" w:hAnsi="Times New Roman" w:cs="Times New Roman"/>
          </w:rPr>
          <w:delText xml:space="preserve">bloque </w:delText>
        </w:r>
      </w:del>
      <w:ins w:id="1777" w:author="Maria Paola Fonseca Paez" w:date="2019-11-30T19:20:00Z">
        <w:r w:rsidR="003F69EF">
          <w:rPr>
            <w:rFonts w:ascii="Times New Roman" w:eastAsia="Times New Roman" w:hAnsi="Times New Roman" w:cs="Times New Roman"/>
          </w:rPr>
          <w:t>subsistema</w:t>
        </w:r>
        <w:r w:rsidR="003F69EF" w:rsidRPr="009C09D9">
          <w:rPr>
            <w:rFonts w:ascii="Times New Roman" w:eastAsia="Times New Roman" w:hAnsi="Times New Roman" w:cs="Times New Roman"/>
          </w:rPr>
          <w:t xml:space="preserve"> </w:t>
        </w:r>
      </w:ins>
      <w:r w:rsidRPr="003F69EF">
        <w:rPr>
          <w:rFonts w:ascii="Times New Roman" w:eastAsia="Times New Roman" w:hAnsi="Times New Roman" w:cs="Times New Roman"/>
          <w:b/>
          <w:rPrChange w:id="1778" w:author="Maria Paola Fonseca Paez" w:date="2019-11-30T19:20:00Z">
            <w:rPr>
              <w:rFonts w:ascii="Times New Roman" w:eastAsia="Times New Roman" w:hAnsi="Times New Roman" w:cs="Times New Roman"/>
            </w:rPr>
          </w:rPrChange>
        </w:rPr>
        <w:t>registro de salida</w:t>
      </w:r>
      <w:r w:rsidRPr="009C09D9">
        <w:rPr>
          <w:rFonts w:ascii="Times New Roman" w:eastAsia="Times New Roman" w:hAnsi="Times New Roman" w:cs="Times New Roman"/>
        </w:rPr>
        <w:t xml:space="preserve">. Del estado catorce se sigue al estado quince donde se habilita el conteo del </w:t>
      </w:r>
      <w:ins w:id="1779" w:author="Maria Paola Fonseca Paez" w:date="2019-11-30T19:21:00Z">
        <w:r w:rsidR="003F69EF">
          <w:rPr>
            <w:rFonts w:ascii="Times New Roman" w:eastAsia="Times New Roman" w:hAnsi="Times New Roman" w:cs="Times New Roman"/>
          </w:rPr>
          <w:t xml:space="preserve">subsistema </w:t>
        </w:r>
      </w:ins>
      <w:r w:rsidRPr="003F69EF">
        <w:rPr>
          <w:rFonts w:ascii="Times New Roman" w:eastAsia="Times New Roman" w:hAnsi="Times New Roman" w:cs="Times New Roman"/>
          <w:b/>
          <w:rPrChange w:id="1780" w:author="Maria Paola Fonseca Paez" w:date="2019-11-30T19:21:00Z">
            <w:rPr>
              <w:rFonts w:ascii="Times New Roman" w:eastAsia="Times New Roman" w:hAnsi="Times New Roman" w:cs="Times New Roman"/>
            </w:rPr>
          </w:rPrChange>
        </w:rPr>
        <w:t>contador leer</w:t>
      </w:r>
      <w:r w:rsidRPr="009C09D9">
        <w:rPr>
          <w:rFonts w:ascii="Times New Roman" w:eastAsia="Times New Roman" w:hAnsi="Times New Roman" w:cs="Times New Roman"/>
        </w:rPr>
        <w:t xml:space="preserve"> y mientras la dirección sea menor o igual a 39, se pasa al estado trece en un ciclo de lectura. </w:t>
      </w:r>
    </w:p>
    <w:p w14:paraId="40F84E9E" w14:textId="77777777" w:rsidR="00714E5C" w:rsidRPr="009C09D9" w:rsidRDefault="00714E5C">
      <w:pPr>
        <w:jc w:val="both"/>
        <w:rPr>
          <w:rFonts w:ascii="Times New Roman" w:eastAsia="Times New Roman" w:hAnsi="Times New Roman" w:cs="Times New Roman"/>
        </w:rPr>
      </w:pPr>
    </w:p>
    <w:p w14:paraId="10ECCFC1" w14:textId="1A69DE61"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Cuando la dirección de lectura </w:t>
      </w:r>
      <w:del w:id="1781" w:author="Maria Paola Fonseca Paez" w:date="2019-11-30T19:21:00Z">
        <w:r w:rsidRPr="009C09D9" w:rsidDel="003F69EF">
          <w:rPr>
            <w:rFonts w:ascii="Times New Roman" w:eastAsia="Times New Roman" w:hAnsi="Times New Roman" w:cs="Times New Roman"/>
          </w:rPr>
          <w:delText xml:space="preserve">sea </w:delText>
        </w:r>
      </w:del>
      <w:ins w:id="1782" w:author="Maria Paola Fonseca Paez" w:date="2019-11-30T19:21:00Z">
        <w:r w:rsidR="003F69EF">
          <w:rPr>
            <w:rFonts w:ascii="Times New Roman" w:eastAsia="Times New Roman" w:hAnsi="Times New Roman" w:cs="Times New Roman"/>
          </w:rPr>
          <w:t>es</w:t>
        </w:r>
        <w:r w:rsidR="003F69EF"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mayor que 39, se pasa nuevamente al estado uno donde se desactiva </w:t>
      </w:r>
      <w:del w:id="1783" w:author="Maria Paola Fonseca Paez" w:date="2019-11-30T19:21:00Z">
        <w:r w:rsidRPr="009C09D9" w:rsidDel="003F69EF">
          <w:rPr>
            <w:rFonts w:ascii="Times New Roman" w:eastAsia="Times New Roman" w:hAnsi="Times New Roman" w:cs="Times New Roman"/>
          </w:rPr>
          <w:delText>el bloque</w:delText>
        </w:r>
      </w:del>
      <w:ins w:id="1784" w:author="Maria Paola Fonseca Paez" w:date="2019-11-30T19:21:00Z">
        <w:r w:rsidR="003F69EF">
          <w:rPr>
            <w:rFonts w:ascii="Times New Roman" w:eastAsia="Times New Roman" w:hAnsi="Times New Roman" w:cs="Times New Roman"/>
          </w:rPr>
          <w:t>la unidad</w:t>
        </w:r>
      </w:ins>
      <w:r w:rsidRPr="009C09D9">
        <w:rPr>
          <w:rFonts w:ascii="Times New Roman" w:eastAsia="Times New Roman" w:hAnsi="Times New Roman" w:cs="Times New Roman"/>
        </w:rPr>
        <w:t xml:space="preserve"> función </w:t>
      </w:r>
      <w:r w:rsidRPr="009C09D9">
        <w:rPr>
          <w:rFonts w:ascii="Times New Roman" w:eastAsia="Times New Roman" w:hAnsi="Times New Roman" w:cs="Times New Roman"/>
          <w:i/>
        </w:rPr>
        <w:t>hash sha256</w:t>
      </w:r>
      <w:r w:rsidRPr="009C09D9">
        <w:rPr>
          <w:rFonts w:ascii="Times New Roman" w:eastAsia="Times New Roman" w:hAnsi="Times New Roman" w:cs="Times New Roman"/>
        </w:rPr>
        <w:t xml:space="preserve"> hasta que vuelva a llegar la señal </w:t>
      </w:r>
      <w:r w:rsidRPr="009C09D9">
        <w:rPr>
          <w:rFonts w:ascii="Times New Roman" w:eastAsia="Times New Roman" w:hAnsi="Times New Roman" w:cs="Times New Roman"/>
          <w:i/>
        </w:rPr>
        <w:t>‘hash’</w:t>
      </w:r>
      <w:r w:rsidRPr="009C09D9">
        <w:rPr>
          <w:rFonts w:ascii="Times New Roman" w:eastAsia="Times New Roman" w:hAnsi="Times New Roman" w:cs="Times New Roman"/>
        </w:rPr>
        <w:t>.</w:t>
      </w:r>
    </w:p>
    <w:p w14:paraId="67EAD61C" w14:textId="77777777" w:rsidR="00714E5C" w:rsidRPr="009C09D9" w:rsidRDefault="00714E5C">
      <w:pPr>
        <w:jc w:val="both"/>
        <w:rPr>
          <w:rFonts w:ascii="Times New Roman" w:eastAsia="Times New Roman" w:hAnsi="Times New Roman" w:cs="Times New Roman"/>
        </w:rPr>
      </w:pPr>
    </w:p>
    <w:p w14:paraId="3724D673" w14:textId="77777777"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El esquemático específico de este control se puede encontrar en los anexos, ingresando en el siguiente enlace: </w:t>
      </w:r>
      <w:r w:rsidR="009C09D9" w:rsidRPr="009C09D9">
        <w:rPr>
          <w:rFonts w:ascii="Times New Roman" w:hAnsi="Times New Roman" w:cs="Times New Roman"/>
        </w:rPr>
        <w:fldChar w:fldCharType="begin"/>
      </w:r>
      <w:r w:rsidR="009C09D9" w:rsidRPr="009C09D9">
        <w:rPr>
          <w:rFonts w:ascii="Times New Roman" w:hAnsi="Times New Roman" w:cs="Times New Roman"/>
        </w:rPr>
        <w:instrText xml:space="preserve"> HYPERLINK "https://livejaverianaedu-my.sharepoint.com/:i:/g/personal/fonseca_maria_javeriana_edu_co/EQqnji4Y7ERBnwp4OPw78xoBwp3fF5a9wO_c3MfDzBqFug?e=32cpaG" \h </w:instrText>
      </w:r>
      <w:r w:rsidR="009C09D9" w:rsidRPr="009C09D9">
        <w:rPr>
          <w:rFonts w:ascii="Times New Roman" w:hAnsi="Times New Roman" w:cs="Times New Roman"/>
        </w:rPr>
        <w:fldChar w:fldCharType="separate"/>
      </w:r>
      <w:r w:rsidRPr="009C09D9">
        <w:rPr>
          <w:rFonts w:ascii="Times New Roman" w:eastAsia="Times New Roman" w:hAnsi="Times New Roman" w:cs="Times New Roman"/>
          <w:color w:val="1155CC"/>
          <w:u w:val="single"/>
        </w:rPr>
        <w:t xml:space="preserve">Control Función </w:t>
      </w:r>
      <w:r w:rsidR="009C09D9" w:rsidRPr="009C09D9">
        <w:rPr>
          <w:rFonts w:ascii="Times New Roman" w:eastAsia="Times New Roman" w:hAnsi="Times New Roman" w:cs="Times New Roman"/>
          <w:color w:val="1155CC"/>
          <w:u w:val="single"/>
        </w:rPr>
        <w:fldChar w:fldCharType="end"/>
      </w:r>
      <w:r w:rsidR="009C09D9" w:rsidRPr="009C09D9">
        <w:rPr>
          <w:rFonts w:ascii="Times New Roman" w:hAnsi="Times New Roman" w:cs="Times New Roman"/>
        </w:rPr>
        <w:fldChar w:fldCharType="begin"/>
      </w:r>
      <w:r w:rsidR="009C09D9" w:rsidRPr="009C09D9">
        <w:rPr>
          <w:rFonts w:ascii="Times New Roman" w:hAnsi="Times New Roman" w:cs="Times New Roman"/>
        </w:rPr>
        <w:instrText xml:space="preserve"> HYPERLINK "https://livejaverianaedu-my.sharepoint.com/:i:/g/personal/fonseca_maria_javeriana_edu_co/EQqnji4Y7ERBnwp4OPw78xoBwp3fF5a9wO_c3MfDzBqFug?e=32cpaG" \h </w:instrText>
      </w:r>
      <w:r w:rsidR="009C09D9" w:rsidRPr="009C09D9">
        <w:rPr>
          <w:rFonts w:ascii="Times New Roman" w:hAnsi="Times New Roman" w:cs="Times New Roman"/>
        </w:rPr>
        <w:fldChar w:fldCharType="separate"/>
      </w:r>
      <w:r w:rsidRPr="009C09D9">
        <w:rPr>
          <w:rFonts w:ascii="Times New Roman" w:eastAsia="Times New Roman" w:hAnsi="Times New Roman" w:cs="Times New Roman"/>
          <w:i/>
          <w:color w:val="1155CC"/>
          <w:u w:val="single"/>
        </w:rPr>
        <w:t>hash</w:t>
      </w:r>
      <w:r w:rsidR="009C09D9" w:rsidRPr="009C09D9">
        <w:rPr>
          <w:rFonts w:ascii="Times New Roman" w:eastAsia="Times New Roman" w:hAnsi="Times New Roman" w:cs="Times New Roman"/>
          <w:i/>
          <w:color w:val="1155CC"/>
          <w:u w:val="single"/>
        </w:rPr>
        <w:fldChar w:fldCharType="end"/>
      </w:r>
      <w:r w:rsidRPr="009C09D9">
        <w:rPr>
          <w:rFonts w:ascii="Times New Roman" w:eastAsia="Times New Roman" w:hAnsi="Times New Roman" w:cs="Times New Roman"/>
        </w:rPr>
        <w:t>.</w:t>
      </w:r>
    </w:p>
    <w:p w14:paraId="1B43D14C" w14:textId="4C4379FE" w:rsidR="00714E5C" w:rsidRPr="00FD5AB6" w:rsidRDefault="00AB58E9">
      <w:pPr>
        <w:pStyle w:val="Ttulo3"/>
        <w:jc w:val="both"/>
        <w:rPr>
          <w:rFonts w:ascii="Times New Roman" w:eastAsia="Times New Roman" w:hAnsi="Times New Roman" w:cs="Times New Roman"/>
          <w:b/>
          <w:i/>
          <w:color w:val="000000"/>
        </w:rPr>
      </w:pPr>
      <w:r w:rsidRPr="00FD5AB6">
        <w:rPr>
          <w:rFonts w:ascii="Times New Roman" w:eastAsia="Times New Roman" w:hAnsi="Times New Roman" w:cs="Times New Roman"/>
          <w:b/>
          <w:color w:val="000000"/>
        </w:rPr>
        <w:fldChar w:fldCharType="begin"/>
      </w:r>
      <w:ins w:id="1785" w:author="Maria Paola Fonseca Paez" w:date="2019-11-30T17:08:00Z">
        <w:r w:rsidR="00AC7B2A">
          <w:rPr>
            <w:rFonts w:ascii="Times New Roman" w:eastAsia="Times New Roman" w:hAnsi="Times New Roman" w:cs="Times New Roman"/>
            <w:b/>
            <w:color w:val="000000"/>
          </w:rPr>
          <w:instrText xml:space="preserve">HYPERLINK  \l "_Módulo_de_minado" \h </w:instrText>
        </w:r>
      </w:ins>
      <w:del w:id="1786" w:author="Maria Paola Fonseca Paez" w:date="2019-11-30T17:08:00Z">
        <w:r w:rsidRPr="00FD5AB6" w:rsidDel="00AC7B2A">
          <w:rPr>
            <w:rFonts w:ascii="Times New Roman" w:eastAsia="Times New Roman" w:hAnsi="Times New Roman" w:cs="Times New Roman"/>
            <w:b/>
            <w:color w:val="000000"/>
          </w:rPr>
          <w:delInstrText xml:space="preserve"> HYPERLINK \l "_37qjefsixob" \h </w:delInstrText>
        </w:r>
      </w:del>
      <w:r w:rsidRPr="00FD5AB6">
        <w:rPr>
          <w:rFonts w:ascii="Times New Roman" w:eastAsia="Times New Roman" w:hAnsi="Times New Roman" w:cs="Times New Roman"/>
          <w:b/>
          <w:color w:val="000000"/>
        </w:rPr>
        <w:fldChar w:fldCharType="separate"/>
      </w:r>
      <w:bookmarkStart w:id="1787" w:name="_Toc26029278"/>
      <w:r w:rsidRPr="00FD5AB6">
        <w:rPr>
          <w:rFonts w:ascii="Times New Roman" w:eastAsia="Times New Roman" w:hAnsi="Times New Roman" w:cs="Times New Roman"/>
          <w:b/>
          <w:color w:val="000000"/>
        </w:rPr>
        <w:t xml:space="preserve">Diseño e implementación del </w:t>
      </w:r>
      <w:del w:id="1788" w:author="Maria Paola Fonseca Paez" w:date="2019-11-30T17:57:00Z">
        <w:r w:rsidRPr="00FD5AB6" w:rsidDel="00464182">
          <w:rPr>
            <w:rFonts w:ascii="Times New Roman" w:eastAsia="Times New Roman" w:hAnsi="Times New Roman" w:cs="Times New Roman"/>
            <w:b/>
            <w:color w:val="000000"/>
          </w:rPr>
          <w:delText xml:space="preserve">bloque </w:delText>
        </w:r>
      </w:del>
      <w:ins w:id="1789" w:author="Maria Paola Fonseca Paez" w:date="2019-11-30T17:57:00Z">
        <w:r w:rsidR="00464182">
          <w:rPr>
            <w:rFonts w:ascii="Times New Roman" w:eastAsia="Times New Roman" w:hAnsi="Times New Roman" w:cs="Times New Roman"/>
            <w:b/>
            <w:color w:val="000000"/>
          </w:rPr>
          <w:t>subsistema</w:t>
        </w:r>
        <w:r w:rsidR="00464182" w:rsidRPr="00FD5AB6">
          <w:rPr>
            <w:rFonts w:ascii="Times New Roman" w:eastAsia="Times New Roman" w:hAnsi="Times New Roman" w:cs="Times New Roman"/>
            <w:b/>
            <w:color w:val="000000"/>
          </w:rPr>
          <w:t xml:space="preserve"> </w:t>
        </w:r>
      </w:ins>
      <w:r w:rsidRPr="00FD5AB6">
        <w:rPr>
          <w:rFonts w:ascii="Times New Roman" w:eastAsia="Times New Roman" w:hAnsi="Times New Roman" w:cs="Times New Roman"/>
          <w:b/>
          <w:color w:val="000000"/>
        </w:rPr>
        <w:t xml:space="preserve">‘generación </w:t>
      </w:r>
      <w:r w:rsidRPr="00FD5AB6">
        <w:rPr>
          <w:rFonts w:ascii="Times New Roman" w:eastAsia="Times New Roman" w:hAnsi="Times New Roman" w:cs="Times New Roman"/>
          <w:b/>
          <w:color w:val="000000"/>
        </w:rPr>
        <w:fldChar w:fldCharType="end"/>
      </w:r>
      <w:r w:rsidR="009C09D9" w:rsidRPr="00FD5AB6">
        <w:rPr>
          <w:rFonts w:ascii="Times New Roman" w:hAnsi="Times New Roman" w:cs="Times New Roman"/>
        </w:rPr>
        <w:fldChar w:fldCharType="begin"/>
      </w:r>
      <w:r w:rsidR="009C09D9" w:rsidRPr="00FD5AB6">
        <w:rPr>
          <w:rFonts w:ascii="Times New Roman" w:hAnsi="Times New Roman" w:cs="Times New Roman"/>
        </w:rPr>
        <w:instrText xml:space="preserve"> HYPERLINK \l "_37qjefsixob" \h </w:instrText>
      </w:r>
      <w:r w:rsidR="009C09D9" w:rsidRPr="00FD5AB6">
        <w:rPr>
          <w:rFonts w:ascii="Times New Roman" w:hAnsi="Times New Roman" w:cs="Times New Roman"/>
        </w:rPr>
        <w:fldChar w:fldCharType="separate"/>
      </w:r>
      <w:proofErr w:type="spellStart"/>
      <w:r w:rsidRPr="00FD5AB6">
        <w:rPr>
          <w:rFonts w:ascii="Times New Roman" w:eastAsia="Times New Roman" w:hAnsi="Times New Roman" w:cs="Times New Roman"/>
          <w:b/>
          <w:i/>
          <w:color w:val="000000"/>
        </w:rPr>
        <w:t>nonce</w:t>
      </w:r>
      <w:proofErr w:type="spellEnd"/>
      <w:r w:rsidRPr="00FD5AB6">
        <w:rPr>
          <w:rFonts w:ascii="Times New Roman" w:eastAsia="Times New Roman" w:hAnsi="Times New Roman" w:cs="Times New Roman"/>
          <w:b/>
          <w:i/>
          <w:color w:val="000000"/>
        </w:rPr>
        <w:t>’</w:t>
      </w:r>
      <w:bookmarkEnd w:id="1787"/>
      <w:r w:rsidR="009C09D9" w:rsidRPr="00FD5AB6">
        <w:rPr>
          <w:rFonts w:ascii="Times New Roman" w:eastAsia="Times New Roman" w:hAnsi="Times New Roman" w:cs="Times New Roman"/>
          <w:b/>
          <w:i/>
          <w:color w:val="000000"/>
        </w:rPr>
        <w:fldChar w:fldCharType="end"/>
      </w:r>
    </w:p>
    <w:p w14:paraId="13C10A15" w14:textId="77777777" w:rsidR="00714E5C" w:rsidRPr="009C09D9" w:rsidRDefault="00714E5C">
      <w:pPr>
        <w:jc w:val="both"/>
        <w:rPr>
          <w:rFonts w:ascii="Times New Roman" w:eastAsia="Times New Roman" w:hAnsi="Times New Roman" w:cs="Times New Roman"/>
        </w:rPr>
      </w:pPr>
    </w:p>
    <w:p w14:paraId="6FAC8751" w14:textId="5EA80B24"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A </w:t>
      </w:r>
      <w:del w:id="1790" w:author="Maria Paola Fonseca Paez" w:date="2019-11-30T19:21:00Z">
        <w:r w:rsidRPr="009C09D9" w:rsidDel="003F69EF">
          <w:rPr>
            <w:rFonts w:ascii="Times New Roman" w:eastAsia="Times New Roman" w:hAnsi="Times New Roman" w:cs="Times New Roman"/>
          </w:rPr>
          <w:delText>continuación</w:delText>
        </w:r>
      </w:del>
      <w:ins w:id="1791" w:author="Maria Paola Fonseca Paez" w:date="2019-11-30T19:21:00Z">
        <w:r w:rsidR="003F69EF" w:rsidRPr="009C09D9">
          <w:rPr>
            <w:rFonts w:ascii="Times New Roman" w:eastAsia="Times New Roman" w:hAnsi="Times New Roman" w:cs="Times New Roman"/>
          </w:rPr>
          <w:t>continuación,</w:t>
        </w:r>
      </w:ins>
      <w:r w:rsidRPr="009C09D9">
        <w:rPr>
          <w:rFonts w:ascii="Times New Roman" w:eastAsia="Times New Roman" w:hAnsi="Times New Roman" w:cs="Times New Roman"/>
        </w:rPr>
        <w:t xml:space="preserve"> se presenta el diagrama de bloques de</w:t>
      </w:r>
      <w:ins w:id="1792" w:author="Maria Paola Fonseca Paez" w:date="2019-11-30T19:21:00Z">
        <w:r w:rsidR="003F69EF">
          <w:rPr>
            <w:rFonts w:ascii="Times New Roman" w:eastAsia="Times New Roman" w:hAnsi="Times New Roman" w:cs="Times New Roman"/>
          </w:rPr>
          <w:t xml:space="preserve"> la unidad </w:t>
        </w:r>
      </w:ins>
      <w:del w:id="1793" w:author="Maria Paola Fonseca Paez" w:date="2019-11-30T19:21:00Z">
        <w:r w:rsidRPr="009C09D9" w:rsidDel="003F69EF">
          <w:rPr>
            <w:rFonts w:ascii="Times New Roman" w:eastAsia="Times New Roman" w:hAnsi="Times New Roman" w:cs="Times New Roman"/>
          </w:rPr>
          <w:delText xml:space="preserve">l bloque </w:delText>
        </w:r>
      </w:del>
      <w:r w:rsidRPr="009C09D9">
        <w:rPr>
          <w:rFonts w:ascii="Times New Roman" w:eastAsia="Times New Roman" w:hAnsi="Times New Roman" w:cs="Times New Roman"/>
        </w:rPr>
        <w:t xml:space="preserve">que genera salidas de </w:t>
      </w:r>
      <w:r w:rsidRPr="009C09D9">
        <w:rPr>
          <w:rFonts w:ascii="Times New Roman" w:eastAsia="Times New Roman" w:hAnsi="Times New Roman" w:cs="Times New Roman"/>
          <w:i/>
        </w:rPr>
        <w:t>nonce</w:t>
      </w:r>
      <w:r w:rsidRPr="009C09D9">
        <w:rPr>
          <w:rFonts w:ascii="Times New Roman" w:eastAsia="Times New Roman" w:hAnsi="Times New Roman" w:cs="Times New Roman"/>
        </w:rPr>
        <w:t xml:space="preserve"> a partir de una semilla tomada de la información de entrada, de forma que la generación de las secuencias de </w:t>
      </w:r>
      <w:r w:rsidRPr="009C09D9">
        <w:rPr>
          <w:rFonts w:ascii="Times New Roman" w:eastAsia="Times New Roman" w:hAnsi="Times New Roman" w:cs="Times New Roman"/>
          <w:i/>
        </w:rPr>
        <w:t xml:space="preserve">nonce </w:t>
      </w:r>
      <w:r w:rsidRPr="009C09D9">
        <w:rPr>
          <w:rFonts w:ascii="Times New Roman" w:eastAsia="Times New Roman" w:hAnsi="Times New Roman" w:cs="Times New Roman"/>
        </w:rPr>
        <w:t xml:space="preserve">resultantes sea </w:t>
      </w:r>
      <w:del w:id="1794" w:author="Maria Paola Fonseca Paez" w:date="2019-11-30T19:22:00Z">
        <w:r w:rsidRPr="009C09D9" w:rsidDel="003F69EF">
          <w:rPr>
            <w:rFonts w:ascii="Times New Roman" w:eastAsia="Times New Roman" w:hAnsi="Times New Roman" w:cs="Times New Roman"/>
          </w:rPr>
          <w:delText>repetible</w:delText>
        </w:r>
      </w:del>
      <w:ins w:id="1795" w:author="Maria Paola Fonseca Paez" w:date="2019-11-30T19:22:00Z">
        <w:r w:rsidR="003F69EF" w:rsidRPr="009C09D9">
          <w:rPr>
            <w:rFonts w:ascii="Times New Roman" w:eastAsia="Times New Roman" w:hAnsi="Times New Roman" w:cs="Times New Roman"/>
          </w:rPr>
          <w:t>rep</w:t>
        </w:r>
        <w:r w:rsidR="003F69EF">
          <w:rPr>
            <w:rFonts w:ascii="Times New Roman" w:eastAsia="Times New Roman" w:hAnsi="Times New Roman" w:cs="Times New Roman"/>
          </w:rPr>
          <w:t>licabl</w:t>
        </w:r>
        <w:r w:rsidR="003F69EF" w:rsidRPr="009C09D9">
          <w:rPr>
            <w:rFonts w:ascii="Times New Roman" w:eastAsia="Times New Roman" w:hAnsi="Times New Roman" w:cs="Times New Roman"/>
          </w:rPr>
          <w:t>e</w:t>
        </w:r>
      </w:ins>
      <w:r w:rsidRPr="009C09D9">
        <w:rPr>
          <w:rFonts w:ascii="Times New Roman" w:eastAsia="Times New Roman" w:hAnsi="Times New Roman" w:cs="Times New Roman"/>
        </w:rPr>
        <w:t>.</w:t>
      </w:r>
    </w:p>
    <w:p w14:paraId="1FDBD14D" w14:textId="77777777" w:rsidR="007573DD" w:rsidRDefault="00AB58E9">
      <w:pPr>
        <w:keepNext/>
        <w:jc w:val="center"/>
        <w:rPr>
          <w:ins w:id="1796" w:author="Maria Paola Fonseca Paez" w:date="2019-11-30T19:12:00Z"/>
        </w:rPr>
        <w:pPrChange w:id="1797" w:author="Maria Paola Fonseca Paez" w:date="2019-11-30T19:12:00Z">
          <w:pPr>
            <w:jc w:val="center"/>
          </w:pPr>
        </w:pPrChange>
      </w:pPr>
      <w:r w:rsidRPr="009C09D9">
        <w:rPr>
          <w:rFonts w:ascii="Times New Roman" w:eastAsia="Times New Roman" w:hAnsi="Times New Roman" w:cs="Times New Roman"/>
          <w:b/>
          <w:noProof/>
          <w:lang w:val="it-IT"/>
        </w:rPr>
        <w:drawing>
          <wp:inline distT="114300" distB="114300" distL="114300" distR="114300" wp14:anchorId="22F114B9" wp14:editId="15B4C3DE">
            <wp:extent cx="5216085" cy="2957006"/>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216085" cy="2957006"/>
                    </a:xfrm>
                    <a:prstGeom prst="rect">
                      <a:avLst/>
                    </a:prstGeom>
                    <a:ln/>
                  </pic:spPr>
                </pic:pic>
              </a:graphicData>
            </a:graphic>
          </wp:inline>
        </w:drawing>
      </w:r>
    </w:p>
    <w:p w14:paraId="48D01766" w14:textId="44C111B9" w:rsidR="00714E5C" w:rsidRPr="00842DAA" w:rsidRDefault="007573DD">
      <w:pPr>
        <w:pStyle w:val="Descripcin"/>
        <w:jc w:val="center"/>
        <w:rPr>
          <w:rFonts w:ascii="Times New Roman" w:eastAsia="Times New Roman" w:hAnsi="Times New Roman" w:cs="Times New Roman"/>
          <w:b/>
        </w:rPr>
        <w:pPrChange w:id="1798" w:author="Maria Paola Fonseca Paez" w:date="2019-11-30T19:12:00Z">
          <w:pPr>
            <w:jc w:val="center"/>
          </w:pPr>
        </w:pPrChange>
      </w:pPr>
      <w:bookmarkStart w:id="1799" w:name="_Ref26033591"/>
      <w:ins w:id="1800" w:author="Maria Paola Fonseca Paez" w:date="2019-11-30T19:12:00Z">
        <w:r w:rsidRPr="007573DD">
          <w:rPr>
            <w:rFonts w:ascii="Times New Roman" w:hAnsi="Times New Roman" w:cs="Times New Roman"/>
            <w:color w:val="auto"/>
            <w:rPrChange w:id="1801" w:author="Maria Paola Fonseca Paez" w:date="2019-11-30T19:12:00Z">
              <w:rPr>
                <w:i/>
                <w:iCs/>
              </w:rPr>
            </w:rPrChange>
          </w:rPr>
          <w:t xml:space="preserve">Figura </w:t>
        </w:r>
        <w:r w:rsidRPr="007573DD">
          <w:rPr>
            <w:rFonts w:ascii="Times New Roman" w:hAnsi="Times New Roman" w:cs="Times New Roman"/>
            <w:color w:val="auto"/>
            <w:rPrChange w:id="1802" w:author="Maria Paola Fonseca Paez" w:date="2019-11-30T19:12:00Z">
              <w:rPr>
                <w:i/>
                <w:iCs/>
              </w:rPr>
            </w:rPrChange>
          </w:rPr>
          <w:fldChar w:fldCharType="begin"/>
        </w:r>
        <w:r w:rsidRPr="007573DD">
          <w:rPr>
            <w:rFonts w:ascii="Times New Roman" w:hAnsi="Times New Roman" w:cs="Times New Roman"/>
            <w:color w:val="auto"/>
            <w:rPrChange w:id="1803" w:author="Maria Paola Fonseca Paez" w:date="2019-11-30T19:12:00Z">
              <w:rPr>
                <w:i/>
                <w:iCs/>
              </w:rPr>
            </w:rPrChange>
          </w:rPr>
          <w:instrText xml:space="preserve"> SEQ Figura \* ARABIC </w:instrText>
        </w:r>
      </w:ins>
      <w:r w:rsidRPr="007573DD">
        <w:rPr>
          <w:rFonts w:ascii="Times New Roman" w:hAnsi="Times New Roman" w:cs="Times New Roman"/>
          <w:color w:val="auto"/>
          <w:rPrChange w:id="1804" w:author="Maria Paola Fonseca Paez" w:date="2019-11-30T19:12:00Z">
            <w:rPr>
              <w:i/>
              <w:iCs/>
            </w:rPr>
          </w:rPrChange>
        </w:rPr>
        <w:fldChar w:fldCharType="separate"/>
      </w:r>
      <w:ins w:id="1805" w:author="Maria Paola Fonseca Paez" w:date="2019-12-01T03:44:00Z">
        <w:r w:rsidR="00025C63">
          <w:rPr>
            <w:rFonts w:ascii="Times New Roman" w:hAnsi="Times New Roman" w:cs="Times New Roman"/>
            <w:noProof/>
            <w:color w:val="auto"/>
          </w:rPr>
          <w:t>7</w:t>
        </w:r>
      </w:ins>
      <w:ins w:id="1806" w:author="Maria Paola Fonseca Paez" w:date="2019-11-30T19:12:00Z">
        <w:r w:rsidRPr="007573DD">
          <w:rPr>
            <w:rFonts w:ascii="Times New Roman" w:hAnsi="Times New Roman" w:cs="Times New Roman"/>
            <w:color w:val="auto"/>
            <w:rPrChange w:id="1807" w:author="Maria Paola Fonseca Paez" w:date="2019-11-30T19:12:00Z">
              <w:rPr>
                <w:i/>
                <w:iCs/>
              </w:rPr>
            </w:rPrChange>
          </w:rPr>
          <w:fldChar w:fldCharType="end"/>
        </w:r>
        <w:bookmarkEnd w:id="1799"/>
        <w:r w:rsidRPr="007573DD">
          <w:rPr>
            <w:rFonts w:ascii="Times New Roman" w:hAnsi="Times New Roman" w:cs="Times New Roman"/>
            <w:color w:val="auto"/>
            <w:rPrChange w:id="1808" w:author="Maria Paola Fonseca Paez" w:date="2019-11-30T19:12:00Z">
              <w:rPr>
                <w:i/>
                <w:iCs/>
              </w:rPr>
            </w:rPrChange>
          </w:rPr>
          <w:t>. Diagrama de bloques de la unidad que implementa la generación de nonce</w:t>
        </w:r>
      </w:ins>
    </w:p>
    <w:p w14:paraId="721E9053" w14:textId="63483487" w:rsidR="00714E5C" w:rsidRPr="009C09D9" w:rsidDel="007573DD" w:rsidRDefault="00AB58E9">
      <w:pPr>
        <w:jc w:val="center"/>
        <w:rPr>
          <w:del w:id="1809" w:author="Maria Paola Fonseca Paez" w:date="2019-11-30T19:12:00Z"/>
          <w:rFonts w:ascii="Times New Roman" w:eastAsia="Times New Roman" w:hAnsi="Times New Roman" w:cs="Times New Roman"/>
          <w:i/>
          <w:sz w:val="20"/>
          <w:szCs w:val="20"/>
        </w:rPr>
      </w:pPr>
      <w:del w:id="1810" w:author="Maria Paola Fonseca Paez" w:date="2019-11-30T19:12:00Z">
        <w:r w:rsidRPr="009C09D9" w:rsidDel="007573DD">
          <w:rPr>
            <w:rFonts w:ascii="Times New Roman" w:eastAsia="Times New Roman" w:hAnsi="Times New Roman" w:cs="Times New Roman"/>
            <w:i/>
            <w:sz w:val="20"/>
            <w:szCs w:val="20"/>
          </w:rPr>
          <w:delText>Figura X. Diagrama de bloques de</w:delText>
        </w:r>
      </w:del>
      <w:del w:id="1811" w:author="Maria Paola Fonseca Paez" w:date="2019-11-30T17:57:00Z">
        <w:r w:rsidRPr="009C09D9" w:rsidDel="00464182">
          <w:rPr>
            <w:rFonts w:ascii="Times New Roman" w:eastAsia="Times New Roman" w:hAnsi="Times New Roman" w:cs="Times New Roman"/>
            <w:i/>
            <w:sz w:val="20"/>
            <w:szCs w:val="20"/>
          </w:rPr>
          <w:delText xml:space="preserve">l módulo </w:delText>
        </w:r>
      </w:del>
      <w:del w:id="1812" w:author="Maria Paola Fonseca Paez" w:date="2019-11-30T19:12:00Z">
        <w:r w:rsidRPr="009C09D9" w:rsidDel="007573DD">
          <w:rPr>
            <w:rFonts w:ascii="Times New Roman" w:eastAsia="Times New Roman" w:hAnsi="Times New Roman" w:cs="Times New Roman"/>
            <w:i/>
            <w:sz w:val="20"/>
            <w:szCs w:val="20"/>
          </w:rPr>
          <w:delText xml:space="preserve">que implementa la generación de nonce </w:delText>
        </w:r>
      </w:del>
    </w:p>
    <w:p w14:paraId="1993AC0D" w14:textId="77777777" w:rsidR="00714E5C" w:rsidRPr="009C09D9" w:rsidRDefault="00714E5C">
      <w:pPr>
        <w:jc w:val="both"/>
        <w:rPr>
          <w:rFonts w:ascii="Times New Roman" w:eastAsia="Times New Roman" w:hAnsi="Times New Roman" w:cs="Times New Roman"/>
          <w:b/>
        </w:rPr>
      </w:pPr>
    </w:p>
    <w:p w14:paraId="513C37C7" w14:textId="4CFED2F9" w:rsidR="00714E5C" w:rsidRPr="009C09D9" w:rsidRDefault="003F69EF">
      <w:pPr>
        <w:jc w:val="both"/>
        <w:rPr>
          <w:rFonts w:ascii="Times New Roman" w:eastAsia="Times New Roman" w:hAnsi="Times New Roman" w:cs="Times New Roman"/>
        </w:rPr>
      </w:pPr>
      <w:ins w:id="1813" w:author="Maria Paola Fonseca Paez" w:date="2019-11-30T19:22:00Z">
        <w:r>
          <w:rPr>
            <w:rFonts w:ascii="Times New Roman" w:eastAsia="Times New Roman" w:hAnsi="Times New Roman" w:cs="Times New Roman"/>
          </w:rPr>
          <w:t xml:space="preserve">La unidad </w:t>
        </w:r>
      </w:ins>
      <w:del w:id="1814" w:author="Maria Paola Fonseca Paez" w:date="2019-11-30T19:22:00Z">
        <w:r w:rsidR="00AB58E9" w:rsidRPr="009C09D9" w:rsidDel="003F69EF">
          <w:rPr>
            <w:rFonts w:ascii="Times New Roman" w:eastAsia="Times New Roman" w:hAnsi="Times New Roman" w:cs="Times New Roman"/>
          </w:rPr>
          <w:delText xml:space="preserve">El módulo </w:delText>
        </w:r>
      </w:del>
      <w:r w:rsidR="00AB58E9" w:rsidRPr="009C09D9">
        <w:rPr>
          <w:rFonts w:ascii="Times New Roman" w:eastAsia="Times New Roman" w:hAnsi="Times New Roman" w:cs="Times New Roman"/>
        </w:rPr>
        <w:t xml:space="preserve">de generación </w:t>
      </w:r>
      <w:r w:rsidR="00AB58E9" w:rsidRPr="009C09D9">
        <w:rPr>
          <w:rFonts w:ascii="Times New Roman" w:eastAsia="Times New Roman" w:hAnsi="Times New Roman" w:cs="Times New Roman"/>
          <w:i/>
        </w:rPr>
        <w:t>nonce</w:t>
      </w:r>
      <w:r w:rsidR="00AB58E9" w:rsidRPr="009C09D9">
        <w:rPr>
          <w:rFonts w:ascii="Times New Roman" w:eastAsia="Times New Roman" w:hAnsi="Times New Roman" w:cs="Times New Roman"/>
        </w:rPr>
        <w:t xml:space="preserve"> ilustrad</w:t>
      </w:r>
      <w:ins w:id="1815" w:author="Maria Paola Fonseca Paez" w:date="2019-11-30T19:22:00Z">
        <w:r>
          <w:rPr>
            <w:rFonts w:ascii="Times New Roman" w:eastAsia="Times New Roman" w:hAnsi="Times New Roman" w:cs="Times New Roman"/>
          </w:rPr>
          <w:t>a</w:t>
        </w:r>
      </w:ins>
      <w:del w:id="1816" w:author="Maria Paola Fonseca Paez" w:date="2019-11-30T19:22:00Z">
        <w:r w:rsidR="00AB58E9" w:rsidRPr="009C09D9" w:rsidDel="003F69EF">
          <w:rPr>
            <w:rFonts w:ascii="Times New Roman" w:eastAsia="Times New Roman" w:hAnsi="Times New Roman" w:cs="Times New Roman"/>
          </w:rPr>
          <w:delText>o</w:delText>
        </w:r>
      </w:del>
      <w:r w:rsidR="00AB58E9" w:rsidRPr="009C09D9">
        <w:rPr>
          <w:rFonts w:ascii="Times New Roman" w:eastAsia="Times New Roman" w:hAnsi="Times New Roman" w:cs="Times New Roman"/>
        </w:rPr>
        <w:t xml:space="preserve"> en la </w:t>
      </w:r>
      <w:ins w:id="1817" w:author="Maria Paola Fonseca Paez" w:date="2019-11-30T19:12:00Z">
        <w:r w:rsidR="007573DD">
          <w:rPr>
            <w:rFonts w:ascii="Times New Roman" w:eastAsia="Times New Roman" w:hAnsi="Times New Roman" w:cs="Times New Roman"/>
          </w:rPr>
          <w:fldChar w:fldCharType="begin"/>
        </w:r>
        <w:r w:rsidR="007573DD">
          <w:rPr>
            <w:rFonts w:ascii="Times New Roman" w:eastAsia="Times New Roman" w:hAnsi="Times New Roman" w:cs="Times New Roman"/>
          </w:rPr>
          <w:instrText xml:space="preserve"> REF _Ref26033591 \h </w:instrText>
        </w:r>
      </w:ins>
      <w:r w:rsidR="007573DD">
        <w:rPr>
          <w:rFonts w:ascii="Times New Roman" w:eastAsia="Times New Roman" w:hAnsi="Times New Roman" w:cs="Times New Roman"/>
        </w:rPr>
      </w:r>
      <w:r w:rsidR="007573DD">
        <w:rPr>
          <w:rFonts w:ascii="Times New Roman" w:eastAsia="Times New Roman" w:hAnsi="Times New Roman" w:cs="Times New Roman"/>
        </w:rPr>
        <w:fldChar w:fldCharType="separate"/>
      </w:r>
      <w:ins w:id="1818" w:author="Maria Paola Fonseca Paez" w:date="2019-11-30T19:12:00Z">
        <w:r w:rsidR="007573DD" w:rsidRPr="007573DD">
          <w:rPr>
            <w:rFonts w:ascii="Times New Roman" w:hAnsi="Times New Roman" w:cs="Times New Roman"/>
            <w:rPrChange w:id="1819" w:author="Maria Paola Fonseca Paez" w:date="2019-11-30T19:12:00Z">
              <w:rPr/>
            </w:rPrChange>
          </w:rPr>
          <w:t xml:space="preserve">Figura </w:t>
        </w:r>
        <w:r w:rsidR="007573DD" w:rsidRPr="007573DD">
          <w:rPr>
            <w:rFonts w:ascii="Times New Roman" w:hAnsi="Times New Roman" w:cs="Times New Roman"/>
            <w:noProof/>
            <w:rPrChange w:id="1820" w:author="Maria Paola Fonseca Paez" w:date="2019-11-30T19:12:00Z">
              <w:rPr>
                <w:noProof/>
              </w:rPr>
            </w:rPrChange>
          </w:rPr>
          <w:t>7</w:t>
        </w:r>
        <w:r w:rsidR="007573DD">
          <w:rPr>
            <w:rFonts w:ascii="Times New Roman" w:eastAsia="Times New Roman" w:hAnsi="Times New Roman" w:cs="Times New Roman"/>
          </w:rPr>
          <w:fldChar w:fldCharType="end"/>
        </w:r>
      </w:ins>
      <w:del w:id="1821" w:author="Maria Paola Fonseca Paez" w:date="2019-11-30T19:12:00Z">
        <w:r w:rsidR="00AB58E9" w:rsidRPr="009C09D9" w:rsidDel="007573DD">
          <w:rPr>
            <w:rFonts w:ascii="Times New Roman" w:eastAsia="Times New Roman" w:hAnsi="Times New Roman" w:cs="Times New Roman"/>
          </w:rPr>
          <w:delText>figura X</w:delText>
        </w:r>
      </w:del>
      <w:r w:rsidR="00AB58E9" w:rsidRPr="009C09D9">
        <w:rPr>
          <w:rFonts w:ascii="Times New Roman" w:eastAsia="Times New Roman" w:hAnsi="Times New Roman" w:cs="Times New Roman"/>
        </w:rPr>
        <w:t xml:space="preserve"> recibe como entrada una parte del mensaje de entrada</w:t>
      </w:r>
      <w:ins w:id="1822" w:author="Maria Paola Fonseca Paez" w:date="2019-11-30T19:22:00Z">
        <w:r>
          <w:rPr>
            <w:rFonts w:ascii="Times New Roman" w:eastAsia="Times New Roman" w:hAnsi="Times New Roman" w:cs="Times New Roman"/>
          </w:rPr>
          <w:t xml:space="preserve"> del sistema de minado</w:t>
        </w:r>
      </w:ins>
      <w:r w:rsidR="00AB58E9" w:rsidRPr="009C09D9">
        <w:rPr>
          <w:rFonts w:ascii="Times New Roman" w:eastAsia="Times New Roman" w:hAnsi="Times New Roman" w:cs="Times New Roman"/>
        </w:rPr>
        <w:t xml:space="preserve">, junto con la señal activo </w:t>
      </w:r>
      <w:r w:rsidR="00AB58E9" w:rsidRPr="009C09D9">
        <w:rPr>
          <w:rFonts w:ascii="Times New Roman" w:eastAsia="Times New Roman" w:hAnsi="Times New Roman" w:cs="Times New Roman"/>
          <w:i/>
        </w:rPr>
        <w:t>nonce</w:t>
      </w:r>
      <w:r w:rsidR="00AB58E9" w:rsidRPr="009C09D9">
        <w:rPr>
          <w:rFonts w:ascii="Times New Roman" w:eastAsia="Times New Roman" w:hAnsi="Times New Roman" w:cs="Times New Roman"/>
        </w:rPr>
        <w:t>, con la cual se inicia el procesamiento de</w:t>
      </w:r>
      <w:ins w:id="1823" w:author="Maria Paola Fonseca Paez" w:date="2019-11-30T19:23:00Z">
        <w:r>
          <w:rPr>
            <w:rFonts w:ascii="Times New Roman" w:eastAsia="Times New Roman" w:hAnsi="Times New Roman" w:cs="Times New Roman"/>
          </w:rPr>
          <w:t xml:space="preserve"> la unidad</w:t>
        </w:r>
      </w:ins>
      <w:del w:id="1824" w:author="Maria Paola Fonseca Paez" w:date="2019-11-30T19:23:00Z">
        <w:r w:rsidR="00AB58E9" w:rsidRPr="009C09D9" w:rsidDel="003F69EF">
          <w:rPr>
            <w:rFonts w:ascii="Times New Roman" w:eastAsia="Times New Roman" w:hAnsi="Times New Roman" w:cs="Times New Roman"/>
          </w:rPr>
          <w:delText>l bloque</w:delText>
        </w:r>
      </w:del>
      <w:r w:rsidR="00AB58E9" w:rsidRPr="009C09D9">
        <w:rPr>
          <w:rFonts w:ascii="Times New Roman" w:eastAsia="Times New Roman" w:hAnsi="Times New Roman" w:cs="Times New Roman"/>
        </w:rPr>
        <w:t xml:space="preserve">. El </w:t>
      </w:r>
      <w:del w:id="1825" w:author="Maria Paola Fonseca Paez" w:date="2019-11-30T19:23:00Z">
        <w:r w:rsidR="00AB58E9" w:rsidRPr="009C09D9" w:rsidDel="003F69EF">
          <w:rPr>
            <w:rFonts w:ascii="Times New Roman" w:eastAsia="Times New Roman" w:hAnsi="Times New Roman" w:cs="Times New Roman"/>
          </w:rPr>
          <w:delText xml:space="preserve">bloque </w:delText>
        </w:r>
      </w:del>
      <w:ins w:id="1826" w:author="Maria Paola Fonseca Paez" w:date="2019-11-30T19:23:00Z">
        <w:r>
          <w:rPr>
            <w:rFonts w:ascii="Times New Roman" w:eastAsia="Times New Roman" w:hAnsi="Times New Roman" w:cs="Times New Roman"/>
          </w:rPr>
          <w:t>subsistema</w:t>
        </w:r>
        <w:r w:rsidRPr="009C09D9">
          <w:rPr>
            <w:rFonts w:ascii="Times New Roman" w:eastAsia="Times New Roman" w:hAnsi="Times New Roman" w:cs="Times New Roman"/>
          </w:rPr>
          <w:t xml:space="preserve"> </w:t>
        </w:r>
      </w:ins>
      <w:r w:rsidR="00AB58E9" w:rsidRPr="009C09D9">
        <w:rPr>
          <w:rFonts w:ascii="Times New Roman" w:eastAsia="Times New Roman" w:hAnsi="Times New Roman" w:cs="Times New Roman"/>
        </w:rPr>
        <w:t xml:space="preserve">de </w:t>
      </w:r>
      <w:r w:rsidR="00AB58E9" w:rsidRPr="009C09D9">
        <w:rPr>
          <w:rFonts w:ascii="Times New Roman" w:eastAsia="Times New Roman" w:hAnsi="Times New Roman" w:cs="Times New Roman"/>
          <w:b/>
        </w:rPr>
        <w:t>registro semillas</w:t>
      </w:r>
      <w:r w:rsidR="00AB58E9" w:rsidRPr="009C09D9">
        <w:rPr>
          <w:rFonts w:ascii="Times New Roman" w:eastAsia="Times New Roman" w:hAnsi="Times New Roman" w:cs="Times New Roman"/>
        </w:rPr>
        <w:t xml:space="preserve"> toma </w:t>
      </w:r>
      <w:commentRangeStart w:id="1827"/>
      <w:del w:id="1828" w:author="Maria Paola Fonseca Paez" w:date="2019-11-30T19:23:00Z">
        <w:r w:rsidR="00AB58E9" w:rsidRPr="009C09D9" w:rsidDel="003F69EF">
          <w:rPr>
            <w:rFonts w:ascii="Times New Roman" w:eastAsia="Times New Roman" w:hAnsi="Times New Roman" w:cs="Times New Roman"/>
          </w:rPr>
          <w:delText>inicialmente su</w:delText>
        </w:r>
      </w:del>
      <w:ins w:id="1829" w:author="Maria Paola Fonseca Paez" w:date="2019-11-30T19:23:00Z">
        <w:r>
          <w:rPr>
            <w:rFonts w:ascii="Times New Roman" w:eastAsia="Times New Roman" w:hAnsi="Times New Roman" w:cs="Times New Roman"/>
          </w:rPr>
          <w:t>para el primer caso la</w:t>
        </w:r>
      </w:ins>
      <w:r w:rsidR="00AB58E9" w:rsidRPr="009C09D9">
        <w:rPr>
          <w:rFonts w:ascii="Times New Roman" w:eastAsia="Times New Roman" w:hAnsi="Times New Roman" w:cs="Times New Roman"/>
        </w:rPr>
        <w:t xml:space="preserve"> semilla inicial </w:t>
      </w:r>
      <w:commentRangeEnd w:id="1827"/>
      <w:r w:rsidR="00A31286" w:rsidRPr="009C09D9">
        <w:rPr>
          <w:rStyle w:val="Refdecomentario"/>
          <w:rFonts w:ascii="Times New Roman" w:hAnsi="Times New Roman" w:cs="Times New Roman"/>
        </w:rPr>
        <w:commentReference w:id="1827"/>
      </w:r>
      <w:r w:rsidR="00AB58E9" w:rsidRPr="009C09D9">
        <w:rPr>
          <w:rFonts w:ascii="Times New Roman" w:eastAsia="Times New Roman" w:hAnsi="Times New Roman" w:cs="Times New Roman"/>
        </w:rPr>
        <w:t xml:space="preserve">del mensaje de entrada, la cual se envía al </w:t>
      </w:r>
      <w:del w:id="1830" w:author="Maria Paola Fonseca Paez" w:date="2019-11-30T19:23:00Z">
        <w:r w:rsidR="00AB58E9" w:rsidRPr="009C09D9" w:rsidDel="003F69EF">
          <w:rPr>
            <w:rFonts w:ascii="Times New Roman" w:eastAsia="Times New Roman" w:hAnsi="Times New Roman" w:cs="Times New Roman"/>
          </w:rPr>
          <w:delText xml:space="preserve">bloque </w:delText>
        </w:r>
      </w:del>
      <w:ins w:id="1831" w:author="Maria Paola Fonseca Paez" w:date="2019-11-30T19:23:00Z">
        <w:r>
          <w:rPr>
            <w:rFonts w:ascii="Times New Roman" w:eastAsia="Times New Roman" w:hAnsi="Times New Roman" w:cs="Times New Roman"/>
          </w:rPr>
          <w:t>subsistema</w:t>
        </w:r>
        <w:r w:rsidRPr="009C09D9">
          <w:rPr>
            <w:rFonts w:ascii="Times New Roman" w:eastAsia="Times New Roman" w:hAnsi="Times New Roman" w:cs="Times New Roman"/>
          </w:rPr>
          <w:t xml:space="preserve"> </w:t>
        </w:r>
      </w:ins>
      <w:r w:rsidR="00AB58E9" w:rsidRPr="009C09D9">
        <w:rPr>
          <w:rFonts w:ascii="Times New Roman" w:eastAsia="Times New Roman" w:hAnsi="Times New Roman" w:cs="Times New Roman"/>
          <w:b/>
        </w:rPr>
        <w:t>multiplicador</w:t>
      </w:r>
      <w:r w:rsidR="00AB58E9" w:rsidRPr="009C09D9">
        <w:rPr>
          <w:rFonts w:ascii="Times New Roman" w:eastAsia="Times New Roman" w:hAnsi="Times New Roman" w:cs="Times New Roman"/>
        </w:rPr>
        <w:t xml:space="preserve">, cuya salida llega al </w:t>
      </w:r>
      <w:del w:id="1832" w:author="Maria Paola Fonseca Paez" w:date="2019-11-30T19:23:00Z">
        <w:r w:rsidR="00AB58E9" w:rsidRPr="009C09D9" w:rsidDel="003F69EF">
          <w:rPr>
            <w:rFonts w:ascii="Times New Roman" w:eastAsia="Times New Roman" w:hAnsi="Times New Roman" w:cs="Times New Roman"/>
          </w:rPr>
          <w:delText xml:space="preserve">bloque </w:delText>
        </w:r>
      </w:del>
      <w:ins w:id="1833" w:author="Maria Paola Fonseca Paez" w:date="2019-11-30T19:23:00Z">
        <w:r>
          <w:rPr>
            <w:rFonts w:ascii="Times New Roman" w:eastAsia="Times New Roman" w:hAnsi="Times New Roman" w:cs="Times New Roman"/>
          </w:rPr>
          <w:t>subsistema</w:t>
        </w:r>
        <w:r w:rsidRPr="009C09D9">
          <w:rPr>
            <w:rFonts w:ascii="Times New Roman" w:eastAsia="Times New Roman" w:hAnsi="Times New Roman" w:cs="Times New Roman"/>
          </w:rPr>
          <w:t xml:space="preserve"> </w:t>
        </w:r>
      </w:ins>
      <w:r w:rsidR="00AB58E9" w:rsidRPr="009C09D9">
        <w:rPr>
          <w:rFonts w:ascii="Times New Roman" w:eastAsia="Times New Roman" w:hAnsi="Times New Roman" w:cs="Times New Roman"/>
        </w:rPr>
        <w:t xml:space="preserve">de </w:t>
      </w:r>
      <w:r w:rsidR="00AB58E9" w:rsidRPr="009C09D9">
        <w:rPr>
          <w:rFonts w:ascii="Times New Roman" w:eastAsia="Times New Roman" w:hAnsi="Times New Roman" w:cs="Times New Roman"/>
          <w:b/>
        </w:rPr>
        <w:t>cuadrados medios</w:t>
      </w:r>
      <w:r w:rsidR="00AB58E9" w:rsidRPr="009C09D9">
        <w:rPr>
          <w:rFonts w:ascii="Times New Roman" w:eastAsia="Times New Roman" w:hAnsi="Times New Roman" w:cs="Times New Roman"/>
        </w:rPr>
        <w:t xml:space="preserve"> donde se genera la primera salida pseudo</w:t>
      </w:r>
      <w:del w:id="1834" w:author="Maria Paola Fonseca Paez" w:date="2019-11-30T19:42:00Z">
        <w:r w:rsidR="00AB58E9" w:rsidRPr="009C09D9" w:rsidDel="003F0D31">
          <w:rPr>
            <w:rFonts w:ascii="Times New Roman" w:eastAsia="Times New Roman" w:hAnsi="Times New Roman" w:cs="Times New Roman"/>
          </w:rPr>
          <w:delText xml:space="preserve"> </w:delText>
        </w:r>
      </w:del>
      <w:ins w:id="1835" w:author="Maria Paola Fonseca Paez" w:date="2019-11-30T19:42:00Z">
        <w:r w:rsidR="003F0D31">
          <w:rPr>
            <w:rFonts w:ascii="Times New Roman" w:eastAsia="Times New Roman" w:hAnsi="Times New Roman" w:cs="Times New Roman"/>
          </w:rPr>
          <w:t>-</w:t>
        </w:r>
      </w:ins>
      <w:r w:rsidR="00AB58E9" w:rsidRPr="009C09D9">
        <w:rPr>
          <w:rFonts w:ascii="Times New Roman" w:eastAsia="Times New Roman" w:hAnsi="Times New Roman" w:cs="Times New Roman"/>
        </w:rPr>
        <w:t xml:space="preserve">aleatoria. Esta salida </w:t>
      </w:r>
      <w:del w:id="1836" w:author="Maria Paola Fonseca Paez" w:date="2019-11-30T19:24:00Z">
        <w:r w:rsidR="00AB58E9" w:rsidRPr="009C09D9" w:rsidDel="003F69EF">
          <w:rPr>
            <w:rFonts w:ascii="Times New Roman" w:eastAsia="Times New Roman" w:hAnsi="Times New Roman" w:cs="Times New Roman"/>
          </w:rPr>
          <w:delText>pasa a formar</w:delText>
        </w:r>
      </w:del>
      <w:ins w:id="1837" w:author="Maria Paola Fonseca Paez" w:date="2019-11-30T19:24:00Z">
        <w:r>
          <w:rPr>
            <w:rFonts w:ascii="Times New Roman" w:eastAsia="Times New Roman" w:hAnsi="Times New Roman" w:cs="Times New Roman"/>
          </w:rPr>
          <w:t>se convierte en</w:t>
        </w:r>
      </w:ins>
      <w:r w:rsidR="00AB58E9" w:rsidRPr="009C09D9">
        <w:rPr>
          <w:rFonts w:ascii="Times New Roman" w:eastAsia="Times New Roman" w:hAnsi="Times New Roman" w:cs="Times New Roman"/>
        </w:rPr>
        <w:t xml:space="preserve"> la nueva semilla para el siguiente </w:t>
      </w:r>
      <w:r w:rsidR="00AB58E9" w:rsidRPr="009C09D9">
        <w:rPr>
          <w:rFonts w:ascii="Times New Roman" w:eastAsia="Times New Roman" w:hAnsi="Times New Roman" w:cs="Times New Roman"/>
          <w:i/>
        </w:rPr>
        <w:t>nonce</w:t>
      </w:r>
      <w:ins w:id="1838" w:author="Maria Paola Fonseca Paez" w:date="2019-11-30T19:24:00Z">
        <w:r>
          <w:rPr>
            <w:rFonts w:ascii="Times New Roman" w:eastAsia="Times New Roman" w:hAnsi="Times New Roman" w:cs="Times New Roman"/>
            <w:i/>
          </w:rPr>
          <w:t>.</w:t>
        </w:r>
      </w:ins>
      <w:del w:id="1839" w:author="Maria Paola Fonseca Paez" w:date="2019-11-30T19:24:00Z">
        <w:r w:rsidR="00AB58E9" w:rsidRPr="009C09D9" w:rsidDel="003F69EF">
          <w:rPr>
            <w:rFonts w:ascii="Times New Roman" w:eastAsia="Times New Roman" w:hAnsi="Times New Roman" w:cs="Times New Roman"/>
          </w:rPr>
          <w:delText xml:space="preserve"> y a</w:delText>
        </w:r>
      </w:del>
      <w:r w:rsidR="00AB58E9" w:rsidRPr="009C09D9">
        <w:rPr>
          <w:rFonts w:ascii="Times New Roman" w:eastAsia="Times New Roman" w:hAnsi="Times New Roman" w:cs="Times New Roman"/>
        </w:rPr>
        <w:t xml:space="preserve"> </w:t>
      </w:r>
      <w:ins w:id="1840" w:author="Maria Paola Fonseca Paez" w:date="2019-11-30T19:24:00Z">
        <w:r>
          <w:rPr>
            <w:rFonts w:ascii="Times New Roman" w:eastAsia="Times New Roman" w:hAnsi="Times New Roman" w:cs="Times New Roman"/>
          </w:rPr>
          <w:t xml:space="preserve">A </w:t>
        </w:r>
      </w:ins>
      <w:r w:rsidR="00AB58E9" w:rsidRPr="009C09D9">
        <w:rPr>
          <w:rFonts w:ascii="Times New Roman" w:eastAsia="Times New Roman" w:hAnsi="Times New Roman" w:cs="Times New Roman"/>
        </w:rPr>
        <w:t>su vez</w:t>
      </w:r>
      <w:ins w:id="1841" w:author="Maria Paola Fonseca Paez" w:date="2019-11-30T19:24:00Z">
        <w:r>
          <w:rPr>
            <w:rFonts w:ascii="Times New Roman" w:eastAsia="Times New Roman" w:hAnsi="Times New Roman" w:cs="Times New Roman"/>
          </w:rPr>
          <w:t>, esta salida</w:t>
        </w:r>
      </w:ins>
      <w:r w:rsidR="00AB58E9" w:rsidRPr="009C09D9">
        <w:rPr>
          <w:rFonts w:ascii="Times New Roman" w:eastAsia="Times New Roman" w:hAnsi="Times New Roman" w:cs="Times New Roman"/>
        </w:rPr>
        <w:t xml:space="preserve"> pasa por el </w:t>
      </w:r>
      <w:del w:id="1842" w:author="Maria Paola Fonseca Paez" w:date="2019-11-30T19:24:00Z">
        <w:r w:rsidR="00AB58E9" w:rsidRPr="009C09D9" w:rsidDel="003F69EF">
          <w:rPr>
            <w:rFonts w:ascii="Times New Roman" w:eastAsia="Times New Roman" w:hAnsi="Times New Roman" w:cs="Times New Roman"/>
          </w:rPr>
          <w:delText>bloque</w:delText>
        </w:r>
        <w:r w:rsidR="00AB58E9" w:rsidRPr="009C09D9" w:rsidDel="003F69EF">
          <w:rPr>
            <w:rFonts w:ascii="Times New Roman" w:eastAsia="Times New Roman" w:hAnsi="Times New Roman" w:cs="Times New Roman"/>
            <w:b/>
          </w:rPr>
          <w:delText xml:space="preserve"> </w:delText>
        </w:r>
      </w:del>
      <w:ins w:id="1843" w:author="Maria Paola Fonseca Paez" w:date="2019-11-30T19:24:00Z">
        <w:r>
          <w:rPr>
            <w:rFonts w:ascii="Times New Roman" w:eastAsia="Times New Roman" w:hAnsi="Times New Roman" w:cs="Times New Roman"/>
          </w:rPr>
          <w:t>subsistema</w:t>
        </w:r>
        <w:r w:rsidRPr="009C09D9">
          <w:rPr>
            <w:rFonts w:ascii="Times New Roman" w:eastAsia="Times New Roman" w:hAnsi="Times New Roman" w:cs="Times New Roman"/>
            <w:b/>
          </w:rPr>
          <w:t xml:space="preserve"> </w:t>
        </w:r>
      </w:ins>
      <w:r w:rsidR="00AB58E9" w:rsidRPr="009C09D9">
        <w:rPr>
          <w:rFonts w:ascii="Times New Roman" w:eastAsia="Times New Roman" w:hAnsi="Times New Roman" w:cs="Times New Roman"/>
          <w:b/>
        </w:rPr>
        <w:t>comparador</w:t>
      </w:r>
      <w:r w:rsidR="00AB58E9" w:rsidRPr="009C09D9">
        <w:rPr>
          <w:rFonts w:ascii="Times New Roman" w:eastAsia="Times New Roman" w:hAnsi="Times New Roman" w:cs="Times New Roman"/>
        </w:rPr>
        <w:t xml:space="preserve"> donde se corrobora </w:t>
      </w:r>
      <w:r w:rsidR="00AB58E9" w:rsidRPr="009C09D9">
        <w:rPr>
          <w:rFonts w:ascii="Times New Roman" w:eastAsia="Times New Roman" w:hAnsi="Times New Roman" w:cs="Times New Roman"/>
        </w:rPr>
        <w:lastRenderedPageBreak/>
        <w:t xml:space="preserve">que el resultado sea diferente de cero, y al </w:t>
      </w:r>
      <w:del w:id="1844" w:author="Maria Paola Fonseca Paez" w:date="2019-11-30T19:24:00Z">
        <w:r w:rsidR="00AB58E9" w:rsidRPr="009C09D9" w:rsidDel="003F69EF">
          <w:rPr>
            <w:rFonts w:ascii="Times New Roman" w:eastAsia="Times New Roman" w:hAnsi="Times New Roman" w:cs="Times New Roman"/>
          </w:rPr>
          <w:delText xml:space="preserve">bloque </w:delText>
        </w:r>
      </w:del>
      <w:ins w:id="1845" w:author="Maria Paola Fonseca Paez" w:date="2019-11-30T19:24:00Z">
        <w:r>
          <w:rPr>
            <w:rFonts w:ascii="Times New Roman" w:eastAsia="Times New Roman" w:hAnsi="Times New Roman" w:cs="Times New Roman"/>
          </w:rPr>
          <w:t>subsistema</w:t>
        </w:r>
        <w:r w:rsidRPr="009C09D9">
          <w:rPr>
            <w:rFonts w:ascii="Times New Roman" w:eastAsia="Times New Roman" w:hAnsi="Times New Roman" w:cs="Times New Roman"/>
          </w:rPr>
          <w:t xml:space="preserve"> </w:t>
        </w:r>
      </w:ins>
      <w:proofErr w:type="spellStart"/>
      <w:r w:rsidR="00AB58E9" w:rsidRPr="009C09D9">
        <w:rPr>
          <w:rFonts w:ascii="Times New Roman" w:eastAsia="Times New Roman" w:hAnsi="Times New Roman" w:cs="Times New Roman"/>
          <w:b/>
          <w:i/>
        </w:rPr>
        <w:t>nonce</w:t>
      </w:r>
      <w:proofErr w:type="spellEnd"/>
      <w:r w:rsidR="00AB58E9" w:rsidRPr="009C09D9">
        <w:rPr>
          <w:rFonts w:ascii="Times New Roman" w:eastAsia="Times New Roman" w:hAnsi="Times New Roman" w:cs="Times New Roman"/>
          <w:b/>
        </w:rPr>
        <w:t xml:space="preserve"> </w:t>
      </w:r>
      <w:proofErr w:type="spellStart"/>
      <w:r w:rsidR="00AB58E9" w:rsidRPr="009C09D9">
        <w:rPr>
          <w:rFonts w:ascii="Times New Roman" w:eastAsia="Times New Roman" w:hAnsi="Times New Roman" w:cs="Times New Roman"/>
          <w:b/>
        </w:rPr>
        <w:t>build</w:t>
      </w:r>
      <w:proofErr w:type="spellEnd"/>
      <w:r w:rsidR="00AB58E9" w:rsidRPr="009C09D9">
        <w:rPr>
          <w:rFonts w:ascii="Times New Roman" w:eastAsia="Times New Roman" w:hAnsi="Times New Roman" w:cs="Times New Roman"/>
        </w:rPr>
        <w:t xml:space="preserve"> donde junto con la salida del </w:t>
      </w:r>
      <w:del w:id="1846" w:author="Maria Paola Fonseca Paez" w:date="2019-11-30T19:25:00Z">
        <w:r w:rsidR="00AB58E9" w:rsidRPr="009C09D9" w:rsidDel="003F69EF">
          <w:rPr>
            <w:rFonts w:ascii="Times New Roman" w:eastAsia="Times New Roman" w:hAnsi="Times New Roman" w:cs="Times New Roman"/>
          </w:rPr>
          <w:delText xml:space="preserve">bloque </w:delText>
        </w:r>
      </w:del>
      <w:ins w:id="1847" w:author="Maria Paola Fonseca Paez" w:date="2019-11-30T19:25:00Z">
        <w:r>
          <w:rPr>
            <w:rFonts w:ascii="Times New Roman" w:eastAsia="Times New Roman" w:hAnsi="Times New Roman" w:cs="Times New Roman"/>
          </w:rPr>
          <w:t>subsistema</w:t>
        </w:r>
        <w:r w:rsidRPr="009C09D9">
          <w:rPr>
            <w:rFonts w:ascii="Times New Roman" w:eastAsia="Times New Roman" w:hAnsi="Times New Roman" w:cs="Times New Roman"/>
          </w:rPr>
          <w:t xml:space="preserve"> </w:t>
        </w:r>
      </w:ins>
      <w:r w:rsidR="00AB58E9" w:rsidRPr="009C09D9">
        <w:rPr>
          <w:rFonts w:ascii="Times New Roman" w:eastAsia="Times New Roman" w:hAnsi="Times New Roman" w:cs="Times New Roman"/>
          <w:b/>
        </w:rPr>
        <w:t>contador secuencial</w:t>
      </w:r>
      <w:r w:rsidR="00AB58E9" w:rsidRPr="009C09D9">
        <w:rPr>
          <w:rFonts w:ascii="Times New Roman" w:eastAsia="Times New Roman" w:hAnsi="Times New Roman" w:cs="Times New Roman"/>
        </w:rPr>
        <w:t xml:space="preserve">, se construye la salida </w:t>
      </w:r>
      <w:del w:id="1848" w:author="Maria Paola Fonseca Paez" w:date="2019-11-30T19:25:00Z">
        <w:r w:rsidR="00AB58E9" w:rsidRPr="009C09D9" w:rsidDel="003F69EF">
          <w:rPr>
            <w:rFonts w:ascii="Times New Roman" w:eastAsia="Times New Roman" w:hAnsi="Times New Roman" w:cs="Times New Roman"/>
          </w:rPr>
          <w:delText>del bloque</w:delText>
        </w:r>
      </w:del>
      <w:ins w:id="1849" w:author="Maria Paola Fonseca Paez" w:date="2019-11-30T19:25:00Z">
        <w:r>
          <w:rPr>
            <w:rFonts w:ascii="Times New Roman" w:eastAsia="Times New Roman" w:hAnsi="Times New Roman" w:cs="Times New Roman"/>
          </w:rPr>
          <w:t>de la unidad</w:t>
        </w:r>
      </w:ins>
      <w:r w:rsidR="00AB58E9" w:rsidRPr="009C09D9">
        <w:rPr>
          <w:rFonts w:ascii="Times New Roman" w:eastAsia="Times New Roman" w:hAnsi="Times New Roman" w:cs="Times New Roman"/>
        </w:rPr>
        <w:t xml:space="preserve">, es decir, el </w:t>
      </w:r>
      <w:r w:rsidR="00AB58E9" w:rsidRPr="009C09D9">
        <w:rPr>
          <w:rFonts w:ascii="Times New Roman" w:eastAsia="Times New Roman" w:hAnsi="Times New Roman" w:cs="Times New Roman"/>
          <w:i/>
        </w:rPr>
        <w:t>nonce</w:t>
      </w:r>
      <w:r w:rsidR="00AB58E9" w:rsidRPr="009C09D9">
        <w:rPr>
          <w:rFonts w:ascii="Times New Roman" w:eastAsia="Times New Roman" w:hAnsi="Times New Roman" w:cs="Times New Roman"/>
        </w:rPr>
        <w:t xml:space="preserve"> que se usará por el sistema en esta iteración. </w:t>
      </w:r>
    </w:p>
    <w:p w14:paraId="0E34AAF5" w14:textId="77777777" w:rsidR="00714E5C" w:rsidRPr="009C09D9" w:rsidRDefault="00714E5C">
      <w:pPr>
        <w:jc w:val="both"/>
        <w:rPr>
          <w:rFonts w:ascii="Times New Roman" w:eastAsia="Times New Roman" w:hAnsi="Times New Roman" w:cs="Times New Roman"/>
        </w:rPr>
      </w:pPr>
    </w:p>
    <w:p w14:paraId="158F2E6E" w14:textId="0CE3C0F8"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En el caso de que esta salida sea cero o hayan pasado </w:t>
      </w:r>
      <w:commentRangeStart w:id="1850"/>
      <w:r w:rsidRPr="009C09D9">
        <w:rPr>
          <w:rFonts w:ascii="Times New Roman" w:eastAsia="Times New Roman" w:hAnsi="Times New Roman" w:cs="Times New Roman"/>
        </w:rPr>
        <w:t>10 iteraci</w:t>
      </w:r>
      <w:ins w:id="1851" w:author="Maria Paola Fonseca Paez" w:date="2019-11-30T19:25:00Z">
        <w:r w:rsidR="003F69EF">
          <w:rPr>
            <w:rFonts w:ascii="Times New Roman" w:eastAsia="Times New Roman" w:hAnsi="Times New Roman" w:cs="Times New Roman"/>
          </w:rPr>
          <w:t xml:space="preserve">ones </w:t>
        </w:r>
      </w:ins>
      <w:del w:id="1852" w:author="Maria Paola Fonseca Paez" w:date="2019-11-30T19:25:00Z">
        <w:r w:rsidRPr="009C09D9" w:rsidDel="003F69EF">
          <w:rPr>
            <w:rFonts w:ascii="Times New Roman" w:eastAsia="Times New Roman" w:hAnsi="Times New Roman" w:cs="Times New Roman"/>
          </w:rPr>
          <w:delText>ón</w:delText>
        </w:r>
        <w:commentRangeEnd w:id="1850"/>
        <w:r w:rsidR="00A31286" w:rsidRPr="009C09D9" w:rsidDel="003F69EF">
          <w:rPr>
            <w:rStyle w:val="Refdecomentario"/>
            <w:rFonts w:ascii="Times New Roman" w:hAnsi="Times New Roman" w:cs="Times New Roman"/>
          </w:rPr>
          <w:commentReference w:id="1850"/>
        </w:r>
        <w:r w:rsidRPr="009C09D9" w:rsidDel="003F69EF">
          <w:rPr>
            <w:rFonts w:ascii="Times New Roman" w:eastAsia="Times New Roman" w:hAnsi="Times New Roman" w:cs="Times New Roman"/>
          </w:rPr>
          <w:delText xml:space="preserve"> </w:delText>
        </w:r>
      </w:del>
      <w:r w:rsidRPr="009C09D9">
        <w:rPr>
          <w:rFonts w:ascii="Times New Roman" w:eastAsia="Times New Roman" w:hAnsi="Times New Roman" w:cs="Times New Roman"/>
        </w:rPr>
        <w:t xml:space="preserve">partiendo de una semilla, determinada por el </w:t>
      </w:r>
      <w:del w:id="1853" w:author="Maria Paola Fonseca Paez" w:date="2019-11-30T19:25:00Z">
        <w:r w:rsidRPr="009C09D9" w:rsidDel="003F69EF">
          <w:rPr>
            <w:rFonts w:ascii="Times New Roman" w:eastAsia="Times New Roman" w:hAnsi="Times New Roman" w:cs="Times New Roman"/>
          </w:rPr>
          <w:delText xml:space="preserve">bloque </w:delText>
        </w:r>
      </w:del>
      <w:ins w:id="1854" w:author="Maria Paola Fonseca Paez" w:date="2019-11-30T19:25:00Z">
        <w:r w:rsidR="003F69EF">
          <w:rPr>
            <w:rFonts w:ascii="Times New Roman" w:eastAsia="Times New Roman" w:hAnsi="Times New Roman" w:cs="Times New Roman"/>
          </w:rPr>
          <w:t>subsistema</w:t>
        </w:r>
        <w:r w:rsidR="003F69EF" w:rsidRPr="009C09D9">
          <w:rPr>
            <w:rFonts w:ascii="Times New Roman" w:eastAsia="Times New Roman" w:hAnsi="Times New Roman" w:cs="Times New Roman"/>
          </w:rPr>
          <w:t xml:space="preserve"> </w:t>
        </w:r>
      </w:ins>
      <w:r w:rsidRPr="009C09D9">
        <w:rPr>
          <w:rFonts w:ascii="Times New Roman" w:eastAsia="Times New Roman" w:hAnsi="Times New Roman" w:cs="Times New Roman"/>
          <w:b/>
        </w:rPr>
        <w:t>contador reinicio semilla</w:t>
      </w:r>
      <w:r w:rsidRPr="009C09D9">
        <w:rPr>
          <w:rFonts w:ascii="Times New Roman" w:eastAsia="Times New Roman" w:hAnsi="Times New Roman" w:cs="Times New Roman"/>
        </w:rPr>
        <w:t xml:space="preserve">, se lleva a cabo el reinicio de la semilla para el cual, la nueva semilla se tomará de la semilla anterior y del contador secuencial. El </w:t>
      </w:r>
      <w:del w:id="1855" w:author="Maria Paola Fonseca Paez" w:date="2019-11-30T19:25:00Z">
        <w:r w:rsidRPr="009C09D9" w:rsidDel="003F69EF">
          <w:rPr>
            <w:rFonts w:ascii="Times New Roman" w:eastAsia="Times New Roman" w:hAnsi="Times New Roman" w:cs="Times New Roman"/>
          </w:rPr>
          <w:delText xml:space="preserve">bloque </w:delText>
        </w:r>
      </w:del>
      <w:ins w:id="1856" w:author="Maria Paola Fonseca Paez" w:date="2019-11-30T19:25:00Z">
        <w:r w:rsidR="003F69EF">
          <w:rPr>
            <w:rFonts w:ascii="Times New Roman" w:eastAsia="Times New Roman" w:hAnsi="Times New Roman" w:cs="Times New Roman"/>
          </w:rPr>
          <w:t>subsistem</w:t>
        </w:r>
      </w:ins>
      <w:ins w:id="1857" w:author="Maria Paola Fonseca Paez" w:date="2019-11-30T19:26:00Z">
        <w:r w:rsidR="003F69EF">
          <w:rPr>
            <w:rFonts w:ascii="Times New Roman" w:eastAsia="Times New Roman" w:hAnsi="Times New Roman" w:cs="Times New Roman"/>
          </w:rPr>
          <w:t>a</w:t>
        </w:r>
      </w:ins>
      <w:ins w:id="1858" w:author="Maria Paola Fonseca Paez" w:date="2019-11-30T19:25:00Z">
        <w:r w:rsidR="003F69EF"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de </w:t>
      </w:r>
      <w:r w:rsidRPr="009C09D9">
        <w:rPr>
          <w:rFonts w:ascii="Times New Roman" w:eastAsia="Times New Roman" w:hAnsi="Times New Roman" w:cs="Times New Roman"/>
          <w:b/>
        </w:rPr>
        <w:t xml:space="preserve">control </w:t>
      </w:r>
      <w:r w:rsidRPr="009C09D9">
        <w:rPr>
          <w:rFonts w:ascii="Times New Roman" w:eastAsia="Times New Roman" w:hAnsi="Times New Roman" w:cs="Times New Roman"/>
        </w:rPr>
        <w:t xml:space="preserve">se encarga de coordinar y sincronizar todas las operaciones y configuraciones entre los </w:t>
      </w:r>
      <w:del w:id="1859" w:author="Maria Paola Fonseca Paez" w:date="2019-11-30T19:26:00Z">
        <w:r w:rsidRPr="009C09D9" w:rsidDel="003F69EF">
          <w:rPr>
            <w:rFonts w:ascii="Times New Roman" w:eastAsia="Times New Roman" w:hAnsi="Times New Roman" w:cs="Times New Roman"/>
          </w:rPr>
          <w:delText xml:space="preserve">bloques </w:delText>
        </w:r>
      </w:del>
      <w:ins w:id="1860" w:author="Maria Paola Fonseca Paez" w:date="2019-11-30T19:26:00Z">
        <w:r w:rsidR="003F69EF">
          <w:rPr>
            <w:rFonts w:ascii="Times New Roman" w:eastAsia="Times New Roman" w:hAnsi="Times New Roman" w:cs="Times New Roman"/>
          </w:rPr>
          <w:t>demás subsistemas</w:t>
        </w:r>
        <w:r w:rsidR="003F69EF"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mencionados. </w:t>
      </w:r>
    </w:p>
    <w:p w14:paraId="30F4F8FF" w14:textId="77777777" w:rsidR="00714E5C" w:rsidRPr="009C09D9" w:rsidRDefault="00714E5C">
      <w:pPr>
        <w:jc w:val="both"/>
        <w:rPr>
          <w:rFonts w:ascii="Times New Roman" w:eastAsia="Times New Roman" w:hAnsi="Times New Roman" w:cs="Times New Roman"/>
        </w:rPr>
      </w:pPr>
    </w:p>
    <w:p w14:paraId="4101099B" w14:textId="77777777"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Los esquemáticos para cada vista jerárquica de este sistema se pueden encontrar en los anexos, ingresando en el siguiente enlace: </w:t>
      </w:r>
      <w:r w:rsidR="009C09D9" w:rsidRPr="009C09D9">
        <w:rPr>
          <w:rFonts w:ascii="Times New Roman" w:hAnsi="Times New Roman" w:cs="Times New Roman"/>
        </w:rPr>
        <w:fldChar w:fldCharType="begin"/>
      </w:r>
      <w:r w:rsidR="009C09D9" w:rsidRPr="009C09D9">
        <w:rPr>
          <w:rFonts w:ascii="Times New Roman" w:hAnsi="Times New Roman" w:cs="Times New Roman"/>
        </w:rPr>
        <w:instrText xml:space="preserve"> HYPERLINK "https://livejaverianaedu-my.sharepoint.com/:b:/g/personal/fonseca_maria_javeriana_edu_co/EfJAnbddrHdLk-y_-p1jtwYBk7YpGA_kDpPLW-6JmmVXLQ?e=PaSLDF" \h </w:instrText>
      </w:r>
      <w:r w:rsidR="009C09D9" w:rsidRPr="009C09D9">
        <w:rPr>
          <w:rFonts w:ascii="Times New Roman" w:hAnsi="Times New Roman" w:cs="Times New Roman"/>
        </w:rPr>
        <w:fldChar w:fldCharType="separate"/>
      </w:r>
      <w:r w:rsidRPr="009C09D9">
        <w:rPr>
          <w:rFonts w:ascii="Times New Roman" w:eastAsia="Times New Roman" w:hAnsi="Times New Roman" w:cs="Times New Roman"/>
          <w:color w:val="1155CC"/>
          <w:u w:val="single"/>
        </w:rPr>
        <w:t xml:space="preserve">Diagrama de bloques generación </w:t>
      </w:r>
      <w:r w:rsidR="009C09D9" w:rsidRPr="009C09D9">
        <w:rPr>
          <w:rFonts w:ascii="Times New Roman" w:eastAsia="Times New Roman" w:hAnsi="Times New Roman" w:cs="Times New Roman"/>
          <w:color w:val="1155CC"/>
          <w:u w:val="single"/>
        </w:rPr>
        <w:fldChar w:fldCharType="end"/>
      </w:r>
      <w:r w:rsidR="009C09D9" w:rsidRPr="009C09D9">
        <w:rPr>
          <w:rFonts w:ascii="Times New Roman" w:hAnsi="Times New Roman" w:cs="Times New Roman"/>
        </w:rPr>
        <w:fldChar w:fldCharType="begin"/>
      </w:r>
      <w:r w:rsidR="009C09D9" w:rsidRPr="009C09D9">
        <w:rPr>
          <w:rFonts w:ascii="Times New Roman" w:hAnsi="Times New Roman" w:cs="Times New Roman"/>
        </w:rPr>
        <w:instrText xml:space="preserve"> HYPERLINK "https://livejaverianaedu-my.sharepoint.com/:b:/g/personal/fonseca_maria_javeriana_edu_co/EfJAnbddrHdLk-y_-p1jtwYBk7YpGA_kDpPLW-6JmmVXLQ?e=PaSLDF" \h </w:instrText>
      </w:r>
      <w:r w:rsidR="009C09D9" w:rsidRPr="009C09D9">
        <w:rPr>
          <w:rFonts w:ascii="Times New Roman" w:hAnsi="Times New Roman" w:cs="Times New Roman"/>
        </w:rPr>
        <w:fldChar w:fldCharType="separate"/>
      </w:r>
      <w:proofErr w:type="spellStart"/>
      <w:r w:rsidRPr="009C09D9">
        <w:rPr>
          <w:rFonts w:ascii="Times New Roman" w:eastAsia="Times New Roman" w:hAnsi="Times New Roman" w:cs="Times New Roman"/>
          <w:i/>
          <w:color w:val="1155CC"/>
          <w:u w:val="single"/>
        </w:rPr>
        <w:t>nonce</w:t>
      </w:r>
      <w:proofErr w:type="spellEnd"/>
      <w:r w:rsidR="009C09D9" w:rsidRPr="009C09D9">
        <w:rPr>
          <w:rFonts w:ascii="Times New Roman" w:eastAsia="Times New Roman" w:hAnsi="Times New Roman" w:cs="Times New Roman"/>
          <w:i/>
          <w:color w:val="1155CC"/>
          <w:u w:val="single"/>
        </w:rPr>
        <w:fldChar w:fldCharType="end"/>
      </w:r>
      <w:r w:rsidRPr="009C09D9">
        <w:rPr>
          <w:rFonts w:ascii="Times New Roman" w:eastAsia="Times New Roman" w:hAnsi="Times New Roman" w:cs="Times New Roman"/>
        </w:rPr>
        <w:t>.</w:t>
      </w:r>
    </w:p>
    <w:p w14:paraId="5FDA5746" w14:textId="77777777" w:rsidR="00714E5C" w:rsidRPr="009C09D9" w:rsidRDefault="00714E5C">
      <w:pPr>
        <w:jc w:val="both"/>
        <w:rPr>
          <w:rFonts w:ascii="Times New Roman" w:eastAsia="Times New Roman" w:hAnsi="Times New Roman" w:cs="Times New Roman"/>
          <w:b/>
        </w:rPr>
      </w:pPr>
    </w:p>
    <w:p w14:paraId="5652FBB5" w14:textId="77777777"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b/>
        </w:rPr>
        <w:t>Concepción y Diseño</w:t>
      </w:r>
    </w:p>
    <w:p w14:paraId="488F4271" w14:textId="77777777" w:rsidR="00714E5C" w:rsidRPr="009C09D9" w:rsidRDefault="00714E5C">
      <w:pPr>
        <w:jc w:val="both"/>
        <w:rPr>
          <w:rFonts w:ascii="Times New Roman" w:eastAsia="Times New Roman" w:hAnsi="Times New Roman" w:cs="Times New Roman"/>
        </w:rPr>
      </w:pPr>
    </w:p>
    <w:p w14:paraId="3AF4D446" w14:textId="77777777"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Con el fin de realizar seguimiento a los resultados obtenidos en cada iteración del sistema, se realizó una investigación de diferentes procedimientos para generar secuencias de números </w:t>
      </w:r>
      <w:proofErr w:type="spellStart"/>
      <w:r w:rsidRPr="009C09D9">
        <w:rPr>
          <w:rFonts w:ascii="Times New Roman" w:eastAsia="Times New Roman" w:hAnsi="Times New Roman" w:cs="Times New Roman"/>
        </w:rPr>
        <w:t>pseudo-aleatorias</w:t>
      </w:r>
      <w:proofErr w:type="spellEnd"/>
      <w:r w:rsidRPr="009C09D9">
        <w:rPr>
          <w:rFonts w:ascii="Times New Roman" w:eastAsia="Times New Roman" w:hAnsi="Times New Roman" w:cs="Times New Roman"/>
        </w:rPr>
        <w:t xml:space="preserve"> para generar el </w:t>
      </w:r>
      <w:r w:rsidRPr="009C09D9">
        <w:rPr>
          <w:rFonts w:ascii="Times New Roman" w:eastAsia="Times New Roman" w:hAnsi="Times New Roman" w:cs="Times New Roman"/>
          <w:i/>
        </w:rPr>
        <w:t>nonce</w:t>
      </w:r>
      <w:r w:rsidRPr="009C09D9">
        <w:rPr>
          <w:rFonts w:ascii="Times New Roman" w:eastAsia="Times New Roman" w:hAnsi="Times New Roman" w:cs="Times New Roman"/>
        </w:rPr>
        <w:t>.</w:t>
      </w:r>
    </w:p>
    <w:p w14:paraId="5D80587F" w14:textId="77777777" w:rsidR="00714E5C" w:rsidRPr="009C09D9" w:rsidRDefault="00714E5C">
      <w:pPr>
        <w:jc w:val="both"/>
        <w:rPr>
          <w:rFonts w:ascii="Times New Roman" w:eastAsia="Times New Roman" w:hAnsi="Times New Roman" w:cs="Times New Roman"/>
        </w:rPr>
      </w:pPr>
    </w:p>
    <w:p w14:paraId="1FCFDC87" w14:textId="77777777"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En base a dicha investigación se encontró que es recomendado tener tanto una porción pseudo-aleatoria como una porción secuencial. De manera que los bits más significativos pertenezcan a la porción pseudo-aleatoria mientras que los bytes menos significativos sean secuenciales[2].</w:t>
      </w:r>
    </w:p>
    <w:p w14:paraId="044BD919" w14:textId="77777777" w:rsidR="00714E5C" w:rsidRPr="009C09D9" w:rsidRDefault="00714E5C">
      <w:pPr>
        <w:jc w:val="both"/>
        <w:rPr>
          <w:rFonts w:ascii="Times New Roman" w:eastAsia="Times New Roman" w:hAnsi="Times New Roman" w:cs="Times New Roman"/>
        </w:rPr>
      </w:pPr>
    </w:p>
    <w:p w14:paraId="6CD45471" w14:textId="48703050"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El </w:t>
      </w:r>
      <w:r w:rsidRPr="009C09D9">
        <w:rPr>
          <w:rFonts w:ascii="Times New Roman" w:eastAsia="Times New Roman" w:hAnsi="Times New Roman" w:cs="Times New Roman"/>
          <w:i/>
        </w:rPr>
        <w:t xml:space="preserve">nonce </w:t>
      </w:r>
      <w:r w:rsidRPr="009C09D9">
        <w:rPr>
          <w:rFonts w:ascii="Times New Roman" w:eastAsia="Times New Roman" w:hAnsi="Times New Roman" w:cs="Times New Roman"/>
        </w:rPr>
        <w:t xml:space="preserve">en general tiene que ser único en cada iteración, por lo que en el caso de que la sección pseudo-aleatoria del </w:t>
      </w:r>
      <w:r w:rsidRPr="003F69EF">
        <w:rPr>
          <w:rFonts w:ascii="Times New Roman" w:eastAsia="Times New Roman" w:hAnsi="Times New Roman" w:cs="Times New Roman"/>
          <w:i/>
          <w:rPrChange w:id="1861" w:author="Maria Paola Fonseca Paez" w:date="2019-11-30T19:27:00Z">
            <w:rPr>
              <w:rFonts w:ascii="Times New Roman" w:eastAsia="Times New Roman" w:hAnsi="Times New Roman" w:cs="Times New Roman"/>
            </w:rPr>
          </w:rPrChange>
        </w:rPr>
        <w:t>nonce</w:t>
      </w:r>
      <w:r w:rsidRPr="009C09D9">
        <w:rPr>
          <w:rFonts w:ascii="Times New Roman" w:eastAsia="Times New Roman" w:hAnsi="Times New Roman" w:cs="Times New Roman"/>
        </w:rPr>
        <w:t xml:space="preserve"> permanezca fija durante toda la vida útil de una semilla, la sección secuencial garantiza que el </w:t>
      </w:r>
      <w:r w:rsidRPr="003F69EF">
        <w:rPr>
          <w:rFonts w:ascii="Times New Roman" w:eastAsia="Times New Roman" w:hAnsi="Times New Roman" w:cs="Times New Roman"/>
          <w:i/>
          <w:rPrChange w:id="1862" w:author="Maria Paola Fonseca Paez" w:date="2019-11-30T19:27:00Z">
            <w:rPr>
              <w:rFonts w:ascii="Times New Roman" w:eastAsia="Times New Roman" w:hAnsi="Times New Roman" w:cs="Times New Roman"/>
            </w:rPr>
          </w:rPrChange>
        </w:rPr>
        <w:t>nonce</w:t>
      </w:r>
      <w:r w:rsidRPr="009C09D9">
        <w:rPr>
          <w:rFonts w:ascii="Times New Roman" w:eastAsia="Times New Roman" w:hAnsi="Times New Roman" w:cs="Times New Roman"/>
        </w:rPr>
        <w:t xml:space="preserve"> </w:t>
      </w:r>
      <w:del w:id="1863" w:author="Maria Paola Fonseca Paez" w:date="2019-11-30T19:27:00Z">
        <w:r w:rsidRPr="009C09D9" w:rsidDel="003F69EF">
          <w:rPr>
            <w:rFonts w:ascii="Times New Roman" w:eastAsia="Times New Roman" w:hAnsi="Times New Roman" w:cs="Times New Roman"/>
          </w:rPr>
          <w:delText xml:space="preserve">sea </w:delText>
        </w:r>
      </w:del>
      <w:r w:rsidRPr="009C09D9">
        <w:rPr>
          <w:rFonts w:ascii="Times New Roman" w:eastAsia="Times New Roman" w:hAnsi="Times New Roman" w:cs="Times New Roman"/>
        </w:rPr>
        <w:t xml:space="preserve">siempre </w:t>
      </w:r>
      <w:ins w:id="1864" w:author="Maria Paola Fonseca Paez" w:date="2019-11-30T19:27:00Z">
        <w:r w:rsidR="003F69EF">
          <w:rPr>
            <w:rFonts w:ascii="Times New Roman" w:eastAsia="Times New Roman" w:hAnsi="Times New Roman" w:cs="Times New Roman"/>
          </w:rPr>
          <w:t xml:space="preserve">será </w:t>
        </w:r>
      </w:ins>
      <w:r w:rsidRPr="009C09D9">
        <w:rPr>
          <w:rFonts w:ascii="Times New Roman" w:eastAsia="Times New Roman" w:hAnsi="Times New Roman" w:cs="Times New Roman"/>
        </w:rPr>
        <w:t>único[2].</w:t>
      </w:r>
    </w:p>
    <w:p w14:paraId="28B87461" w14:textId="77777777" w:rsidR="00714E5C" w:rsidRPr="009C09D9" w:rsidRDefault="00714E5C">
      <w:pPr>
        <w:jc w:val="both"/>
        <w:rPr>
          <w:rFonts w:ascii="Times New Roman" w:eastAsia="Times New Roman" w:hAnsi="Times New Roman" w:cs="Times New Roman"/>
        </w:rPr>
      </w:pPr>
    </w:p>
    <w:p w14:paraId="4755747F" w14:textId="66F082AE"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De los métodos investigados para la generación de secuencias </w:t>
      </w:r>
      <w:proofErr w:type="spellStart"/>
      <w:r w:rsidRPr="009C09D9">
        <w:rPr>
          <w:rFonts w:ascii="Times New Roman" w:eastAsia="Times New Roman" w:hAnsi="Times New Roman" w:cs="Times New Roman"/>
        </w:rPr>
        <w:t>pseudo</w:t>
      </w:r>
      <w:ins w:id="1865" w:author="Maria Paola Fonseca Paez" w:date="2019-11-30T19:42:00Z">
        <w:r w:rsidR="003F0D31">
          <w:rPr>
            <w:rFonts w:ascii="Times New Roman" w:eastAsia="Times New Roman" w:hAnsi="Times New Roman" w:cs="Times New Roman"/>
          </w:rPr>
          <w:t>-</w:t>
        </w:r>
      </w:ins>
      <w:r w:rsidRPr="009C09D9">
        <w:rPr>
          <w:rFonts w:ascii="Times New Roman" w:eastAsia="Times New Roman" w:hAnsi="Times New Roman" w:cs="Times New Roman"/>
        </w:rPr>
        <w:t>aleatorias</w:t>
      </w:r>
      <w:proofErr w:type="spellEnd"/>
      <w:r w:rsidRPr="009C09D9">
        <w:rPr>
          <w:rFonts w:ascii="Times New Roman" w:eastAsia="Times New Roman" w:hAnsi="Times New Roman" w:cs="Times New Roman"/>
        </w:rPr>
        <w:t xml:space="preserve"> se optó por la utilización del método de los cuadrados medios, detallado anteriormente en el </w:t>
      </w:r>
      <w:ins w:id="1866" w:author="Maria Paola Fonseca Paez" w:date="2019-11-30T19:27:00Z">
        <w:r w:rsidR="003F69EF">
          <w:rPr>
            <w:rFonts w:ascii="Times New Roman" w:eastAsia="Times New Roman" w:hAnsi="Times New Roman" w:cs="Times New Roman"/>
          </w:rPr>
          <w:fldChar w:fldCharType="begin"/>
        </w:r>
        <w:r w:rsidR="003F69EF">
          <w:rPr>
            <w:rFonts w:ascii="Times New Roman" w:eastAsia="Times New Roman" w:hAnsi="Times New Roman" w:cs="Times New Roman"/>
          </w:rPr>
          <w:instrText xml:space="preserve"> HYPERLINK  \l "_MARCO_TEÓRICO" </w:instrText>
        </w:r>
        <w:r w:rsidR="003F69EF">
          <w:rPr>
            <w:rFonts w:ascii="Times New Roman" w:eastAsia="Times New Roman" w:hAnsi="Times New Roman" w:cs="Times New Roman"/>
          </w:rPr>
          <w:fldChar w:fldCharType="separate"/>
        </w:r>
        <w:r w:rsidRPr="003F69EF">
          <w:rPr>
            <w:rStyle w:val="Hipervnculo"/>
            <w:rFonts w:ascii="Times New Roman" w:eastAsia="Times New Roman" w:hAnsi="Times New Roman" w:cs="Times New Roman"/>
          </w:rPr>
          <w:t>marco teórico</w:t>
        </w:r>
        <w:r w:rsidR="003F69EF">
          <w:rPr>
            <w:rFonts w:ascii="Times New Roman" w:eastAsia="Times New Roman" w:hAnsi="Times New Roman" w:cs="Times New Roman"/>
          </w:rPr>
          <w:fldChar w:fldCharType="end"/>
        </w:r>
      </w:ins>
      <w:r w:rsidRPr="009C09D9">
        <w:rPr>
          <w:rFonts w:ascii="Times New Roman" w:eastAsia="Times New Roman" w:hAnsi="Times New Roman" w:cs="Times New Roman"/>
        </w:rPr>
        <w:t xml:space="preserve">. </w:t>
      </w:r>
    </w:p>
    <w:p w14:paraId="3462FC03" w14:textId="77777777" w:rsidR="00714E5C" w:rsidRPr="009C09D9" w:rsidRDefault="00714E5C">
      <w:pPr>
        <w:jc w:val="both"/>
        <w:rPr>
          <w:rFonts w:ascii="Times New Roman" w:eastAsia="Times New Roman" w:hAnsi="Times New Roman" w:cs="Times New Roman"/>
        </w:rPr>
      </w:pPr>
    </w:p>
    <w:p w14:paraId="546ACAB1" w14:textId="33D24074"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Para el diseño e implementación de un</w:t>
      </w:r>
      <w:ins w:id="1867" w:author="Maria Paola Fonseca Paez" w:date="2019-11-30T19:28:00Z">
        <w:r w:rsidR="003F69EF">
          <w:rPr>
            <w:rFonts w:ascii="Times New Roman" w:eastAsia="Times New Roman" w:hAnsi="Times New Roman" w:cs="Times New Roman"/>
          </w:rPr>
          <w:t xml:space="preserve">a unidad </w:t>
        </w:r>
      </w:ins>
      <w:del w:id="1868" w:author="Maria Paola Fonseca Paez" w:date="2019-11-30T19:28:00Z">
        <w:r w:rsidRPr="009C09D9" w:rsidDel="003F69EF">
          <w:rPr>
            <w:rFonts w:ascii="Times New Roman" w:eastAsia="Times New Roman" w:hAnsi="Times New Roman" w:cs="Times New Roman"/>
          </w:rPr>
          <w:delText xml:space="preserve"> bloque </w:delText>
        </w:r>
      </w:del>
      <w:r w:rsidRPr="009C09D9">
        <w:rPr>
          <w:rFonts w:ascii="Times New Roman" w:eastAsia="Times New Roman" w:hAnsi="Times New Roman" w:cs="Times New Roman"/>
        </w:rPr>
        <w:t>generador</w:t>
      </w:r>
      <w:ins w:id="1869" w:author="Maria Paola Fonseca Paez" w:date="2019-11-30T19:28:00Z">
        <w:r w:rsidR="003F69EF">
          <w:rPr>
            <w:rFonts w:ascii="Times New Roman" w:eastAsia="Times New Roman" w:hAnsi="Times New Roman" w:cs="Times New Roman"/>
          </w:rPr>
          <w:t>a</w:t>
        </w:r>
      </w:ins>
      <w:r w:rsidRPr="009C09D9">
        <w:rPr>
          <w:rFonts w:ascii="Times New Roman" w:eastAsia="Times New Roman" w:hAnsi="Times New Roman" w:cs="Times New Roman"/>
        </w:rPr>
        <w:t xml:space="preserve"> de </w:t>
      </w:r>
      <w:r w:rsidRPr="003F69EF">
        <w:rPr>
          <w:rFonts w:ascii="Times New Roman" w:eastAsia="Times New Roman" w:hAnsi="Times New Roman" w:cs="Times New Roman"/>
          <w:i/>
          <w:rPrChange w:id="1870" w:author="Maria Paola Fonseca Paez" w:date="2019-11-30T19:28:00Z">
            <w:rPr>
              <w:rFonts w:ascii="Times New Roman" w:eastAsia="Times New Roman" w:hAnsi="Times New Roman" w:cs="Times New Roman"/>
            </w:rPr>
          </w:rPrChange>
        </w:rPr>
        <w:t>nonce</w:t>
      </w:r>
      <w:r w:rsidRPr="009C09D9">
        <w:rPr>
          <w:rFonts w:ascii="Times New Roman" w:eastAsia="Times New Roman" w:hAnsi="Times New Roman" w:cs="Times New Roman"/>
        </w:rPr>
        <w:t xml:space="preserve"> se decidió que el tamaño del </w:t>
      </w:r>
      <w:r w:rsidRPr="003F69EF">
        <w:rPr>
          <w:rFonts w:ascii="Times New Roman" w:eastAsia="Times New Roman" w:hAnsi="Times New Roman" w:cs="Times New Roman"/>
          <w:i/>
          <w:rPrChange w:id="1871" w:author="Maria Paola Fonseca Paez" w:date="2019-11-30T19:28:00Z">
            <w:rPr>
              <w:rFonts w:ascii="Times New Roman" w:eastAsia="Times New Roman" w:hAnsi="Times New Roman" w:cs="Times New Roman"/>
            </w:rPr>
          </w:rPrChange>
        </w:rPr>
        <w:t>nonce</w:t>
      </w:r>
      <w:r w:rsidRPr="009C09D9">
        <w:rPr>
          <w:rFonts w:ascii="Times New Roman" w:eastAsia="Times New Roman" w:hAnsi="Times New Roman" w:cs="Times New Roman"/>
        </w:rPr>
        <w:t xml:space="preserve"> sería fijo, y se decidió utilizar 32 bits. Este con una porción pseudo</w:t>
      </w:r>
      <w:ins w:id="1872" w:author="Maria Paola Fonseca Paez" w:date="2019-11-30T19:42:00Z">
        <w:r w:rsidR="003F0D31">
          <w:rPr>
            <w:rFonts w:ascii="Times New Roman" w:eastAsia="Times New Roman" w:hAnsi="Times New Roman" w:cs="Times New Roman"/>
          </w:rPr>
          <w:t>-</w:t>
        </w:r>
      </w:ins>
      <w:del w:id="1873" w:author="Maria Paola Fonseca Paez" w:date="2019-11-30T19:42:00Z">
        <w:r w:rsidRPr="009C09D9" w:rsidDel="003F0D31">
          <w:rPr>
            <w:rFonts w:ascii="Times New Roman" w:eastAsia="Times New Roman" w:hAnsi="Times New Roman" w:cs="Times New Roman"/>
          </w:rPr>
          <w:delText xml:space="preserve"> </w:delText>
        </w:r>
      </w:del>
      <w:r w:rsidRPr="009C09D9">
        <w:rPr>
          <w:rFonts w:ascii="Times New Roman" w:eastAsia="Times New Roman" w:hAnsi="Times New Roman" w:cs="Times New Roman"/>
        </w:rPr>
        <w:t xml:space="preserve">aleatoria de 12 bits </w:t>
      </w:r>
      <w:del w:id="1874" w:author="Maria Paola Fonseca Paez" w:date="2019-11-30T19:28:00Z">
        <w:r w:rsidRPr="009C09D9" w:rsidDel="003F69EF">
          <w:rPr>
            <w:rFonts w:ascii="Times New Roman" w:eastAsia="Times New Roman" w:hAnsi="Times New Roman" w:cs="Times New Roman"/>
          </w:rPr>
          <w:delText xml:space="preserve">mientras </w:delText>
        </w:r>
      </w:del>
      <w:r w:rsidRPr="009C09D9">
        <w:rPr>
          <w:rFonts w:ascii="Times New Roman" w:eastAsia="Times New Roman" w:hAnsi="Times New Roman" w:cs="Times New Roman"/>
        </w:rPr>
        <w:t xml:space="preserve">y una porción secuencial de 20 bits, para el total de 32 bits de </w:t>
      </w:r>
      <w:r w:rsidRPr="009C09D9">
        <w:rPr>
          <w:rFonts w:ascii="Times New Roman" w:eastAsia="Times New Roman" w:hAnsi="Times New Roman" w:cs="Times New Roman"/>
          <w:i/>
        </w:rPr>
        <w:t>nonce</w:t>
      </w:r>
      <w:r w:rsidRPr="009C09D9">
        <w:rPr>
          <w:rFonts w:ascii="Times New Roman" w:eastAsia="Times New Roman" w:hAnsi="Times New Roman" w:cs="Times New Roman"/>
        </w:rPr>
        <w:t>.</w:t>
      </w:r>
    </w:p>
    <w:p w14:paraId="1FEECCB5" w14:textId="77777777" w:rsidR="00714E5C" w:rsidRPr="009C09D9" w:rsidRDefault="00714E5C">
      <w:pPr>
        <w:jc w:val="both"/>
        <w:rPr>
          <w:rFonts w:ascii="Times New Roman" w:eastAsia="Times New Roman" w:hAnsi="Times New Roman" w:cs="Times New Roman"/>
        </w:rPr>
      </w:pPr>
    </w:p>
    <w:p w14:paraId="272FFE84" w14:textId="7F45F77A"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Se realizó el planteamiento de entradas y salidas del </w:t>
      </w:r>
      <w:del w:id="1875" w:author="Maria Paola Fonseca Paez" w:date="2019-11-30T19:28:00Z">
        <w:r w:rsidRPr="009C09D9" w:rsidDel="003F69EF">
          <w:rPr>
            <w:rFonts w:ascii="Times New Roman" w:eastAsia="Times New Roman" w:hAnsi="Times New Roman" w:cs="Times New Roman"/>
          </w:rPr>
          <w:delText>bloque</w:delText>
        </w:r>
      </w:del>
      <w:ins w:id="1876" w:author="Maria Paola Fonseca Paez" w:date="2019-11-30T19:28:00Z">
        <w:r w:rsidR="003F69EF">
          <w:rPr>
            <w:rFonts w:ascii="Times New Roman" w:eastAsia="Times New Roman" w:hAnsi="Times New Roman" w:cs="Times New Roman"/>
          </w:rPr>
          <w:t>subsistema</w:t>
        </w:r>
      </w:ins>
      <w:r w:rsidRPr="009C09D9">
        <w:rPr>
          <w:rFonts w:ascii="Times New Roman" w:eastAsia="Times New Roman" w:hAnsi="Times New Roman" w:cs="Times New Roman"/>
        </w:rPr>
        <w:t xml:space="preserve">, para el cual las entradas constan de una señal para activar su funcionamiento, y un bus de datos conteniendo la semilla inicial x0. </w:t>
      </w:r>
      <w:ins w:id="1877" w:author="Maria Paola Fonseca Paez" w:date="2019-11-30T19:29:00Z">
        <w:r w:rsidR="003F69EF">
          <w:rPr>
            <w:rFonts w:ascii="Times New Roman" w:eastAsia="Times New Roman" w:hAnsi="Times New Roman" w:cs="Times New Roman"/>
          </w:rPr>
          <w:t>D</w:t>
        </w:r>
      </w:ins>
      <w:del w:id="1878" w:author="Maria Paola Fonseca Paez" w:date="2019-11-30T19:29:00Z">
        <w:r w:rsidRPr="009C09D9" w:rsidDel="003F69EF">
          <w:rPr>
            <w:rFonts w:ascii="Times New Roman" w:eastAsia="Times New Roman" w:hAnsi="Times New Roman" w:cs="Times New Roman"/>
          </w:rPr>
          <w:delText>Y d</w:delText>
        </w:r>
      </w:del>
      <w:r w:rsidRPr="009C09D9">
        <w:rPr>
          <w:rFonts w:ascii="Times New Roman" w:eastAsia="Times New Roman" w:hAnsi="Times New Roman" w:cs="Times New Roman"/>
        </w:rPr>
        <w:t xml:space="preserve">e la salida se obtiene un bus de datos conteniendo el </w:t>
      </w:r>
      <w:r w:rsidRPr="003F69EF">
        <w:rPr>
          <w:rFonts w:ascii="Times New Roman" w:eastAsia="Times New Roman" w:hAnsi="Times New Roman" w:cs="Times New Roman"/>
          <w:i/>
          <w:rPrChange w:id="1879" w:author="Maria Paola Fonseca Paez" w:date="2019-11-30T19:29:00Z">
            <w:rPr>
              <w:rFonts w:ascii="Times New Roman" w:eastAsia="Times New Roman" w:hAnsi="Times New Roman" w:cs="Times New Roman"/>
            </w:rPr>
          </w:rPrChange>
        </w:rPr>
        <w:t>nonce</w:t>
      </w:r>
      <w:r w:rsidRPr="009C09D9">
        <w:rPr>
          <w:rFonts w:ascii="Times New Roman" w:eastAsia="Times New Roman" w:hAnsi="Times New Roman" w:cs="Times New Roman"/>
        </w:rPr>
        <w:t xml:space="preserve"> generado, junto con una señal que indica que la salida del </w:t>
      </w:r>
      <w:r w:rsidRPr="003F69EF">
        <w:rPr>
          <w:rFonts w:ascii="Times New Roman" w:eastAsia="Times New Roman" w:hAnsi="Times New Roman" w:cs="Times New Roman"/>
          <w:i/>
          <w:rPrChange w:id="1880" w:author="Maria Paola Fonseca Paez" w:date="2019-11-30T19:29:00Z">
            <w:rPr>
              <w:rFonts w:ascii="Times New Roman" w:eastAsia="Times New Roman" w:hAnsi="Times New Roman" w:cs="Times New Roman"/>
            </w:rPr>
          </w:rPrChange>
        </w:rPr>
        <w:t>nonce</w:t>
      </w:r>
      <w:r w:rsidRPr="009C09D9">
        <w:rPr>
          <w:rFonts w:ascii="Times New Roman" w:eastAsia="Times New Roman" w:hAnsi="Times New Roman" w:cs="Times New Roman"/>
        </w:rPr>
        <w:t xml:space="preserve"> en el bus de datos </w:t>
      </w:r>
      <w:ins w:id="1881" w:author="Maria Paola Fonseca Paez" w:date="2019-11-30T19:35:00Z">
        <w:r w:rsidR="00922AB3">
          <w:rPr>
            <w:rFonts w:ascii="Times New Roman" w:eastAsia="Times New Roman" w:hAnsi="Times New Roman" w:cs="Times New Roman"/>
          </w:rPr>
          <w:t xml:space="preserve">ha sido exitosamente generada y </w:t>
        </w:r>
      </w:ins>
      <w:r w:rsidRPr="009C09D9">
        <w:rPr>
          <w:rFonts w:ascii="Times New Roman" w:eastAsia="Times New Roman" w:hAnsi="Times New Roman" w:cs="Times New Roman"/>
        </w:rPr>
        <w:t>es válida.</w:t>
      </w:r>
    </w:p>
    <w:p w14:paraId="7743E1B8" w14:textId="77777777" w:rsidR="00714E5C" w:rsidRPr="009C09D9" w:rsidRDefault="00714E5C">
      <w:pPr>
        <w:jc w:val="both"/>
        <w:rPr>
          <w:rFonts w:ascii="Times New Roman" w:eastAsia="Times New Roman" w:hAnsi="Times New Roman" w:cs="Times New Roman"/>
        </w:rPr>
      </w:pPr>
    </w:p>
    <w:p w14:paraId="023752E6" w14:textId="79D13493" w:rsidR="00714E5C" w:rsidRPr="009C09D9" w:rsidDel="00922AB3" w:rsidRDefault="00AB58E9">
      <w:pPr>
        <w:jc w:val="both"/>
        <w:rPr>
          <w:del w:id="1882" w:author="Maria Paola Fonseca Paez" w:date="2019-11-30T19:29:00Z"/>
          <w:rFonts w:ascii="Times New Roman" w:eastAsia="Times New Roman" w:hAnsi="Times New Roman" w:cs="Times New Roman"/>
        </w:rPr>
      </w:pPr>
      <w:r w:rsidRPr="009C09D9">
        <w:rPr>
          <w:rFonts w:ascii="Times New Roman" w:eastAsia="Times New Roman" w:hAnsi="Times New Roman" w:cs="Times New Roman"/>
        </w:rPr>
        <w:t xml:space="preserve">Los principales inconvenientes del método de los cuadrados medios, es la fuerte tendencia a degradar a cero, y de la secuencia de números generados a repetirse de forma cíclica tras una secuencia corta. </w:t>
      </w:r>
      <w:del w:id="1883" w:author="Maria Paola Fonseca Paez" w:date="2019-11-30T19:29:00Z">
        <w:r w:rsidRPr="009C09D9" w:rsidDel="00922AB3">
          <w:rPr>
            <w:rFonts w:ascii="Times New Roman" w:eastAsia="Times New Roman" w:hAnsi="Times New Roman" w:cs="Times New Roman"/>
          </w:rPr>
          <w:delText>Sin embargo</w:delText>
        </w:r>
      </w:del>
      <w:ins w:id="1884" w:author="Maria Paola Fonseca Paez" w:date="2019-11-30T19:29:00Z">
        <w:r w:rsidR="00922AB3">
          <w:rPr>
            <w:rFonts w:ascii="Times New Roman" w:eastAsia="Times New Roman" w:hAnsi="Times New Roman" w:cs="Times New Roman"/>
          </w:rPr>
          <w:t>Con base a esto</w:t>
        </w:r>
      </w:ins>
      <w:r w:rsidRPr="009C09D9">
        <w:rPr>
          <w:rFonts w:ascii="Times New Roman" w:eastAsia="Times New Roman" w:hAnsi="Times New Roman" w:cs="Times New Roman"/>
        </w:rPr>
        <w:t xml:space="preserve">, al momento del diseño se tomaron en cuenta estos inconvenientes </w:t>
      </w:r>
      <w:del w:id="1885" w:author="Maria Paola Fonseca Paez" w:date="2019-11-30T19:29:00Z">
        <w:r w:rsidRPr="009C09D9" w:rsidDel="00922AB3">
          <w:rPr>
            <w:rFonts w:ascii="Times New Roman" w:eastAsia="Times New Roman" w:hAnsi="Times New Roman" w:cs="Times New Roman"/>
          </w:rPr>
          <w:delText>de la siguiente forma.</w:delText>
        </w:r>
      </w:del>
      <w:ins w:id="1886" w:author="Maria Paola Fonseca Paez" w:date="2019-11-30T19:29:00Z">
        <w:r w:rsidR="00922AB3">
          <w:rPr>
            <w:rFonts w:ascii="Times New Roman" w:eastAsia="Times New Roman" w:hAnsi="Times New Roman" w:cs="Times New Roman"/>
          </w:rPr>
          <w:t xml:space="preserve">y se </w:t>
        </w:r>
      </w:ins>
    </w:p>
    <w:p w14:paraId="1F73E932" w14:textId="69DAE65C" w:rsidR="00714E5C" w:rsidRPr="009C09D9" w:rsidDel="00922AB3" w:rsidRDefault="00714E5C">
      <w:pPr>
        <w:jc w:val="both"/>
        <w:rPr>
          <w:del w:id="1887" w:author="Maria Paola Fonseca Paez" w:date="2019-11-30T19:29:00Z"/>
          <w:rFonts w:ascii="Times New Roman" w:eastAsia="Times New Roman" w:hAnsi="Times New Roman" w:cs="Times New Roman"/>
        </w:rPr>
      </w:pPr>
    </w:p>
    <w:p w14:paraId="3CC5DA04" w14:textId="0B3147EA" w:rsidR="00714E5C" w:rsidRPr="009C09D9" w:rsidRDefault="00AB58E9">
      <w:pPr>
        <w:jc w:val="both"/>
        <w:rPr>
          <w:rFonts w:ascii="Times New Roman" w:eastAsia="Times New Roman" w:hAnsi="Times New Roman" w:cs="Times New Roman"/>
        </w:rPr>
      </w:pPr>
      <w:del w:id="1888" w:author="Maria Paola Fonseca Paez" w:date="2019-11-30T19:29:00Z">
        <w:r w:rsidRPr="009C09D9" w:rsidDel="00922AB3">
          <w:rPr>
            <w:rFonts w:ascii="Times New Roman" w:eastAsia="Times New Roman" w:hAnsi="Times New Roman" w:cs="Times New Roman"/>
          </w:rPr>
          <w:delText xml:space="preserve">Se </w:delText>
        </w:r>
      </w:del>
      <w:r w:rsidRPr="009C09D9">
        <w:rPr>
          <w:rFonts w:ascii="Times New Roman" w:eastAsia="Times New Roman" w:hAnsi="Times New Roman" w:cs="Times New Roman"/>
        </w:rPr>
        <w:t>concertó para el diseño de</w:t>
      </w:r>
      <w:ins w:id="1889" w:author="Maria Paola Fonseca Paez" w:date="2019-11-30T19:30:00Z">
        <w:r w:rsidR="00922AB3">
          <w:rPr>
            <w:rFonts w:ascii="Times New Roman" w:eastAsia="Times New Roman" w:hAnsi="Times New Roman" w:cs="Times New Roman"/>
          </w:rPr>
          <w:t xml:space="preserve"> la unidad</w:t>
        </w:r>
      </w:ins>
      <w:del w:id="1890" w:author="Maria Paola Fonseca Paez" w:date="2019-11-30T19:30:00Z">
        <w:r w:rsidRPr="009C09D9" w:rsidDel="00922AB3">
          <w:rPr>
            <w:rFonts w:ascii="Times New Roman" w:eastAsia="Times New Roman" w:hAnsi="Times New Roman" w:cs="Times New Roman"/>
          </w:rPr>
          <w:delText>l bloque</w:delText>
        </w:r>
      </w:del>
      <w:r w:rsidRPr="009C09D9">
        <w:rPr>
          <w:rFonts w:ascii="Times New Roman" w:eastAsia="Times New Roman" w:hAnsi="Times New Roman" w:cs="Times New Roman"/>
        </w:rPr>
        <w:t xml:space="preserve"> generador</w:t>
      </w:r>
      <w:ins w:id="1891" w:author="Maria Paola Fonseca Paez" w:date="2019-11-30T19:30:00Z">
        <w:r w:rsidR="00922AB3">
          <w:rPr>
            <w:rFonts w:ascii="Times New Roman" w:eastAsia="Times New Roman" w:hAnsi="Times New Roman" w:cs="Times New Roman"/>
          </w:rPr>
          <w:t>a</w:t>
        </w:r>
      </w:ins>
      <w:r w:rsidRPr="009C09D9">
        <w:rPr>
          <w:rFonts w:ascii="Times New Roman" w:eastAsia="Times New Roman" w:hAnsi="Times New Roman" w:cs="Times New Roman"/>
        </w:rPr>
        <w:t xml:space="preserve"> de </w:t>
      </w:r>
      <w:r w:rsidRPr="00922AB3">
        <w:rPr>
          <w:rFonts w:ascii="Times New Roman" w:eastAsia="Times New Roman" w:hAnsi="Times New Roman" w:cs="Times New Roman"/>
          <w:i/>
          <w:rPrChange w:id="1892" w:author="Maria Paola Fonseca Paez" w:date="2019-11-30T19:30:00Z">
            <w:rPr>
              <w:rFonts w:ascii="Times New Roman" w:eastAsia="Times New Roman" w:hAnsi="Times New Roman" w:cs="Times New Roman"/>
            </w:rPr>
          </w:rPrChange>
        </w:rPr>
        <w:t>nonce</w:t>
      </w:r>
      <w:r w:rsidRPr="009C09D9">
        <w:rPr>
          <w:rFonts w:ascii="Times New Roman" w:eastAsia="Times New Roman" w:hAnsi="Times New Roman" w:cs="Times New Roman"/>
        </w:rPr>
        <w:t xml:space="preserve"> los siguientes lineamientos:</w:t>
      </w:r>
    </w:p>
    <w:p w14:paraId="0D499470" w14:textId="77777777" w:rsidR="00714E5C" w:rsidRPr="009C09D9" w:rsidRDefault="00714E5C">
      <w:pPr>
        <w:jc w:val="both"/>
        <w:rPr>
          <w:rFonts w:ascii="Times New Roman" w:eastAsia="Times New Roman" w:hAnsi="Times New Roman" w:cs="Times New Roman"/>
        </w:rPr>
      </w:pPr>
    </w:p>
    <w:p w14:paraId="5AD03D04" w14:textId="77777777" w:rsidR="00714E5C" w:rsidRPr="009C09D9" w:rsidRDefault="00AB58E9">
      <w:pPr>
        <w:numPr>
          <w:ilvl w:val="0"/>
          <w:numId w:val="3"/>
        </w:numPr>
        <w:jc w:val="both"/>
        <w:rPr>
          <w:rFonts w:ascii="Times New Roman" w:eastAsia="Times New Roman" w:hAnsi="Times New Roman" w:cs="Times New Roman"/>
        </w:rPr>
      </w:pPr>
      <w:r w:rsidRPr="009C09D9">
        <w:rPr>
          <w:rFonts w:ascii="Times New Roman" w:eastAsia="Times New Roman" w:hAnsi="Times New Roman" w:cs="Times New Roman"/>
        </w:rPr>
        <w:t xml:space="preserve">El origen de la semilla provendría del mensaje de entrada a la función </w:t>
      </w:r>
      <w:r w:rsidRPr="00922AB3">
        <w:rPr>
          <w:rFonts w:ascii="Times New Roman" w:eastAsia="Times New Roman" w:hAnsi="Times New Roman" w:cs="Times New Roman"/>
          <w:i/>
          <w:rPrChange w:id="1893" w:author="Maria Paola Fonseca Paez" w:date="2019-11-30T19:30:00Z">
            <w:rPr>
              <w:rFonts w:ascii="Times New Roman" w:eastAsia="Times New Roman" w:hAnsi="Times New Roman" w:cs="Times New Roman"/>
            </w:rPr>
          </w:rPrChange>
        </w:rPr>
        <w:t>hash</w:t>
      </w:r>
      <w:r w:rsidRPr="009C09D9">
        <w:rPr>
          <w:rFonts w:ascii="Times New Roman" w:eastAsia="Times New Roman" w:hAnsi="Times New Roman" w:cs="Times New Roman"/>
        </w:rPr>
        <w:t>, tomando los 6 bits más significativos (MSB) y los 6 bits menos significativos (LSB) del mismo.</w:t>
      </w:r>
    </w:p>
    <w:p w14:paraId="01C1A25E" w14:textId="77777777" w:rsidR="00714E5C" w:rsidRPr="009C09D9" w:rsidRDefault="00AB58E9">
      <w:pPr>
        <w:numPr>
          <w:ilvl w:val="0"/>
          <w:numId w:val="3"/>
        </w:numPr>
        <w:jc w:val="both"/>
        <w:rPr>
          <w:rFonts w:ascii="Times New Roman" w:eastAsia="Times New Roman" w:hAnsi="Times New Roman" w:cs="Times New Roman"/>
        </w:rPr>
      </w:pPr>
      <w:r w:rsidRPr="009C09D9">
        <w:rPr>
          <w:rFonts w:ascii="Times New Roman" w:eastAsia="Times New Roman" w:hAnsi="Times New Roman" w:cs="Times New Roman"/>
        </w:rPr>
        <w:t>La semilla inicial x0 estaría constituida inicialmente de 12 bits de forma que al elevar x0 al cuadrado, se obtendría una señal de 24 bits.</w:t>
      </w:r>
    </w:p>
    <w:p w14:paraId="7C7E9070" w14:textId="77777777" w:rsidR="00714E5C" w:rsidRPr="009C09D9" w:rsidRDefault="00AB58E9">
      <w:pPr>
        <w:numPr>
          <w:ilvl w:val="0"/>
          <w:numId w:val="3"/>
        </w:numPr>
        <w:jc w:val="both"/>
        <w:rPr>
          <w:rFonts w:ascii="Times New Roman" w:eastAsia="Times New Roman" w:hAnsi="Times New Roman" w:cs="Times New Roman"/>
        </w:rPr>
      </w:pPr>
      <w:r w:rsidRPr="009C09D9">
        <w:rPr>
          <w:rFonts w:ascii="Times New Roman" w:eastAsia="Times New Roman" w:hAnsi="Times New Roman" w:cs="Times New Roman"/>
        </w:rPr>
        <w:lastRenderedPageBreak/>
        <w:t xml:space="preserve">Para evitar la degradación a cero y caer en un ciclo repetitivo, se reiniciaría la semilla inicial cada 10 salidas válidas de </w:t>
      </w:r>
      <w:r w:rsidRPr="00922AB3">
        <w:rPr>
          <w:rFonts w:ascii="Times New Roman" w:eastAsia="Times New Roman" w:hAnsi="Times New Roman" w:cs="Times New Roman"/>
          <w:i/>
          <w:rPrChange w:id="1894" w:author="Maria Paola Fonseca Paez" w:date="2019-11-30T19:30:00Z">
            <w:rPr>
              <w:rFonts w:ascii="Times New Roman" w:eastAsia="Times New Roman" w:hAnsi="Times New Roman" w:cs="Times New Roman"/>
            </w:rPr>
          </w:rPrChange>
        </w:rPr>
        <w:t>nonce</w:t>
      </w:r>
      <w:r w:rsidRPr="009C09D9">
        <w:rPr>
          <w:rFonts w:ascii="Times New Roman" w:eastAsia="Times New Roman" w:hAnsi="Times New Roman" w:cs="Times New Roman"/>
        </w:rPr>
        <w:t xml:space="preserve"> y cada vez que la semilla sea degradada a cero.</w:t>
      </w:r>
    </w:p>
    <w:p w14:paraId="1E7823E9" w14:textId="7CA083F1" w:rsidR="00714E5C" w:rsidRPr="009C09D9" w:rsidRDefault="00AB58E9">
      <w:pPr>
        <w:numPr>
          <w:ilvl w:val="0"/>
          <w:numId w:val="1"/>
        </w:numPr>
        <w:jc w:val="both"/>
        <w:rPr>
          <w:rFonts w:ascii="Times New Roman" w:eastAsia="Times New Roman" w:hAnsi="Times New Roman" w:cs="Times New Roman"/>
        </w:rPr>
      </w:pPr>
      <w:r w:rsidRPr="009C09D9">
        <w:rPr>
          <w:rFonts w:ascii="Times New Roman" w:eastAsia="Times New Roman" w:hAnsi="Times New Roman" w:cs="Times New Roman"/>
        </w:rPr>
        <w:t xml:space="preserve">Para reiniciar la semilla, se toman los 6 LSB de la porción secuencial y se concatenan con los 6 MSB de la última semilla almacenada, posicionando los </w:t>
      </w:r>
      <w:r w:rsidRPr="00922AB3">
        <w:rPr>
          <w:rFonts w:ascii="Times New Roman" w:eastAsia="Times New Roman" w:hAnsi="Times New Roman" w:cs="Times New Roman"/>
          <w:rPrChange w:id="1895" w:author="Maria Paola Fonseca Paez" w:date="2019-11-30T19:30:00Z">
            <w:rPr>
              <w:rFonts w:ascii="Times New Roman" w:eastAsia="Times New Roman" w:hAnsi="Times New Roman" w:cs="Times New Roman"/>
              <w:b/>
            </w:rPr>
          </w:rPrChange>
        </w:rPr>
        <w:t>bit</w:t>
      </w:r>
      <w:ins w:id="1896" w:author="Maria Paola Fonseca Paez" w:date="2019-11-30T19:30:00Z">
        <w:r w:rsidR="00922AB3">
          <w:rPr>
            <w:rFonts w:ascii="Times New Roman" w:eastAsia="Times New Roman" w:hAnsi="Times New Roman" w:cs="Times New Roman"/>
          </w:rPr>
          <w:t>s</w:t>
        </w:r>
      </w:ins>
      <w:del w:id="1897" w:author="Maria Paola Fonseca Paez" w:date="2019-11-30T19:30:00Z">
        <w:r w:rsidR="00A31286" w:rsidRPr="00922AB3" w:rsidDel="00922AB3">
          <w:rPr>
            <w:rFonts w:ascii="Times New Roman" w:eastAsia="Times New Roman" w:hAnsi="Times New Roman" w:cs="Times New Roman"/>
            <w:highlight w:val="yellow"/>
            <w:rPrChange w:id="1898" w:author="Maria Paola Fonseca Paez" w:date="2019-11-30T19:30:00Z">
              <w:rPr>
                <w:rFonts w:ascii="Times New Roman" w:eastAsia="Times New Roman" w:hAnsi="Times New Roman" w:cs="Times New Roman"/>
                <w:b/>
                <w:highlight w:val="yellow"/>
              </w:rPr>
            </w:rPrChange>
          </w:rPr>
          <w:delText>S</w:delText>
        </w:r>
      </w:del>
      <w:r w:rsidRPr="009C09D9">
        <w:rPr>
          <w:rFonts w:ascii="Times New Roman" w:eastAsia="Times New Roman" w:hAnsi="Times New Roman" w:cs="Times New Roman"/>
        </w:rPr>
        <w:t xml:space="preserve"> de la parte secuencial en las 6 posiciones más significativas de la nueva semilla, y los bits de la semilla anterior en las 6 posiciones menos significativas de la nueva semilla.</w:t>
      </w:r>
    </w:p>
    <w:p w14:paraId="02065892" w14:textId="455AFCC5" w:rsidR="00714E5C" w:rsidRPr="009C09D9" w:rsidRDefault="00AB58E9">
      <w:pPr>
        <w:numPr>
          <w:ilvl w:val="0"/>
          <w:numId w:val="1"/>
        </w:numPr>
        <w:jc w:val="both"/>
        <w:rPr>
          <w:rFonts w:ascii="Times New Roman" w:eastAsia="Times New Roman" w:hAnsi="Times New Roman" w:cs="Times New Roman"/>
        </w:rPr>
      </w:pPr>
      <w:r w:rsidRPr="009C09D9">
        <w:rPr>
          <w:rFonts w:ascii="Times New Roman" w:eastAsia="Times New Roman" w:hAnsi="Times New Roman" w:cs="Times New Roman"/>
        </w:rPr>
        <w:t>La parte secuencial se realizaría sumando una unidad en cada ocasión. Para 20 bits, se contaría de 0 a 2</w:t>
      </w:r>
      <w:r w:rsidRPr="009C09D9">
        <w:rPr>
          <w:rFonts w:ascii="Times New Roman" w:eastAsia="Times New Roman" w:hAnsi="Times New Roman" w:cs="Times New Roman"/>
          <w:highlight w:val="white"/>
          <w:vertAlign w:val="superscript"/>
        </w:rPr>
        <w:t>20</w:t>
      </w:r>
      <w:del w:id="1899" w:author="Maria Paola Fonseca Paez" w:date="2019-11-30T19:31:00Z">
        <w:r w:rsidRPr="009C09D9" w:rsidDel="00922AB3">
          <w:rPr>
            <w:rFonts w:ascii="Times New Roman" w:eastAsia="Times New Roman" w:hAnsi="Times New Roman" w:cs="Times New Roman"/>
            <w:sz w:val="21"/>
            <w:szCs w:val="21"/>
            <w:highlight w:val="white"/>
          </w:rPr>
          <w:delText xml:space="preserve"> </w:delText>
        </w:r>
      </w:del>
      <w:ins w:id="1900" w:author="Maria Paola Fonseca Paez" w:date="2019-11-30T19:31:00Z">
        <w:r w:rsidR="00922AB3">
          <w:rPr>
            <w:rFonts w:ascii="Times New Roman" w:eastAsia="Times New Roman" w:hAnsi="Times New Roman" w:cs="Times New Roman"/>
            <w:sz w:val="21"/>
            <w:szCs w:val="21"/>
          </w:rPr>
          <w:t>-1</w:t>
        </w:r>
      </w:ins>
      <w:r w:rsidRPr="009C09D9">
        <w:rPr>
          <w:rFonts w:ascii="Times New Roman" w:eastAsia="Times New Roman" w:hAnsi="Times New Roman" w:cs="Times New Roman"/>
        </w:rPr>
        <w:t>, es decir</w:t>
      </w:r>
      <w:ins w:id="1901" w:author="Maria Paola Fonseca Paez" w:date="2019-11-30T19:31:00Z">
        <w:r w:rsidR="00922AB3">
          <w:rPr>
            <w:rFonts w:ascii="Times New Roman" w:eastAsia="Times New Roman" w:hAnsi="Times New Roman" w:cs="Times New Roman"/>
          </w:rPr>
          <w:t>, hasta</w:t>
        </w:r>
      </w:ins>
      <w:r w:rsidRPr="009C09D9">
        <w:rPr>
          <w:rFonts w:ascii="Times New Roman" w:eastAsia="Times New Roman" w:hAnsi="Times New Roman" w:cs="Times New Roman"/>
        </w:rPr>
        <w:t xml:space="preserve"> 104857</w:t>
      </w:r>
      <w:ins w:id="1902" w:author="Maria Paola Fonseca Paez" w:date="2019-11-30T19:31:00Z">
        <w:r w:rsidR="00922AB3">
          <w:rPr>
            <w:rFonts w:ascii="Times New Roman" w:eastAsia="Times New Roman" w:hAnsi="Times New Roman" w:cs="Times New Roman"/>
          </w:rPr>
          <w:t>5</w:t>
        </w:r>
      </w:ins>
      <w:del w:id="1903" w:author="Maria Paola Fonseca Paez" w:date="2019-11-30T19:31:00Z">
        <w:r w:rsidRPr="009C09D9" w:rsidDel="00922AB3">
          <w:rPr>
            <w:rFonts w:ascii="Times New Roman" w:eastAsia="Times New Roman" w:hAnsi="Times New Roman" w:cs="Times New Roman"/>
          </w:rPr>
          <w:delText>6</w:delText>
        </w:r>
      </w:del>
      <w:r w:rsidRPr="009C09D9">
        <w:rPr>
          <w:rFonts w:ascii="Times New Roman" w:eastAsia="Times New Roman" w:hAnsi="Times New Roman" w:cs="Times New Roman"/>
        </w:rPr>
        <w:t>.</w:t>
      </w:r>
    </w:p>
    <w:p w14:paraId="488091FC" w14:textId="77777777" w:rsidR="00714E5C" w:rsidRPr="009C09D9" w:rsidRDefault="00714E5C">
      <w:pPr>
        <w:jc w:val="both"/>
        <w:rPr>
          <w:rFonts w:ascii="Times New Roman" w:eastAsia="Times New Roman" w:hAnsi="Times New Roman" w:cs="Times New Roman"/>
        </w:rPr>
      </w:pPr>
    </w:p>
    <w:p w14:paraId="076D4C31" w14:textId="2DDAA4DC"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Con base en estos lineamientos se planteó el funcionamiento específico para cada uno de los </w:t>
      </w:r>
      <w:del w:id="1904" w:author="Maria Paola Fonseca Paez" w:date="2019-11-30T19:32:00Z">
        <w:r w:rsidRPr="009C09D9" w:rsidDel="00922AB3">
          <w:rPr>
            <w:rFonts w:ascii="Times New Roman" w:eastAsia="Times New Roman" w:hAnsi="Times New Roman" w:cs="Times New Roman"/>
          </w:rPr>
          <w:delText xml:space="preserve">bloques </w:delText>
        </w:r>
      </w:del>
      <w:ins w:id="1905" w:author="Maria Paola Fonseca Paez" w:date="2019-11-30T19:32:00Z">
        <w:r w:rsidR="00922AB3">
          <w:rPr>
            <w:rFonts w:ascii="Times New Roman" w:eastAsia="Times New Roman" w:hAnsi="Times New Roman" w:cs="Times New Roman"/>
          </w:rPr>
          <w:t>subsistemas</w:t>
        </w:r>
        <w:r w:rsidR="00922AB3"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del diagrama de bloques de generación </w:t>
      </w:r>
      <w:r w:rsidRPr="009C09D9">
        <w:rPr>
          <w:rFonts w:ascii="Times New Roman" w:eastAsia="Times New Roman" w:hAnsi="Times New Roman" w:cs="Times New Roman"/>
          <w:i/>
        </w:rPr>
        <w:t>nonce</w:t>
      </w:r>
      <w:r w:rsidRPr="009C09D9">
        <w:rPr>
          <w:rFonts w:ascii="Times New Roman" w:eastAsia="Times New Roman" w:hAnsi="Times New Roman" w:cs="Times New Roman"/>
        </w:rPr>
        <w:t xml:space="preserve">, junto con la máquina de estados que se implementó. La descripción de los </w:t>
      </w:r>
      <w:ins w:id="1906" w:author="Maria Paola Fonseca Paez" w:date="2019-11-30T19:31:00Z">
        <w:r w:rsidR="00922AB3">
          <w:rPr>
            <w:rFonts w:ascii="Times New Roman" w:eastAsia="Times New Roman" w:hAnsi="Times New Roman" w:cs="Times New Roman"/>
          </w:rPr>
          <w:t>subsistemas</w:t>
        </w:r>
      </w:ins>
      <w:del w:id="1907" w:author="Maria Paola Fonseca Paez" w:date="2019-11-30T19:31:00Z">
        <w:r w:rsidRPr="009C09D9" w:rsidDel="00922AB3">
          <w:rPr>
            <w:rFonts w:ascii="Times New Roman" w:eastAsia="Times New Roman" w:hAnsi="Times New Roman" w:cs="Times New Roman"/>
          </w:rPr>
          <w:delText>bloques</w:delText>
        </w:r>
      </w:del>
      <w:r w:rsidRPr="009C09D9">
        <w:rPr>
          <w:rFonts w:ascii="Times New Roman" w:eastAsia="Times New Roman" w:hAnsi="Times New Roman" w:cs="Times New Roman"/>
        </w:rPr>
        <w:t xml:space="preserve"> se presenta a continuación:</w:t>
      </w:r>
    </w:p>
    <w:p w14:paraId="07109D8A" w14:textId="77777777" w:rsidR="00714E5C" w:rsidRPr="009C09D9" w:rsidRDefault="00714E5C">
      <w:pPr>
        <w:jc w:val="both"/>
        <w:rPr>
          <w:rFonts w:ascii="Times New Roman" w:eastAsia="Times New Roman" w:hAnsi="Times New Roman" w:cs="Times New Roman"/>
        </w:rPr>
      </w:pPr>
    </w:p>
    <w:p w14:paraId="23787147" w14:textId="02B89A8D"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b/>
        </w:rPr>
        <w:t xml:space="preserve">Registro Semillas: </w:t>
      </w:r>
      <w:r w:rsidRPr="009C09D9">
        <w:rPr>
          <w:rFonts w:ascii="Times New Roman" w:eastAsia="Times New Roman" w:hAnsi="Times New Roman" w:cs="Times New Roman"/>
        </w:rPr>
        <w:t xml:space="preserve">Registro que selecciona entre la entrada de semilla </w:t>
      </w:r>
      <w:proofErr w:type="spellStart"/>
      <w:r w:rsidRPr="009C09D9">
        <w:rPr>
          <w:rFonts w:ascii="Times New Roman" w:eastAsia="Times New Roman" w:hAnsi="Times New Roman" w:cs="Times New Roman"/>
        </w:rPr>
        <w:t>xo</w:t>
      </w:r>
      <w:proofErr w:type="spellEnd"/>
      <w:r w:rsidRPr="009C09D9">
        <w:rPr>
          <w:rFonts w:ascii="Times New Roman" w:eastAsia="Times New Roman" w:hAnsi="Times New Roman" w:cs="Times New Roman"/>
        </w:rPr>
        <w:t xml:space="preserve"> externa al bloque, la semilla proveniente de la salida anterior, y la semilla generada internamente para su reinicio. En este </w:t>
      </w:r>
      <w:del w:id="1908" w:author="Maria Paola Fonseca Paez" w:date="2019-11-30T19:32:00Z">
        <w:r w:rsidRPr="009C09D9" w:rsidDel="00922AB3">
          <w:rPr>
            <w:rFonts w:ascii="Times New Roman" w:eastAsia="Times New Roman" w:hAnsi="Times New Roman" w:cs="Times New Roman"/>
          </w:rPr>
          <w:delText xml:space="preserve">bloque </w:delText>
        </w:r>
      </w:del>
      <w:ins w:id="1909" w:author="Maria Paola Fonseca Paez" w:date="2019-11-30T19:32:00Z">
        <w:r w:rsidR="00922AB3">
          <w:rPr>
            <w:rFonts w:ascii="Times New Roman" w:eastAsia="Times New Roman" w:hAnsi="Times New Roman" w:cs="Times New Roman"/>
          </w:rPr>
          <w:t>subsistema</w:t>
        </w:r>
        <w:r w:rsidR="00922AB3"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también se realiza la concatenación de las señales que componen la semilla generada para el reinicio de la misma.</w:t>
      </w:r>
    </w:p>
    <w:p w14:paraId="5E9E88D5" w14:textId="77777777" w:rsidR="00714E5C" w:rsidRPr="009C09D9" w:rsidRDefault="00714E5C">
      <w:pPr>
        <w:jc w:val="both"/>
        <w:rPr>
          <w:rFonts w:ascii="Times New Roman" w:eastAsia="Times New Roman" w:hAnsi="Times New Roman" w:cs="Times New Roman"/>
          <w:b/>
        </w:rPr>
      </w:pPr>
    </w:p>
    <w:p w14:paraId="02F43DA2" w14:textId="56BAE507"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b/>
        </w:rPr>
        <w:t xml:space="preserve">Multiplicador: </w:t>
      </w:r>
      <w:del w:id="1910" w:author="Maria Paola Fonseca Paez" w:date="2019-11-30T19:32:00Z">
        <w:r w:rsidRPr="009C09D9" w:rsidDel="00922AB3">
          <w:rPr>
            <w:rFonts w:ascii="Times New Roman" w:eastAsia="Times New Roman" w:hAnsi="Times New Roman" w:cs="Times New Roman"/>
          </w:rPr>
          <w:delText xml:space="preserve">Bloque </w:delText>
        </w:r>
      </w:del>
      <w:ins w:id="1911" w:author="Maria Paola Fonseca Paez" w:date="2019-11-30T19:32:00Z">
        <w:r w:rsidR="00922AB3">
          <w:rPr>
            <w:rFonts w:ascii="Times New Roman" w:eastAsia="Times New Roman" w:hAnsi="Times New Roman" w:cs="Times New Roman"/>
          </w:rPr>
          <w:t>Subsistema</w:t>
        </w:r>
        <w:r w:rsidR="00922AB3"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que se encarga de elevar al cuadrado la entrada proveniente del </w:t>
      </w:r>
      <w:del w:id="1912" w:author="Maria Paola Fonseca Paez" w:date="2019-11-30T19:32:00Z">
        <w:r w:rsidRPr="009C09D9" w:rsidDel="00922AB3">
          <w:rPr>
            <w:rFonts w:ascii="Times New Roman" w:eastAsia="Times New Roman" w:hAnsi="Times New Roman" w:cs="Times New Roman"/>
          </w:rPr>
          <w:delText xml:space="preserve">bloque </w:delText>
        </w:r>
      </w:del>
      <w:ins w:id="1913" w:author="Maria Paola Fonseca Paez" w:date="2019-11-30T19:32:00Z">
        <w:r w:rsidR="00922AB3">
          <w:rPr>
            <w:rFonts w:ascii="Times New Roman" w:eastAsia="Times New Roman" w:hAnsi="Times New Roman" w:cs="Times New Roman"/>
          </w:rPr>
          <w:t>subsistema</w:t>
        </w:r>
        <w:r w:rsidR="00922AB3"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de registro semillas.</w:t>
      </w:r>
    </w:p>
    <w:p w14:paraId="6EED12B1" w14:textId="77777777" w:rsidR="00714E5C" w:rsidRPr="009C09D9" w:rsidRDefault="00714E5C">
      <w:pPr>
        <w:jc w:val="both"/>
        <w:rPr>
          <w:rFonts w:ascii="Times New Roman" w:eastAsia="Times New Roman" w:hAnsi="Times New Roman" w:cs="Times New Roman"/>
          <w:b/>
        </w:rPr>
      </w:pPr>
    </w:p>
    <w:p w14:paraId="17F2FBE7" w14:textId="455CC46B"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b/>
        </w:rPr>
        <w:t>Cuadrados medios:</w:t>
      </w:r>
      <w:r w:rsidRPr="009C09D9">
        <w:rPr>
          <w:rFonts w:ascii="Times New Roman" w:eastAsia="Times New Roman" w:hAnsi="Times New Roman" w:cs="Times New Roman"/>
        </w:rPr>
        <w:t xml:space="preserve"> </w:t>
      </w:r>
      <w:ins w:id="1914" w:author="Maria Paola Fonseca Paez" w:date="2019-11-30T19:32:00Z">
        <w:r w:rsidR="00922AB3">
          <w:rPr>
            <w:rFonts w:ascii="Times New Roman" w:eastAsia="Times New Roman" w:hAnsi="Times New Roman" w:cs="Times New Roman"/>
          </w:rPr>
          <w:t>Subsistema</w:t>
        </w:r>
        <w:r w:rsidR="00922AB3" w:rsidRPr="009C09D9" w:rsidDel="00922AB3">
          <w:rPr>
            <w:rFonts w:ascii="Times New Roman" w:eastAsia="Times New Roman" w:hAnsi="Times New Roman" w:cs="Times New Roman"/>
          </w:rPr>
          <w:t xml:space="preserve"> </w:t>
        </w:r>
      </w:ins>
      <w:del w:id="1915" w:author="Maria Paola Fonseca Paez" w:date="2019-11-30T19:32:00Z">
        <w:r w:rsidRPr="009C09D9" w:rsidDel="00922AB3">
          <w:rPr>
            <w:rFonts w:ascii="Times New Roman" w:eastAsia="Times New Roman" w:hAnsi="Times New Roman" w:cs="Times New Roman"/>
          </w:rPr>
          <w:delText xml:space="preserve">Bloque </w:delText>
        </w:r>
      </w:del>
      <w:r w:rsidRPr="009C09D9">
        <w:rPr>
          <w:rFonts w:ascii="Times New Roman" w:eastAsia="Times New Roman" w:hAnsi="Times New Roman" w:cs="Times New Roman"/>
        </w:rPr>
        <w:t>que implementa la selección de los bits centrales del resultado de la multiplicación.</w:t>
      </w:r>
    </w:p>
    <w:p w14:paraId="5FB6912D" w14:textId="77777777" w:rsidR="00714E5C" w:rsidRPr="009C09D9" w:rsidRDefault="00714E5C">
      <w:pPr>
        <w:jc w:val="both"/>
        <w:rPr>
          <w:rFonts w:ascii="Times New Roman" w:eastAsia="Times New Roman" w:hAnsi="Times New Roman" w:cs="Times New Roman"/>
          <w:b/>
        </w:rPr>
      </w:pPr>
    </w:p>
    <w:p w14:paraId="79EC5764" w14:textId="3588A53D"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b/>
        </w:rPr>
        <w:t xml:space="preserve">Comparador: </w:t>
      </w:r>
      <w:ins w:id="1916" w:author="Maria Paola Fonseca Paez" w:date="2019-11-30T19:32:00Z">
        <w:r w:rsidR="00922AB3">
          <w:rPr>
            <w:rFonts w:ascii="Times New Roman" w:eastAsia="Times New Roman" w:hAnsi="Times New Roman" w:cs="Times New Roman"/>
          </w:rPr>
          <w:t>Subsistema</w:t>
        </w:r>
        <w:r w:rsidR="00922AB3" w:rsidRPr="009C09D9" w:rsidDel="00922AB3">
          <w:rPr>
            <w:rFonts w:ascii="Times New Roman" w:eastAsia="Times New Roman" w:hAnsi="Times New Roman" w:cs="Times New Roman"/>
          </w:rPr>
          <w:t xml:space="preserve"> </w:t>
        </w:r>
      </w:ins>
      <w:del w:id="1917" w:author="Maria Paola Fonseca Paez" w:date="2019-11-30T19:32:00Z">
        <w:r w:rsidRPr="009C09D9" w:rsidDel="00922AB3">
          <w:rPr>
            <w:rFonts w:ascii="Times New Roman" w:eastAsia="Times New Roman" w:hAnsi="Times New Roman" w:cs="Times New Roman"/>
          </w:rPr>
          <w:delText xml:space="preserve">Bloque </w:delText>
        </w:r>
      </w:del>
      <w:r w:rsidRPr="009C09D9">
        <w:rPr>
          <w:rFonts w:ascii="Times New Roman" w:eastAsia="Times New Roman" w:hAnsi="Times New Roman" w:cs="Times New Roman"/>
        </w:rPr>
        <w:t xml:space="preserve">que revisa si la semilla se debe reiniciar, al revisar si la semilla fue degradada a cero o si ya han pasado 10 </w:t>
      </w:r>
      <w:commentRangeStart w:id="1918"/>
      <w:r w:rsidRPr="009C09D9">
        <w:rPr>
          <w:rFonts w:ascii="Times New Roman" w:eastAsia="Times New Roman" w:hAnsi="Times New Roman" w:cs="Times New Roman"/>
        </w:rPr>
        <w:t>salidas</w:t>
      </w:r>
      <w:ins w:id="1919" w:author="Maria Paola Fonseca Paez" w:date="2019-11-30T19:35:00Z">
        <w:r w:rsidR="00922AB3">
          <w:rPr>
            <w:rFonts w:ascii="Times New Roman" w:eastAsia="Times New Roman" w:hAnsi="Times New Roman" w:cs="Times New Roman"/>
          </w:rPr>
          <w:t xml:space="preserve"> </w:t>
        </w:r>
      </w:ins>
      <w:ins w:id="1920" w:author="Maria Paola Fonseca Paez" w:date="2019-11-30T19:36:00Z">
        <w:r w:rsidR="00922AB3">
          <w:rPr>
            <w:rFonts w:ascii="Times New Roman" w:eastAsia="Times New Roman" w:hAnsi="Times New Roman" w:cs="Times New Roman"/>
          </w:rPr>
          <w:t>válidas</w:t>
        </w:r>
      </w:ins>
      <w:r w:rsidRPr="009C09D9">
        <w:rPr>
          <w:rFonts w:ascii="Times New Roman" w:eastAsia="Times New Roman" w:hAnsi="Times New Roman" w:cs="Times New Roman"/>
        </w:rPr>
        <w:t xml:space="preserve"> desde</w:t>
      </w:r>
      <w:commentRangeEnd w:id="1918"/>
      <w:r w:rsidR="00A31286" w:rsidRPr="009C09D9">
        <w:rPr>
          <w:rStyle w:val="Refdecomentario"/>
          <w:rFonts w:ascii="Times New Roman" w:hAnsi="Times New Roman" w:cs="Times New Roman"/>
        </w:rPr>
        <w:commentReference w:id="1918"/>
      </w:r>
      <w:r w:rsidRPr="009C09D9">
        <w:rPr>
          <w:rFonts w:ascii="Times New Roman" w:eastAsia="Times New Roman" w:hAnsi="Times New Roman" w:cs="Times New Roman"/>
        </w:rPr>
        <w:t xml:space="preserve"> el último reinicio de</w:t>
      </w:r>
      <w:ins w:id="1921" w:author="Maria Paola Fonseca Paez" w:date="2019-11-30T19:36:00Z">
        <w:r w:rsidR="00922AB3">
          <w:rPr>
            <w:rFonts w:ascii="Times New Roman" w:eastAsia="Times New Roman" w:hAnsi="Times New Roman" w:cs="Times New Roman"/>
          </w:rPr>
          <w:t xml:space="preserve"> la</w:t>
        </w:r>
      </w:ins>
      <w:r w:rsidRPr="009C09D9">
        <w:rPr>
          <w:rFonts w:ascii="Times New Roman" w:eastAsia="Times New Roman" w:hAnsi="Times New Roman" w:cs="Times New Roman"/>
        </w:rPr>
        <w:t xml:space="preserve"> semilla. </w:t>
      </w:r>
    </w:p>
    <w:p w14:paraId="7AE194AE" w14:textId="77777777" w:rsidR="00714E5C" w:rsidRPr="009C09D9" w:rsidRDefault="00714E5C">
      <w:pPr>
        <w:jc w:val="both"/>
        <w:rPr>
          <w:rFonts w:ascii="Times New Roman" w:eastAsia="Times New Roman" w:hAnsi="Times New Roman" w:cs="Times New Roman"/>
          <w:b/>
        </w:rPr>
      </w:pPr>
    </w:p>
    <w:p w14:paraId="3B11D311" w14:textId="23FF638E"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b/>
        </w:rPr>
        <w:t xml:space="preserve">Constructor de </w:t>
      </w:r>
      <w:r w:rsidRPr="00922AB3">
        <w:rPr>
          <w:rFonts w:ascii="Times New Roman" w:eastAsia="Times New Roman" w:hAnsi="Times New Roman" w:cs="Times New Roman"/>
          <w:b/>
          <w:i/>
          <w:rPrChange w:id="1922" w:author="Maria Paola Fonseca Paez" w:date="2019-11-30T19:33:00Z">
            <w:rPr>
              <w:rFonts w:ascii="Times New Roman" w:eastAsia="Times New Roman" w:hAnsi="Times New Roman" w:cs="Times New Roman"/>
              <w:b/>
            </w:rPr>
          </w:rPrChange>
        </w:rPr>
        <w:t>nonce</w:t>
      </w:r>
      <w:r w:rsidRPr="009C09D9">
        <w:rPr>
          <w:rFonts w:ascii="Times New Roman" w:eastAsia="Times New Roman" w:hAnsi="Times New Roman" w:cs="Times New Roman"/>
          <w:b/>
        </w:rPr>
        <w:t xml:space="preserve">: </w:t>
      </w:r>
      <w:ins w:id="1923" w:author="Maria Paola Fonseca Paez" w:date="2019-11-30T19:33:00Z">
        <w:r w:rsidR="00922AB3">
          <w:rPr>
            <w:rFonts w:ascii="Times New Roman" w:eastAsia="Times New Roman" w:hAnsi="Times New Roman" w:cs="Times New Roman"/>
          </w:rPr>
          <w:t>Subsistema</w:t>
        </w:r>
        <w:r w:rsidR="00922AB3" w:rsidRPr="009C09D9" w:rsidDel="00922AB3">
          <w:rPr>
            <w:rFonts w:ascii="Times New Roman" w:eastAsia="Times New Roman" w:hAnsi="Times New Roman" w:cs="Times New Roman"/>
          </w:rPr>
          <w:t xml:space="preserve"> </w:t>
        </w:r>
      </w:ins>
      <w:del w:id="1924" w:author="Maria Paola Fonseca Paez" w:date="2019-11-30T19:33:00Z">
        <w:r w:rsidRPr="009C09D9" w:rsidDel="00922AB3">
          <w:rPr>
            <w:rFonts w:ascii="Times New Roman" w:eastAsia="Times New Roman" w:hAnsi="Times New Roman" w:cs="Times New Roman"/>
          </w:rPr>
          <w:delText xml:space="preserve">Bloque </w:delText>
        </w:r>
      </w:del>
      <w:r w:rsidRPr="009C09D9">
        <w:rPr>
          <w:rFonts w:ascii="Times New Roman" w:eastAsia="Times New Roman" w:hAnsi="Times New Roman" w:cs="Times New Roman"/>
        </w:rPr>
        <w:t xml:space="preserve">que construye el </w:t>
      </w:r>
      <w:r w:rsidRPr="00922AB3">
        <w:rPr>
          <w:rFonts w:ascii="Times New Roman" w:eastAsia="Times New Roman" w:hAnsi="Times New Roman" w:cs="Times New Roman"/>
          <w:i/>
          <w:rPrChange w:id="1925" w:author="Maria Paola Fonseca Paez" w:date="2019-11-30T19:33:00Z">
            <w:rPr>
              <w:rFonts w:ascii="Times New Roman" w:eastAsia="Times New Roman" w:hAnsi="Times New Roman" w:cs="Times New Roman"/>
            </w:rPr>
          </w:rPrChange>
        </w:rPr>
        <w:t>nonce</w:t>
      </w:r>
      <w:r w:rsidRPr="009C09D9">
        <w:rPr>
          <w:rFonts w:ascii="Times New Roman" w:eastAsia="Times New Roman" w:hAnsi="Times New Roman" w:cs="Times New Roman"/>
        </w:rPr>
        <w:t xml:space="preserve"> al concatenar la parte secuencial con la parte pseudo</w:t>
      </w:r>
      <w:ins w:id="1926" w:author="Maria Paola Fonseca Paez" w:date="2019-11-30T19:42:00Z">
        <w:r w:rsidR="003F0D31">
          <w:rPr>
            <w:rFonts w:ascii="Times New Roman" w:eastAsia="Times New Roman" w:hAnsi="Times New Roman" w:cs="Times New Roman"/>
          </w:rPr>
          <w:t>-</w:t>
        </w:r>
      </w:ins>
      <w:del w:id="1927" w:author="Maria Paola Fonseca Paez" w:date="2019-11-30T19:42:00Z">
        <w:r w:rsidRPr="009C09D9" w:rsidDel="003F0D31">
          <w:rPr>
            <w:rFonts w:ascii="Times New Roman" w:eastAsia="Times New Roman" w:hAnsi="Times New Roman" w:cs="Times New Roman"/>
          </w:rPr>
          <w:delText xml:space="preserve"> </w:delText>
        </w:r>
      </w:del>
      <w:r w:rsidRPr="009C09D9">
        <w:rPr>
          <w:rFonts w:ascii="Times New Roman" w:eastAsia="Times New Roman" w:hAnsi="Times New Roman" w:cs="Times New Roman"/>
        </w:rPr>
        <w:t xml:space="preserve">aleatoria del </w:t>
      </w:r>
      <w:r w:rsidRPr="00922AB3">
        <w:rPr>
          <w:rFonts w:ascii="Times New Roman" w:eastAsia="Times New Roman" w:hAnsi="Times New Roman" w:cs="Times New Roman"/>
          <w:i/>
          <w:rPrChange w:id="1928" w:author="Maria Paola Fonseca Paez" w:date="2019-11-30T19:33:00Z">
            <w:rPr>
              <w:rFonts w:ascii="Times New Roman" w:eastAsia="Times New Roman" w:hAnsi="Times New Roman" w:cs="Times New Roman"/>
            </w:rPr>
          </w:rPrChange>
        </w:rPr>
        <w:t>nonce</w:t>
      </w:r>
      <w:r w:rsidRPr="009C09D9">
        <w:rPr>
          <w:rFonts w:ascii="Times New Roman" w:eastAsia="Times New Roman" w:hAnsi="Times New Roman" w:cs="Times New Roman"/>
        </w:rPr>
        <w:t>, en una sola salida.</w:t>
      </w:r>
    </w:p>
    <w:p w14:paraId="35DB16C2" w14:textId="77777777" w:rsidR="00714E5C" w:rsidRPr="009C09D9" w:rsidRDefault="00714E5C">
      <w:pPr>
        <w:jc w:val="both"/>
        <w:rPr>
          <w:rFonts w:ascii="Times New Roman" w:eastAsia="Times New Roman" w:hAnsi="Times New Roman" w:cs="Times New Roman"/>
          <w:b/>
        </w:rPr>
      </w:pPr>
    </w:p>
    <w:p w14:paraId="3104D350" w14:textId="4DDC2459"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b/>
        </w:rPr>
        <w:t xml:space="preserve">Control: </w:t>
      </w:r>
      <w:ins w:id="1929" w:author="Maria Paola Fonseca Paez" w:date="2019-11-30T19:33:00Z">
        <w:r w:rsidR="00922AB3">
          <w:rPr>
            <w:rFonts w:ascii="Times New Roman" w:eastAsia="Times New Roman" w:hAnsi="Times New Roman" w:cs="Times New Roman"/>
          </w:rPr>
          <w:t>Subsistema</w:t>
        </w:r>
        <w:r w:rsidR="00922AB3" w:rsidRPr="009C09D9" w:rsidDel="00922AB3">
          <w:rPr>
            <w:rFonts w:ascii="Times New Roman" w:eastAsia="Times New Roman" w:hAnsi="Times New Roman" w:cs="Times New Roman"/>
          </w:rPr>
          <w:t xml:space="preserve"> </w:t>
        </w:r>
      </w:ins>
      <w:del w:id="1930" w:author="Maria Paola Fonseca Paez" w:date="2019-11-30T19:33:00Z">
        <w:r w:rsidRPr="009C09D9" w:rsidDel="00922AB3">
          <w:rPr>
            <w:rFonts w:ascii="Times New Roman" w:eastAsia="Times New Roman" w:hAnsi="Times New Roman" w:cs="Times New Roman"/>
          </w:rPr>
          <w:delText xml:space="preserve">Bloque </w:delText>
        </w:r>
      </w:del>
      <w:r w:rsidRPr="009C09D9">
        <w:rPr>
          <w:rFonts w:ascii="Times New Roman" w:eastAsia="Times New Roman" w:hAnsi="Times New Roman" w:cs="Times New Roman"/>
        </w:rPr>
        <w:t xml:space="preserve">que se encarga de coordinar el proceso completo de la generación del </w:t>
      </w:r>
      <w:r w:rsidRPr="00922AB3">
        <w:rPr>
          <w:rFonts w:ascii="Times New Roman" w:eastAsia="Times New Roman" w:hAnsi="Times New Roman" w:cs="Times New Roman"/>
          <w:i/>
          <w:rPrChange w:id="1931" w:author="Maria Paola Fonseca Paez" w:date="2019-11-30T19:33:00Z">
            <w:rPr>
              <w:rFonts w:ascii="Times New Roman" w:eastAsia="Times New Roman" w:hAnsi="Times New Roman" w:cs="Times New Roman"/>
            </w:rPr>
          </w:rPrChange>
        </w:rPr>
        <w:t>nonce</w:t>
      </w:r>
      <w:r w:rsidRPr="009C09D9">
        <w:rPr>
          <w:rFonts w:ascii="Times New Roman" w:eastAsia="Times New Roman" w:hAnsi="Times New Roman" w:cs="Times New Roman"/>
        </w:rPr>
        <w:t xml:space="preserve">, con el fin de que el mismo funcione de acuerdo con los lineamientos estipulados. También se encarga de que solo se genere un nuevo </w:t>
      </w:r>
      <w:r w:rsidRPr="00922AB3">
        <w:rPr>
          <w:rFonts w:ascii="Times New Roman" w:eastAsia="Times New Roman" w:hAnsi="Times New Roman" w:cs="Times New Roman"/>
          <w:i/>
          <w:rPrChange w:id="1932" w:author="Maria Paola Fonseca Paez" w:date="2019-11-30T19:33:00Z">
            <w:rPr>
              <w:rFonts w:ascii="Times New Roman" w:eastAsia="Times New Roman" w:hAnsi="Times New Roman" w:cs="Times New Roman"/>
            </w:rPr>
          </w:rPrChange>
        </w:rPr>
        <w:t>nonce</w:t>
      </w:r>
      <w:r w:rsidRPr="009C09D9">
        <w:rPr>
          <w:rFonts w:ascii="Times New Roman" w:eastAsia="Times New Roman" w:hAnsi="Times New Roman" w:cs="Times New Roman"/>
        </w:rPr>
        <w:t xml:space="preserve"> cada vez que sea requerido por el sistema </w:t>
      </w:r>
      <w:del w:id="1933" w:author="Maria Paola Fonseca Paez" w:date="2019-11-30T19:33:00Z">
        <w:r w:rsidRPr="009C09D9" w:rsidDel="00922AB3">
          <w:rPr>
            <w:rFonts w:ascii="Times New Roman" w:eastAsia="Times New Roman" w:hAnsi="Times New Roman" w:cs="Times New Roman"/>
          </w:rPr>
          <w:delText>completo</w:delText>
        </w:r>
      </w:del>
      <w:ins w:id="1934" w:author="Maria Paola Fonseca Paez" w:date="2019-11-30T19:33:00Z">
        <w:r w:rsidR="00922AB3">
          <w:rPr>
            <w:rFonts w:ascii="Times New Roman" w:eastAsia="Times New Roman" w:hAnsi="Times New Roman" w:cs="Times New Roman"/>
          </w:rPr>
          <w:t>de minado</w:t>
        </w:r>
      </w:ins>
      <w:r w:rsidRPr="009C09D9">
        <w:rPr>
          <w:rFonts w:ascii="Times New Roman" w:eastAsia="Times New Roman" w:hAnsi="Times New Roman" w:cs="Times New Roman"/>
        </w:rPr>
        <w:t xml:space="preserve">, de forma que en el caso contrario el </w:t>
      </w:r>
      <w:del w:id="1935" w:author="Maria Paola Fonseca Paez" w:date="2019-11-30T19:34:00Z">
        <w:r w:rsidRPr="009C09D9" w:rsidDel="00922AB3">
          <w:rPr>
            <w:rFonts w:ascii="Times New Roman" w:eastAsia="Times New Roman" w:hAnsi="Times New Roman" w:cs="Times New Roman"/>
          </w:rPr>
          <w:delText xml:space="preserve">bloque </w:delText>
        </w:r>
      </w:del>
      <w:ins w:id="1936" w:author="Maria Paola Fonseca Paez" w:date="2019-11-30T19:34:00Z">
        <w:r w:rsidR="00922AB3">
          <w:rPr>
            <w:rFonts w:ascii="Times New Roman" w:eastAsia="Times New Roman" w:hAnsi="Times New Roman" w:cs="Times New Roman"/>
          </w:rPr>
          <w:t>subsistema</w:t>
        </w:r>
        <w:r w:rsidR="00922AB3"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de la generación del </w:t>
      </w:r>
      <w:r w:rsidRPr="00922AB3">
        <w:rPr>
          <w:rFonts w:ascii="Times New Roman" w:eastAsia="Times New Roman" w:hAnsi="Times New Roman" w:cs="Times New Roman"/>
          <w:i/>
          <w:rPrChange w:id="1937" w:author="Maria Paola Fonseca Paez" w:date="2019-11-30T19:33:00Z">
            <w:rPr>
              <w:rFonts w:ascii="Times New Roman" w:eastAsia="Times New Roman" w:hAnsi="Times New Roman" w:cs="Times New Roman"/>
            </w:rPr>
          </w:rPrChange>
        </w:rPr>
        <w:t>nonce</w:t>
      </w:r>
      <w:r w:rsidRPr="009C09D9">
        <w:rPr>
          <w:rFonts w:ascii="Times New Roman" w:eastAsia="Times New Roman" w:hAnsi="Times New Roman" w:cs="Times New Roman"/>
        </w:rPr>
        <w:t xml:space="preserve"> debe permanecer inactivo.</w:t>
      </w:r>
    </w:p>
    <w:p w14:paraId="212B7ECE" w14:textId="77777777" w:rsidR="00714E5C" w:rsidRPr="009C09D9" w:rsidRDefault="00714E5C">
      <w:pPr>
        <w:jc w:val="both"/>
        <w:rPr>
          <w:rFonts w:ascii="Times New Roman" w:eastAsia="Times New Roman" w:hAnsi="Times New Roman" w:cs="Times New Roman"/>
          <w:b/>
        </w:rPr>
      </w:pPr>
    </w:p>
    <w:p w14:paraId="1CAC570A" w14:textId="7975E44F"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b/>
        </w:rPr>
        <w:t xml:space="preserve">Contador secuencial: </w:t>
      </w:r>
      <w:r w:rsidRPr="009C09D9">
        <w:rPr>
          <w:rFonts w:ascii="Times New Roman" w:eastAsia="Times New Roman" w:hAnsi="Times New Roman" w:cs="Times New Roman"/>
        </w:rPr>
        <w:t>Contador que va desde 0 hasta 2</w:t>
      </w:r>
      <w:r w:rsidRPr="009C09D9">
        <w:rPr>
          <w:rFonts w:ascii="Times New Roman" w:eastAsia="Times New Roman" w:hAnsi="Times New Roman" w:cs="Times New Roman"/>
          <w:highlight w:val="white"/>
          <w:vertAlign w:val="superscript"/>
        </w:rPr>
        <w:t>n</w:t>
      </w:r>
      <w:del w:id="1938" w:author="Maria Paola Fonseca Paez" w:date="2019-11-30T19:34:00Z">
        <w:r w:rsidRPr="009C09D9" w:rsidDel="00922AB3">
          <w:rPr>
            <w:rFonts w:ascii="Times New Roman" w:eastAsia="Times New Roman" w:hAnsi="Times New Roman" w:cs="Times New Roman"/>
            <w:sz w:val="21"/>
            <w:szCs w:val="21"/>
            <w:highlight w:val="white"/>
          </w:rPr>
          <w:delText xml:space="preserve"> </w:delText>
        </w:r>
      </w:del>
      <w:ins w:id="1939" w:author="Maria Paola Fonseca Paez" w:date="2019-11-30T19:34:00Z">
        <w:r w:rsidR="00922AB3">
          <w:rPr>
            <w:rFonts w:ascii="Times New Roman" w:eastAsia="Times New Roman" w:hAnsi="Times New Roman" w:cs="Times New Roman"/>
            <w:sz w:val="21"/>
            <w:szCs w:val="21"/>
            <w:highlight w:val="white"/>
          </w:rPr>
          <w:t>-1</w:t>
        </w:r>
      </w:ins>
      <w:r w:rsidRPr="009C09D9">
        <w:rPr>
          <w:rFonts w:ascii="Times New Roman" w:eastAsia="Times New Roman" w:hAnsi="Times New Roman" w:cs="Times New Roman"/>
          <w:sz w:val="21"/>
          <w:szCs w:val="21"/>
          <w:highlight w:val="white"/>
        </w:rPr>
        <w:t>, con n=20, cuenta hasta 104857</w:t>
      </w:r>
      <w:del w:id="1940" w:author="Maria Paola Fonseca Paez" w:date="2019-11-30T19:34:00Z">
        <w:r w:rsidRPr="009C09D9" w:rsidDel="00922AB3">
          <w:rPr>
            <w:rFonts w:ascii="Times New Roman" w:eastAsia="Times New Roman" w:hAnsi="Times New Roman" w:cs="Times New Roman"/>
            <w:sz w:val="21"/>
            <w:szCs w:val="21"/>
            <w:highlight w:val="white"/>
          </w:rPr>
          <w:delText>6</w:delText>
        </w:r>
      </w:del>
      <w:ins w:id="1941" w:author="Maria Paola Fonseca Paez" w:date="2019-11-30T19:34:00Z">
        <w:r w:rsidR="00922AB3">
          <w:rPr>
            <w:rFonts w:ascii="Times New Roman" w:eastAsia="Times New Roman" w:hAnsi="Times New Roman" w:cs="Times New Roman"/>
            <w:sz w:val="21"/>
            <w:szCs w:val="21"/>
            <w:highlight w:val="white"/>
          </w:rPr>
          <w:t>5</w:t>
        </w:r>
      </w:ins>
      <w:r w:rsidRPr="009C09D9">
        <w:rPr>
          <w:rFonts w:ascii="Times New Roman" w:eastAsia="Times New Roman" w:hAnsi="Times New Roman" w:cs="Times New Roman"/>
          <w:sz w:val="21"/>
          <w:szCs w:val="21"/>
          <w:highlight w:val="white"/>
        </w:rPr>
        <w:t>.</w:t>
      </w:r>
    </w:p>
    <w:p w14:paraId="1A93E8EF" w14:textId="77777777" w:rsidR="00714E5C" w:rsidRPr="009C09D9" w:rsidRDefault="00714E5C">
      <w:pPr>
        <w:jc w:val="both"/>
        <w:rPr>
          <w:rFonts w:ascii="Times New Roman" w:eastAsia="Times New Roman" w:hAnsi="Times New Roman" w:cs="Times New Roman"/>
          <w:b/>
        </w:rPr>
      </w:pPr>
    </w:p>
    <w:p w14:paraId="375BEB8C" w14:textId="77777777"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b/>
        </w:rPr>
        <w:t xml:space="preserve">Contador reinicio semilla: </w:t>
      </w:r>
      <w:r w:rsidRPr="009C09D9">
        <w:rPr>
          <w:rFonts w:ascii="Times New Roman" w:eastAsia="Times New Roman" w:hAnsi="Times New Roman" w:cs="Times New Roman"/>
        </w:rPr>
        <w:t xml:space="preserve">Contador que cuenta cada 10 salidas válidas diferentes de </w:t>
      </w:r>
      <w:r w:rsidRPr="00922AB3">
        <w:rPr>
          <w:rFonts w:ascii="Times New Roman" w:eastAsia="Times New Roman" w:hAnsi="Times New Roman" w:cs="Times New Roman"/>
          <w:i/>
          <w:rPrChange w:id="1942" w:author="Maria Paola Fonseca Paez" w:date="2019-11-30T19:34:00Z">
            <w:rPr>
              <w:rFonts w:ascii="Times New Roman" w:eastAsia="Times New Roman" w:hAnsi="Times New Roman" w:cs="Times New Roman"/>
            </w:rPr>
          </w:rPrChange>
        </w:rPr>
        <w:t>nonce</w:t>
      </w:r>
      <w:r w:rsidRPr="009C09D9">
        <w:rPr>
          <w:rFonts w:ascii="Times New Roman" w:eastAsia="Times New Roman" w:hAnsi="Times New Roman" w:cs="Times New Roman"/>
        </w:rPr>
        <w:t>, para reiniciar la semilla.</w:t>
      </w:r>
    </w:p>
    <w:p w14:paraId="5C6821B7" w14:textId="77777777" w:rsidR="00714E5C" w:rsidRPr="009C09D9" w:rsidRDefault="00714E5C">
      <w:pPr>
        <w:jc w:val="both"/>
        <w:rPr>
          <w:rFonts w:ascii="Times New Roman" w:eastAsia="Times New Roman" w:hAnsi="Times New Roman" w:cs="Times New Roman"/>
        </w:rPr>
      </w:pPr>
    </w:p>
    <w:p w14:paraId="21E24ABD" w14:textId="15748985"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b/>
        </w:rPr>
        <w:t xml:space="preserve">Registro </w:t>
      </w:r>
      <w:r w:rsidRPr="00922AB3">
        <w:rPr>
          <w:rFonts w:ascii="Times New Roman" w:eastAsia="Times New Roman" w:hAnsi="Times New Roman" w:cs="Times New Roman"/>
          <w:b/>
          <w:i/>
          <w:rPrChange w:id="1943" w:author="Maria Paola Fonseca Paez" w:date="2019-11-30T19:36:00Z">
            <w:rPr>
              <w:rFonts w:ascii="Times New Roman" w:eastAsia="Times New Roman" w:hAnsi="Times New Roman" w:cs="Times New Roman"/>
              <w:b/>
            </w:rPr>
          </w:rPrChange>
        </w:rPr>
        <w:t>nonce</w:t>
      </w:r>
      <w:r w:rsidRPr="009C09D9">
        <w:rPr>
          <w:rFonts w:ascii="Times New Roman" w:eastAsia="Times New Roman" w:hAnsi="Times New Roman" w:cs="Times New Roman"/>
          <w:b/>
        </w:rPr>
        <w:t>:</w:t>
      </w:r>
      <w:r w:rsidRPr="009C09D9">
        <w:rPr>
          <w:rFonts w:ascii="Times New Roman" w:eastAsia="Times New Roman" w:hAnsi="Times New Roman" w:cs="Times New Roman"/>
        </w:rPr>
        <w:t xml:space="preserve"> Registro que almacena la salida tanto del </w:t>
      </w:r>
      <w:r w:rsidRPr="00922AB3">
        <w:rPr>
          <w:rFonts w:ascii="Times New Roman" w:eastAsia="Times New Roman" w:hAnsi="Times New Roman" w:cs="Times New Roman"/>
          <w:i/>
          <w:rPrChange w:id="1944" w:author="Maria Paola Fonseca Paez" w:date="2019-11-30T19:36:00Z">
            <w:rPr>
              <w:rFonts w:ascii="Times New Roman" w:eastAsia="Times New Roman" w:hAnsi="Times New Roman" w:cs="Times New Roman"/>
            </w:rPr>
          </w:rPrChange>
        </w:rPr>
        <w:t>nonce</w:t>
      </w:r>
      <w:r w:rsidRPr="009C09D9">
        <w:rPr>
          <w:rFonts w:ascii="Times New Roman" w:eastAsia="Times New Roman" w:hAnsi="Times New Roman" w:cs="Times New Roman"/>
        </w:rPr>
        <w:t xml:space="preserve"> como de</w:t>
      </w:r>
      <w:ins w:id="1945" w:author="Maria Paola Fonseca Paez" w:date="2019-11-30T19:37:00Z">
        <w:r w:rsidR="00922AB3">
          <w:rPr>
            <w:rFonts w:ascii="Times New Roman" w:eastAsia="Times New Roman" w:hAnsi="Times New Roman" w:cs="Times New Roman"/>
          </w:rPr>
          <w:t>l</w:t>
        </w:r>
      </w:ins>
      <w:r w:rsidRPr="009C09D9">
        <w:rPr>
          <w:rFonts w:ascii="Times New Roman" w:eastAsia="Times New Roman" w:hAnsi="Times New Roman" w:cs="Times New Roman"/>
        </w:rPr>
        <w:t xml:space="preserve"> tiempo</w:t>
      </w:r>
      <w:ins w:id="1946" w:author="Maria Paola Fonseca Paez" w:date="2019-11-30T19:37:00Z">
        <w:r w:rsidR="00922AB3">
          <w:rPr>
            <w:rFonts w:ascii="Times New Roman" w:eastAsia="Times New Roman" w:hAnsi="Times New Roman" w:cs="Times New Roman"/>
          </w:rPr>
          <w:t>,</w:t>
        </w:r>
      </w:ins>
      <w:r w:rsidRPr="009C09D9">
        <w:rPr>
          <w:rFonts w:ascii="Times New Roman" w:eastAsia="Times New Roman" w:hAnsi="Times New Roman" w:cs="Times New Roman"/>
        </w:rPr>
        <w:t xml:space="preserve"> con la llegada de la señal </w:t>
      </w:r>
      <w:r w:rsidRPr="00922AB3">
        <w:rPr>
          <w:rFonts w:ascii="Times New Roman" w:eastAsia="Times New Roman" w:hAnsi="Times New Roman" w:cs="Times New Roman"/>
          <w:i/>
          <w:rPrChange w:id="1947" w:author="Maria Paola Fonseca Paez" w:date="2019-11-30T19:36:00Z">
            <w:rPr>
              <w:rFonts w:ascii="Times New Roman" w:eastAsia="Times New Roman" w:hAnsi="Times New Roman" w:cs="Times New Roman"/>
            </w:rPr>
          </w:rPrChange>
        </w:rPr>
        <w:t>ceros ok</w:t>
      </w:r>
      <w:ins w:id="1948" w:author="Maria Paola Fonseca Paez" w:date="2019-11-30T19:37:00Z">
        <w:r w:rsidR="00922AB3">
          <w:rPr>
            <w:rFonts w:ascii="Times New Roman" w:eastAsia="Times New Roman" w:hAnsi="Times New Roman" w:cs="Times New Roman"/>
          </w:rPr>
          <w:t xml:space="preserve">. Es desde este subsistema </w:t>
        </w:r>
      </w:ins>
      <w:del w:id="1949" w:author="Maria Paola Fonseca Paez" w:date="2019-11-30T19:37:00Z">
        <w:r w:rsidRPr="009C09D9" w:rsidDel="00922AB3">
          <w:rPr>
            <w:rFonts w:ascii="Times New Roman" w:eastAsia="Times New Roman" w:hAnsi="Times New Roman" w:cs="Times New Roman"/>
          </w:rPr>
          <w:delText xml:space="preserve">, desde el cual </w:delText>
        </w:r>
      </w:del>
      <w:ins w:id="1950" w:author="Maria Paola Fonseca Paez" w:date="2019-11-30T19:37:00Z">
        <w:r w:rsidR="00922AB3">
          <w:rPr>
            <w:rFonts w:ascii="Times New Roman" w:eastAsia="Times New Roman" w:hAnsi="Times New Roman" w:cs="Times New Roman"/>
          </w:rPr>
          <w:t xml:space="preserve">que </w:t>
        </w:r>
      </w:ins>
      <w:r w:rsidRPr="009C09D9">
        <w:rPr>
          <w:rFonts w:ascii="Times New Roman" w:eastAsia="Times New Roman" w:hAnsi="Times New Roman" w:cs="Times New Roman"/>
        </w:rPr>
        <w:t xml:space="preserve">se obtiene el valor final resultante del </w:t>
      </w:r>
      <w:commentRangeStart w:id="1951"/>
      <w:r w:rsidRPr="009C09D9">
        <w:rPr>
          <w:rFonts w:ascii="Times New Roman" w:eastAsia="Times New Roman" w:hAnsi="Times New Roman" w:cs="Times New Roman"/>
          <w:i/>
        </w:rPr>
        <w:t xml:space="preserve">nonce </w:t>
      </w:r>
      <w:commentRangeEnd w:id="1951"/>
      <w:r w:rsidR="00240255" w:rsidRPr="009C09D9">
        <w:rPr>
          <w:rStyle w:val="Refdecomentario"/>
          <w:rFonts w:ascii="Times New Roman" w:hAnsi="Times New Roman" w:cs="Times New Roman"/>
        </w:rPr>
        <w:commentReference w:id="1951"/>
      </w:r>
      <w:r w:rsidRPr="009C09D9">
        <w:rPr>
          <w:rFonts w:ascii="Times New Roman" w:eastAsia="Times New Roman" w:hAnsi="Times New Roman" w:cs="Times New Roman"/>
        </w:rPr>
        <w:t xml:space="preserve">para transmitir a la salida del sistema de minado en </w:t>
      </w:r>
      <w:r w:rsidRPr="009C09D9">
        <w:rPr>
          <w:rFonts w:ascii="Times New Roman" w:eastAsia="Times New Roman" w:hAnsi="Times New Roman" w:cs="Times New Roman"/>
          <w:i/>
        </w:rPr>
        <w:t>hardware</w:t>
      </w:r>
      <w:r w:rsidRPr="009C09D9">
        <w:rPr>
          <w:rFonts w:ascii="Times New Roman" w:eastAsia="Times New Roman" w:hAnsi="Times New Roman" w:cs="Times New Roman"/>
        </w:rPr>
        <w:t>.</w:t>
      </w:r>
    </w:p>
    <w:p w14:paraId="015A05A9" w14:textId="77777777" w:rsidR="00714E5C" w:rsidRPr="009C09D9" w:rsidRDefault="00714E5C">
      <w:pPr>
        <w:jc w:val="both"/>
        <w:rPr>
          <w:rFonts w:ascii="Times New Roman" w:eastAsia="Times New Roman" w:hAnsi="Times New Roman" w:cs="Times New Roman"/>
        </w:rPr>
      </w:pPr>
    </w:p>
    <w:p w14:paraId="7597E56E" w14:textId="3DF2B833"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Los esquemáticos específicos de est</w:t>
      </w:r>
      <w:ins w:id="1952" w:author="Maria Paola Fonseca Paez" w:date="2019-11-30T19:38:00Z">
        <w:r w:rsidR="00922AB3">
          <w:rPr>
            <w:rFonts w:ascii="Times New Roman" w:eastAsia="Times New Roman" w:hAnsi="Times New Roman" w:cs="Times New Roman"/>
          </w:rPr>
          <w:t xml:space="preserve">a unidad </w:t>
        </w:r>
      </w:ins>
      <w:del w:id="1953" w:author="Maria Paola Fonseca Paez" w:date="2019-11-30T19:38:00Z">
        <w:r w:rsidRPr="009C09D9" w:rsidDel="00922AB3">
          <w:rPr>
            <w:rFonts w:ascii="Times New Roman" w:eastAsia="Times New Roman" w:hAnsi="Times New Roman" w:cs="Times New Roman"/>
          </w:rPr>
          <w:delText xml:space="preserve">e bloque </w:delText>
        </w:r>
      </w:del>
      <w:r w:rsidRPr="009C09D9">
        <w:rPr>
          <w:rFonts w:ascii="Times New Roman" w:eastAsia="Times New Roman" w:hAnsi="Times New Roman" w:cs="Times New Roman"/>
        </w:rPr>
        <w:t xml:space="preserve">se pueden encontrar en los anexos, ingresando en el siguiente enlace: </w:t>
      </w:r>
      <w:r w:rsidR="009C09D9" w:rsidRPr="009C09D9">
        <w:rPr>
          <w:rFonts w:ascii="Times New Roman" w:hAnsi="Times New Roman" w:cs="Times New Roman"/>
        </w:rPr>
        <w:fldChar w:fldCharType="begin"/>
      </w:r>
      <w:r w:rsidR="009C09D9" w:rsidRPr="009C09D9">
        <w:rPr>
          <w:rFonts w:ascii="Times New Roman" w:hAnsi="Times New Roman" w:cs="Times New Roman"/>
        </w:rPr>
        <w:instrText xml:space="preserve"> HYPERLINK "https://livejaverianaedu-my.sharepoint.com/:b:/g/personal/fonseca_maria_javeriana_edu_co/ESEdHUcy4P5Aqd1gVZBvUrkBPkT6ZjMuKgVOj3Z48pp6gw?e=qG0PgF" \h </w:instrText>
      </w:r>
      <w:r w:rsidR="009C09D9" w:rsidRPr="009C09D9">
        <w:rPr>
          <w:rFonts w:ascii="Times New Roman" w:hAnsi="Times New Roman" w:cs="Times New Roman"/>
        </w:rPr>
        <w:fldChar w:fldCharType="separate"/>
      </w:r>
      <w:r w:rsidRPr="009C09D9">
        <w:rPr>
          <w:rFonts w:ascii="Times New Roman" w:eastAsia="Times New Roman" w:hAnsi="Times New Roman" w:cs="Times New Roman"/>
          <w:color w:val="1155CC"/>
          <w:u w:val="single"/>
        </w:rPr>
        <w:t xml:space="preserve">Diagramas de bloques generación </w:t>
      </w:r>
      <w:r w:rsidR="009C09D9" w:rsidRPr="009C09D9">
        <w:rPr>
          <w:rFonts w:ascii="Times New Roman" w:eastAsia="Times New Roman" w:hAnsi="Times New Roman" w:cs="Times New Roman"/>
          <w:color w:val="1155CC"/>
          <w:u w:val="single"/>
        </w:rPr>
        <w:fldChar w:fldCharType="end"/>
      </w:r>
      <w:r w:rsidR="009C09D9" w:rsidRPr="009C09D9">
        <w:rPr>
          <w:rFonts w:ascii="Times New Roman" w:hAnsi="Times New Roman" w:cs="Times New Roman"/>
        </w:rPr>
        <w:fldChar w:fldCharType="begin"/>
      </w:r>
      <w:r w:rsidR="009C09D9" w:rsidRPr="009C09D9">
        <w:rPr>
          <w:rFonts w:ascii="Times New Roman" w:hAnsi="Times New Roman" w:cs="Times New Roman"/>
        </w:rPr>
        <w:instrText xml:space="preserve"> HYPERLINK "https://livejaverianaedu-my.sharepoint.com/:b:/g/personal/fonseca_maria_javeriana_edu_co/ESEdHUcy4P5Aqd1gVZBvUrkBPkT6ZjMuKgVOj3Z48pp6gw?e=qG0PgF" \h </w:instrText>
      </w:r>
      <w:r w:rsidR="009C09D9" w:rsidRPr="009C09D9">
        <w:rPr>
          <w:rFonts w:ascii="Times New Roman" w:hAnsi="Times New Roman" w:cs="Times New Roman"/>
        </w:rPr>
        <w:fldChar w:fldCharType="separate"/>
      </w:r>
      <w:proofErr w:type="spellStart"/>
      <w:r w:rsidRPr="009C09D9">
        <w:rPr>
          <w:rFonts w:ascii="Times New Roman" w:eastAsia="Times New Roman" w:hAnsi="Times New Roman" w:cs="Times New Roman"/>
          <w:i/>
          <w:color w:val="1155CC"/>
          <w:u w:val="single"/>
        </w:rPr>
        <w:t>nonce</w:t>
      </w:r>
      <w:proofErr w:type="spellEnd"/>
      <w:r w:rsidR="009C09D9" w:rsidRPr="009C09D9">
        <w:rPr>
          <w:rFonts w:ascii="Times New Roman" w:eastAsia="Times New Roman" w:hAnsi="Times New Roman" w:cs="Times New Roman"/>
          <w:i/>
          <w:color w:val="1155CC"/>
          <w:u w:val="single"/>
        </w:rPr>
        <w:fldChar w:fldCharType="end"/>
      </w:r>
      <w:r w:rsidRPr="009C09D9">
        <w:rPr>
          <w:rFonts w:ascii="Times New Roman" w:eastAsia="Times New Roman" w:hAnsi="Times New Roman" w:cs="Times New Roman"/>
        </w:rPr>
        <w:t xml:space="preserve">. De igual forma los códigos se pueden encontrar en la carpeta del proyecto de </w:t>
      </w:r>
      <w:r w:rsidRPr="00922AB3">
        <w:rPr>
          <w:rFonts w:ascii="Times New Roman" w:eastAsia="Times New Roman" w:hAnsi="Times New Roman" w:cs="Times New Roman"/>
          <w:i/>
          <w:rPrChange w:id="1954" w:author="Maria Paola Fonseca Paez" w:date="2019-11-30T19:38:00Z">
            <w:rPr>
              <w:rFonts w:ascii="Times New Roman" w:eastAsia="Times New Roman" w:hAnsi="Times New Roman" w:cs="Times New Roman"/>
            </w:rPr>
          </w:rPrChange>
        </w:rPr>
        <w:t>Quartus Prime</w:t>
      </w:r>
      <w:r w:rsidRPr="009C09D9">
        <w:rPr>
          <w:rFonts w:ascii="Times New Roman" w:eastAsia="Times New Roman" w:hAnsi="Times New Roman" w:cs="Times New Roman"/>
        </w:rPr>
        <w:t xml:space="preserve"> en los anexos ingresando en el siguiente enlace: </w:t>
      </w:r>
      <w:r w:rsidR="009C09D9" w:rsidRPr="009C09D9">
        <w:rPr>
          <w:rFonts w:ascii="Times New Roman" w:hAnsi="Times New Roman" w:cs="Times New Roman"/>
        </w:rPr>
        <w:fldChar w:fldCharType="begin"/>
      </w:r>
      <w:r w:rsidR="009C09D9" w:rsidRPr="009C09D9">
        <w:rPr>
          <w:rFonts w:ascii="Times New Roman" w:hAnsi="Times New Roman" w:cs="Times New Roman"/>
        </w:rPr>
        <w:instrText xml:space="preserve"> HYPERLINK "https://livejaverianaedu-my.sharepoint.com/:f:/g/personal/fonseca_maria_javeriana_edu_co/EmqhcnLXvdVNv2yg_r5Bg7MBGi_5dnp9d2-OOp3qNHCFFA?e=E61JAI" \h </w:instrText>
      </w:r>
      <w:r w:rsidR="009C09D9" w:rsidRPr="009C09D9">
        <w:rPr>
          <w:rFonts w:ascii="Times New Roman" w:hAnsi="Times New Roman" w:cs="Times New Roman"/>
        </w:rPr>
        <w:fldChar w:fldCharType="separate"/>
      </w:r>
      <w:r w:rsidRPr="009C09D9">
        <w:rPr>
          <w:rFonts w:ascii="Times New Roman" w:eastAsia="Times New Roman" w:hAnsi="Times New Roman" w:cs="Times New Roman"/>
          <w:color w:val="1155CC"/>
          <w:u w:val="single"/>
        </w:rPr>
        <w:t xml:space="preserve">Códigos en </w:t>
      </w:r>
      <w:r w:rsidR="009C09D9" w:rsidRPr="009C09D9">
        <w:rPr>
          <w:rFonts w:ascii="Times New Roman" w:eastAsia="Times New Roman" w:hAnsi="Times New Roman" w:cs="Times New Roman"/>
          <w:color w:val="1155CC"/>
          <w:u w:val="single"/>
        </w:rPr>
        <w:fldChar w:fldCharType="end"/>
      </w:r>
      <w:r w:rsidR="009C09D9" w:rsidRPr="009C09D9">
        <w:rPr>
          <w:rFonts w:ascii="Times New Roman" w:hAnsi="Times New Roman" w:cs="Times New Roman"/>
        </w:rPr>
        <w:fldChar w:fldCharType="begin"/>
      </w:r>
      <w:r w:rsidR="009C09D9" w:rsidRPr="009C09D9">
        <w:rPr>
          <w:rFonts w:ascii="Times New Roman" w:hAnsi="Times New Roman" w:cs="Times New Roman"/>
        </w:rPr>
        <w:instrText xml:space="preserve"> HYPERLINK "https://livejaverianaedu-my.sharepoint.com/:f:/g/personal/fonseca_maria_javeriana_edu_co/EmqhcnLXvdVNv2yg_r5Bg7MBGi_5dnp9d2-OOp3qNHCFFA?e=E61JAI" \h </w:instrText>
      </w:r>
      <w:r w:rsidR="009C09D9" w:rsidRPr="009C09D9">
        <w:rPr>
          <w:rFonts w:ascii="Times New Roman" w:hAnsi="Times New Roman" w:cs="Times New Roman"/>
        </w:rPr>
        <w:fldChar w:fldCharType="separate"/>
      </w:r>
      <w:r w:rsidRPr="009C09D9">
        <w:rPr>
          <w:rFonts w:ascii="Times New Roman" w:eastAsia="Times New Roman" w:hAnsi="Times New Roman" w:cs="Times New Roman"/>
          <w:i/>
          <w:color w:val="1155CC"/>
          <w:u w:val="single"/>
        </w:rPr>
        <w:t>VHDL</w:t>
      </w:r>
      <w:r w:rsidR="009C09D9" w:rsidRPr="009C09D9">
        <w:rPr>
          <w:rFonts w:ascii="Times New Roman" w:eastAsia="Times New Roman" w:hAnsi="Times New Roman" w:cs="Times New Roman"/>
          <w:i/>
          <w:color w:val="1155CC"/>
          <w:u w:val="single"/>
        </w:rPr>
        <w:fldChar w:fldCharType="end"/>
      </w:r>
      <w:r w:rsidR="009C09D9" w:rsidRPr="009C09D9">
        <w:rPr>
          <w:rFonts w:ascii="Times New Roman" w:hAnsi="Times New Roman" w:cs="Times New Roman"/>
        </w:rPr>
        <w:fldChar w:fldCharType="begin"/>
      </w:r>
      <w:r w:rsidR="009C09D9" w:rsidRPr="009C09D9">
        <w:rPr>
          <w:rFonts w:ascii="Times New Roman" w:hAnsi="Times New Roman" w:cs="Times New Roman"/>
        </w:rPr>
        <w:instrText xml:space="preserve"> HYPERLINK "https://livejaverianaedu-my.sharepoint.com/:f:/g/personal/fonseca_maria_javeriana_edu_co/EmqhcnLXvdVNv2yg_r5Bg7MBGi_5dnp9d2-OOp3qNHCFFA?e=E61JAI" \h </w:instrText>
      </w:r>
      <w:r w:rsidR="009C09D9" w:rsidRPr="009C09D9">
        <w:rPr>
          <w:rFonts w:ascii="Times New Roman" w:hAnsi="Times New Roman" w:cs="Times New Roman"/>
        </w:rPr>
        <w:fldChar w:fldCharType="separate"/>
      </w:r>
      <w:r w:rsidRPr="009C09D9">
        <w:rPr>
          <w:rFonts w:ascii="Times New Roman" w:eastAsia="Times New Roman" w:hAnsi="Times New Roman" w:cs="Times New Roman"/>
          <w:color w:val="1155CC"/>
          <w:u w:val="single"/>
        </w:rPr>
        <w:t xml:space="preserve"> y </w:t>
      </w:r>
      <w:r w:rsidR="009C09D9" w:rsidRPr="009C09D9">
        <w:rPr>
          <w:rFonts w:ascii="Times New Roman" w:eastAsia="Times New Roman" w:hAnsi="Times New Roman" w:cs="Times New Roman"/>
          <w:color w:val="1155CC"/>
          <w:u w:val="single"/>
        </w:rPr>
        <w:fldChar w:fldCharType="end"/>
      </w:r>
      <w:r w:rsidR="009C09D9" w:rsidRPr="009C09D9">
        <w:rPr>
          <w:rFonts w:ascii="Times New Roman" w:hAnsi="Times New Roman" w:cs="Times New Roman"/>
        </w:rPr>
        <w:fldChar w:fldCharType="begin"/>
      </w:r>
      <w:r w:rsidR="009C09D9" w:rsidRPr="009C09D9">
        <w:rPr>
          <w:rFonts w:ascii="Times New Roman" w:hAnsi="Times New Roman" w:cs="Times New Roman"/>
        </w:rPr>
        <w:instrText xml:space="preserve"> HYPERLINK "https://livejaverianaedu-my.sharepoint.com/:f:/g/personal/fonseca_maria_javeriana_edu_co/EmqhcnLXvdVNv2yg_r5Bg7MBGi_5dnp9d2-OOp3qNHCFFA?e=E61JAI" \h </w:instrText>
      </w:r>
      <w:r w:rsidR="009C09D9" w:rsidRPr="009C09D9">
        <w:rPr>
          <w:rFonts w:ascii="Times New Roman" w:hAnsi="Times New Roman" w:cs="Times New Roman"/>
        </w:rPr>
        <w:fldChar w:fldCharType="separate"/>
      </w:r>
      <w:proofErr w:type="spellStart"/>
      <w:r w:rsidRPr="009C09D9">
        <w:rPr>
          <w:rFonts w:ascii="Times New Roman" w:eastAsia="Times New Roman" w:hAnsi="Times New Roman" w:cs="Times New Roman"/>
          <w:i/>
          <w:color w:val="1155CC"/>
          <w:u w:val="single"/>
        </w:rPr>
        <w:t>Verilog</w:t>
      </w:r>
      <w:proofErr w:type="spellEnd"/>
      <w:r w:rsidR="009C09D9" w:rsidRPr="009C09D9">
        <w:rPr>
          <w:rFonts w:ascii="Times New Roman" w:eastAsia="Times New Roman" w:hAnsi="Times New Roman" w:cs="Times New Roman"/>
          <w:i/>
          <w:color w:val="1155CC"/>
          <w:u w:val="single"/>
        </w:rPr>
        <w:fldChar w:fldCharType="end"/>
      </w:r>
      <w:r w:rsidRPr="009C09D9">
        <w:rPr>
          <w:rFonts w:ascii="Times New Roman" w:eastAsia="Times New Roman" w:hAnsi="Times New Roman" w:cs="Times New Roman"/>
        </w:rPr>
        <w:t>.</w:t>
      </w:r>
    </w:p>
    <w:p w14:paraId="5F49A046" w14:textId="77777777" w:rsidR="00714E5C" w:rsidRPr="009C09D9" w:rsidRDefault="00714E5C">
      <w:pPr>
        <w:jc w:val="both"/>
        <w:rPr>
          <w:rFonts w:ascii="Times New Roman" w:eastAsia="Times New Roman" w:hAnsi="Times New Roman" w:cs="Times New Roman"/>
        </w:rPr>
      </w:pPr>
    </w:p>
    <w:p w14:paraId="269697CA" w14:textId="77777777" w:rsidR="00714E5C" w:rsidRPr="009C09D9" w:rsidRDefault="00714E5C">
      <w:pPr>
        <w:jc w:val="both"/>
        <w:rPr>
          <w:rFonts w:ascii="Times New Roman" w:eastAsia="Times New Roman" w:hAnsi="Times New Roman" w:cs="Times New Roman"/>
        </w:rPr>
      </w:pPr>
    </w:p>
    <w:p w14:paraId="77F1910A" w14:textId="77777777" w:rsidR="007573DD" w:rsidRDefault="00AB58E9">
      <w:pPr>
        <w:keepNext/>
        <w:jc w:val="center"/>
        <w:rPr>
          <w:ins w:id="1955" w:author="Maria Paola Fonseca Paez" w:date="2019-11-30T19:11:00Z"/>
        </w:rPr>
        <w:pPrChange w:id="1956" w:author="Maria Paola Fonseca Paez" w:date="2019-11-30T19:11:00Z">
          <w:pPr>
            <w:jc w:val="center"/>
          </w:pPr>
        </w:pPrChange>
      </w:pPr>
      <w:r w:rsidRPr="009C09D9">
        <w:rPr>
          <w:rFonts w:ascii="Times New Roman" w:eastAsia="Times New Roman" w:hAnsi="Times New Roman" w:cs="Times New Roman"/>
          <w:noProof/>
          <w:lang w:val="it-IT"/>
        </w:rPr>
        <w:drawing>
          <wp:inline distT="114300" distB="114300" distL="114300" distR="114300" wp14:anchorId="52CADA23" wp14:editId="4B1F5D49">
            <wp:extent cx="3462533" cy="2640261"/>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3462533" cy="2640261"/>
                    </a:xfrm>
                    <a:prstGeom prst="rect">
                      <a:avLst/>
                    </a:prstGeom>
                    <a:ln/>
                  </pic:spPr>
                </pic:pic>
              </a:graphicData>
            </a:graphic>
          </wp:inline>
        </w:drawing>
      </w:r>
    </w:p>
    <w:p w14:paraId="7A49EB9C" w14:textId="2A0F14AB" w:rsidR="00714E5C" w:rsidRPr="00842DAA" w:rsidRDefault="007573DD">
      <w:pPr>
        <w:pStyle w:val="Descripcin"/>
        <w:jc w:val="center"/>
        <w:rPr>
          <w:rFonts w:ascii="Times New Roman" w:eastAsia="Times New Roman" w:hAnsi="Times New Roman" w:cs="Times New Roman"/>
        </w:rPr>
        <w:pPrChange w:id="1957" w:author="Maria Paola Fonseca Paez" w:date="2019-11-30T19:11:00Z">
          <w:pPr>
            <w:jc w:val="center"/>
          </w:pPr>
        </w:pPrChange>
      </w:pPr>
      <w:bookmarkStart w:id="1958" w:name="_Ref26033536"/>
      <w:ins w:id="1959" w:author="Maria Paola Fonseca Paez" w:date="2019-11-30T19:11:00Z">
        <w:r w:rsidRPr="007573DD">
          <w:rPr>
            <w:rFonts w:ascii="Times New Roman" w:hAnsi="Times New Roman" w:cs="Times New Roman"/>
            <w:color w:val="auto"/>
            <w:rPrChange w:id="1960" w:author="Maria Paola Fonseca Paez" w:date="2019-11-30T19:11:00Z">
              <w:rPr>
                <w:i/>
                <w:iCs/>
              </w:rPr>
            </w:rPrChange>
          </w:rPr>
          <w:t xml:space="preserve">Figura </w:t>
        </w:r>
        <w:r w:rsidRPr="007573DD">
          <w:rPr>
            <w:rFonts w:ascii="Times New Roman" w:hAnsi="Times New Roman" w:cs="Times New Roman"/>
            <w:color w:val="auto"/>
            <w:rPrChange w:id="1961" w:author="Maria Paola Fonseca Paez" w:date="2019-11-30T19:11:00Z">
              <w:rPr>
                <w:i/>
                <w:iCs/>
              </w:rPr>
            </w:rPrChange>
          </w:rPr>
          <w:fldChar w:fldCharType="begin"/>
        </w:r>
        <w:r w:rsidRPr="007573DD">
          <w:rPr>
            <w:rFonts w:ascii="Times New Roman" w:hAnsi="Times New Roman" w:cs="Times New Roman"/>
            <w:color w:val="auto"/>
            <w:rPrChange w:id="1962" w:author="Maria Paola Fonseca Paez" w:date="2019-11-30T19:11:00Z">
              <w:rPr>
                <w:i/>
                <w:iCs/>
              </w:rPr>
            </w:rPrChange>
          </w:rPr>
          <w:instrText xml:space="preserve"> SEQ Figura \* ARABIC </w:instrText>
        </w:r>
      </w:ins>
      <w:r w:rsidRPr="007573DD">
        <w:rPr>
          <w:rFonts w:ascii="Times New Roman" w:hAnsi="Times New Roman" w:cs="Times New Roman"/>
          <w:color w:val="auto"/>
          <w:rPrChange w:id="1963" w:author="Maria Paola Fonseca Paez" w:date="2019-11-30T19:11:00Z">
            <w:rPr>
              <w:i/>
              <w:iCs/>
            </w:rPr>
          </w:rPrChange>
        </w:rPr>
        <w:fldChar w:fldCharType="separate"/>
      </w:r>
      <w:ins w:id="1964" w:author="Maria Paola Fonseca Paez" w:date="2019-12-01T03:44:00Z">
        <w:r w:rsidR="00025C63">
          <w:rPr>
            <w:rFonts w:ascii="Times New Roman" w:hAnsi="Times New Roman" w:cs="Times New Roman"/>
            <w:noProof/>
            <w:color w:val="auto"/>
          </w:rPr>
          <w:t>8</w:t>
        </w:r>
      </w:ins>
      <w:ins w:id="1965" w:author="Maria Paola Fonseca Paez" w:date="2019-11-30T19:11:00Z">
        <w:r w:rsidRPr="007573DD">
          <w:rPr>
            <w:rFonts w:ascii="Times New Roman" w:hAnsi="Times New Roman" w:cs="Times New Roman"/>
            <w:color w:val="auto"/>
            <w:rPrChange w:id="1966" w:author="Maria Paola Fonseca Paez" w:date="2019-11-30T19:11:00Z">
              <w:rPr>
                <w:i/>
                <w:iCs/>
              </w:rPr>
            </w:rPrChange>
          </w:rPr>
          <w:fldChar w:fldCharType="end"/>
        </w:r>
        <w:bookmarkEnd w:id="1958"/>
        <w:r w:rsidRPr="007573DD">
          <w:rPr>
            <w:rFonts w:ascii="Times New Roman" w:hAnsi="Times New Roman" w:cs="Times New Roman"/>
            <w:color w:val="auto"/>
            <w:rPrChange w:id="1967" w:author="Maria Paola Fonseca Paez" w:date="2019-11-30T19:11:00Z">
              <w:rPr>
                <w:i/>
                <w:iCs/>
              </w:rPr>
            </w:rPrChange>
          </w:rPr>
          <w:t>. Máquina de estados finitos de la unidad que implementa la generación del nonce</w:t>
        </w:r>
      </w:ins>
    </w:p>
    <w:p w14:paraId="00E0A79A" w14:textId="05F65C2F" w:rsidR="00714E5C" w:rsidRPr="009C09D9" w:rsidDel="007573DD" w:rsidRDefault="00AB58E9">
      <w:pPr>
        <w:jc w:val="center"/>
        <w:rPr>
          <w:del w:id="1968" w:author="Maria Paola Fonseca Paez" w:date="2019-11-30T19:11:00Z"/>
          <w:rFonts w:ascii="Times New Roman" w:eastAsia="Times New Roman" w:hAnsi="Times New Roman" w:cs="Times New Roman"/>
          <w:i/>
          <w:sz w:val="20"/>
          <w:szCs w:val="20"/>
        </w:rPr>
      </w:pPr>
      <w:del w:id="1969" w:author="Maria Paola Fonseca Paez" w:date="2019-11-30T19:11:00Z">
        <w:r w:rsidRPr="009C09D9" w:rsidDel="007573DD">
          <w:rPr>
            <w:rFonts w:ascii="Times New Roman" w:eastAsia="Times New Roman" w:hAnsi="Times New Roman" w:cs="Times New Roman"/>
            <w:i/>
            <w:sz w:val="20"/>
            <w:szCs w:val="20"/>
          </w:rPr>
          <w:delText xml:space="preserve">Figura X. máquina de estados finitos del módulo que implementa la generación del nonce </w:delText>
        </w:r>
      </w:del>
    </w:p>
    <w:p w14:paraId="458A7006" w14:textId="77777777" w:rsidR="00714E5C" w:rsidRPr="009C09D9" w:rsidRDefault="00714E5C">
      <w:pPr>
        <w:jc w:val="center"/>
        <w:rPr>
          <w:rFonts w:ascii="Times New Roman" w:eastAsia="Times New Roman" w:hAnsi="Times New Roman" w:cs="Times New Roman"/>
        </w:rPr>
      </w:pPr>
    </w:p>
    <w:p w14:paraId="6AF86F0B" w14:textId="09854EB2"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La máquina de estados de la </w:t>
      </w:r>
      <w:ins w:id="1970" w:author="Maria Paola Fonseca Paez" w:date="2019-11-30T19:13:00Z">
        <w:r w:rsidR="007573DD">
          <w:rPr>
            <w:rFonts w:ascii="Times New Roman" w:eastAsia="Times New Roman" w:hAnsi="Times New Roman" w:cs="Times New Roman"/>
          </w:rPr>
          <w:fldChar w:fldCharType="begin"/>
        </w:r>
        <w:r w:rsidR="007573DD">
          <w:rPr>
            <w:rFonts w:ascii="Times New Roman" w:eastAsia="Times New Roman" w:hAnsi="Times New Roman" w:cs="Times New Roman"/>
          </w:rPr>
          <w:instrText xml:space="preserve"> REF _Ref26033536 \h </w:instrText>
        </w:r>
      </w:ins>
      <w:r w:rsidR="007573DD">
        <w:rPr>
          <w:rFonts w:ascii="Times New Roman" w:eastAsia="Times New Roman" w:hAnsi="Times New Roman" w:cs="Times New Roman"/>
        </w:rPr>
      </w:r>
      <w:r w:rsidR="007573DD">
        <w:rPr>
          <w:rFonts w:ascii="Times New Roman" w:eastAsia="Times New Roman" w:hAnsi="Times New Roman" w:cs="Times New Roman"/>
        </w:rPr>
        <w:fldChar w:fldCharType="separate"/>
      </w:r>
      <w:ins w:id="1971" w:author="Maria Paola Fonseca Paez" w:date="2019-11-30T19:13:00Z">
        <w:r w:rsidR="007573DD" w:rsidRPr="007573DD">
          <w:rPr>
            <w:rFonts w:ascii="Times New Roman" w:hAnsi="Times New Roman" w:cs="Times New Roman"/>
            <w:rPrChange w:id="1972" w:author="Maria Paola Fonseca Paez" w:date="2019-11-30T19:11:00Z">
              <w:rPr/>
            </w:rPrChange>
          </w:rPr>
          <w:t xml:space="preserve">Figura </w:t>
        </w:r>
        <w:r w:rsidR="007573DD">
          <w:rPr>
            <w:rFonts w:ascii="Times New Roman" w:hAnsi="Times New Roman" w:cs="Times New Roman"/>
            <w:noProof/>
          </w:rPr>
          <w:t>8</w:t>
        </w:r>
        <w:r w:rsidR="007573DD">
          <w:rPr>
            <w:rFonts w:ascii="Times New Roman" w:eastAsia="Times New Roman" w:hAnsi="Times New Roman" w:cs="Times New Roman"/>
          </w:rPr>
          <w:fldChar w:fldCharType="end"/>
        </w:r>
      </w:ins>
      <w:del w:id="1973" w:author="Maria Paola Fonseca Paez" w:date="2019-11-30T19:12:00Z">
        <w:r w:rsidRPr="009C09D9" w:rsidDel="007573DD">
          <w:rPr>
            <w:rFonts w:ascii="Times New Roman" w:eastAsia="Times New Roman" w:hAnsi="Times New Roman" w:cs="Times New Roman"/>
          </w:rPr>
          <w:delText>figura X</w:delText>
        </w:r>
      </w:del>
      <w:r w:rsidRPr="009C09D9">
        <w:rPr>
          <w:rFonts w:ascii="Times New Roman" w:eastAsia="Times New Roman" w:hAnsi="Times New Roman" w:cs="Times New Roman"/>
        </w:rPr>
        <w:t xml:space="preserve"> inicia su funcionamiento en el </w:t>
      </w:r>
      <w:commentRangeStart w:id="1974"/>
      <w:r w:rsidRPr="009C09D9">
        <w:rPr>
          <w:rFonts w:ascii="Times New Roman" w:eastAsia="Times New Roman" w:hAnsi="Times New Roman" w:cs="Times New Roman"/>
        </w:rPr>
        <w:t xml:space="preserve">estado cero </w:t>
      </w:r>
      <w:commentRangeEnd w:id="1974"/>
      <w:r w:rsidR="00B75D59" w:rsidRPr="009C09D9">
        <w:rPr>
          <w:rStyle w:val="Refdecomentario"/>
          <w:rFonts w:ascii="Times New Roman" w:hAnsi="Times New Roman" w:cs="Times New Roman"/>
        </w:rPr>
        <w:commentReference w:id="1974"/>
      </w:r>
      <w:r w:rsidRPr="009C09D9">
        <w:rPr>
          <w:rFonts w:ascii="Times New Roman" w:eastAsia="Times New Roman" w:hAnsi="Times New Roman" w:cs="Times New Roman"/>
        </w:rPr>
        <w:t xml:space="preserve">donde se envía en todo momento el reinicio a contadores y registros, y se inicializan las variables externas del sistema, en un estado en que </w:t>
      </w:r>
      <w:ins w:id="1975" w:author="Maria Paola Fonseca Paez" w:date="2019-11-30T19:38:00Z">
        <w:r w:rsidR="00922AB3">
          <w:rPr>
            <w:rFonts w:ascii="Times New Roman" w:eastAsia="Times New Roman" w:hAnsi="Times New Roman" w:cs="Times New Roman"/>
          </w:rPr>
          <w:t xml:space="preserve">la unidad </w:t>
        </w:r>
      </w:ins>
      <w:del w:id="1976" w:author="Maria Paola Fonseca Paez" w:date="2019-11-30T19:38:00Z">
        <w:r w:rsidRPr="009C09D9" w:rsidDel="00922AB3">
          <w:rPr>
            <w:rFonts w:ascii="Times New Roman" w:eastAsia="Times New Roman" w:hAnsi="Times New Roman" w:cs="Times New Roman"/>
          </w:rPr>
          <w:delText xml:space="preserve">el bloque </w:delText>
        </w:r>
      </w:del>
      <w:r w:rsidRPr="009C09D9">
        <w:rPr>
          <w:rFonts w:ascii="Times New Roman" w:eastAsia="Times New Roman" w:hAnsi="Times New Roman" w:cs="Times New Roman"/>
        </w:rPr>
        <w:t xml:space="preserve">de generación </w:t>
      </w:r>
      <w:r w:rsidRPr="009C09D9">
        <w:rPr>
          <w:rFonts w:ascii="Times New Roman" w:eastAsia="Times New Roman" w:hAnsi="Times New Roman" w:cs="Times New Roman"/>
          <w:i/>
        </w:rPr>
        <w:t>nonce</w:t>
      </w:r>
      <w:r w:rsidRPr="009C09D9">
        <w:rPr>
          <w:rFonts w:ascii="Times New Roman" w:eastAsia="Times New Roman" w:hAnsi="Times New Roman" w:cs="Times New Roman"/>
        </w:rPr>
        <w:t xml:space="preserve"> se considera inactiv</w:t>
      </w:r>
      <w:ins w:id="1977" w:author="Maria Paola Fonseca Paez" w:date="2019-11-30T19:38:00Z">
        <w:r w:rsidR="00922AB3">
          <w:rPr>
            <w:rFonts w:ascii="Times New Roman" w:eastAsia="Times New Roman" w:hAnsi="Times New Roman" w:cs="Times New Roman"/>
          </w:rPr>
          <w:t>a</w:t>
        </w:r>
      </w:ins>
      <w:del w:id="1978" w:author="Maria Paola Fonseca Paez" w:date="2019-11-30T19:38:00Z">
        <w:r w:rsidRPr="009C09D9" w:rsidDel="00922AB3">
          <w:rPr>
            <w:rFonts w:ascii="Times New Roman" w:eastAsia="Times New Roman" w:hAnsi="Times New Roman" w:cs="Times New Roman"/>
          </w:rPr>
          <w:delText>o</w:delText>
        </w:r>
      </w:del>
      <w:r w:rsidRPr="009C09D9">
        <w:rPr>
          <w:rFonts w:ascii="Times New Roman" w:eastAsia="Times New Roman" w:hAnsi="Times New Roman" w:cs="Times New Roman"/>
        </w:rPr>
        <w:t xml:space="preserve">. Con la llegada de la señal </w:t>
      </w:r>
      <w:del w:id="1979" w:author="Maria Paola Fonseca Paez" w:date="2019-11-30T19:38:00Z">
        <w:r w:rsidRPr="00922AB3" w:rsidDel="00922AB3">
          <w:rPr>
            <w:rFonts w:ascii="Times New Roman" w:eastAsia="Times New Roman" w:hAnsi="Times New Roman" w:cs="Times New Roman"/>
            <w:i/>
          </w:rPr>
          <w:delText>‘</w:delText>
        </w:r>
      </w:del>
      <w:r w:rsidRPr="00922AB3">
        <w:rPr>
          <w:rFonts w:ascii="Times New Roman" w:eastAsia="Times New Roman" w:hAnsi="Times New Roman" w:cs="Times New Roman"/>
          <w:i/>
          <w:rPrChange w:id="1980" w:author="Maria Paola Fonseca Paez" w:date="2019-11-30T19:38:00Z">
            <w:rPr>
              <w:rFonts w:ascii="Times New Roman" w:eastAsia="Times New Roman" w:hAnsi="Times New Roman" w:cs="Times New Roman"/>
            </w:rPr>
          </w:rPrChange>
        </w:rPr>
        <w:t>activo</w:t>
      </w:r>
      <w:r w:rsidRPr="00922AB3">
        <w:rPr>
          <w:rFonts w:ascii="Times New Roman" w:eastAsia="Times New Roman" w:hAnsi="Times New Roman" w:cs="Times New Roman"/>
          <w:i/>
        </w:rPr>
        <w:t xml:space="preserve"> </w:t>
      </w:r>
      <w:r w:rsidRPr="009C09D9">
        <w:rPr>
          <w:rFonts w:ascii="Times New Roman" w:eastAsia="Times New Roman" w:hAnsi="Times New Roman" w:cs="Times New Roman"/>
          <w:i/>
        </w:rPr>
        <w:t>nonce</w:t>
      </w:r>
      <w:del w:id="1981" w:author="Maria Paola Fonseca Paez" w:date="2019-11-30T19:38:00Z">
        <w:r w:rsidRPr="009C09D9" w:rsidDel="00922AB3">
          <w:rPr>
            <w:rFonts w:ascii="Times New Roman" w:eastAsia="Times New Roman" w:hAnsi="Times New Roman" w:cs="Times New Roman"/>
            <w:i/>
          </w:rPr>
          <w:delText>’</w:delText>
        </w:r>
      </w:del>
      <w:r w:rsidRPr="009C09D9">
        <w:rPr>
          <w:rFonts w:ascii="Times New Roman" w:eastAsia="Times New Roman" w:hAnsi="Times New Roman" w:cs="Times New Roman"/>
        </w:rPr>
        <w:t xml:space="preserve"> se procede a activar </w:t>
      </w:r>
      <w:del w:id="1982" w:author="Maria Paola Fonseca Paez" w:date="2019-11-30T19:39:00Z">
        <w:r w:rsidRPr="009C09D9" w:rsidDel="00922AB3">
          <w:rPr>
            <w:rFonts w:ascii="Times New Roman" w:eastAsia="Times New Roman" w:hAnsi="Times New Roman" w:cs="Times New Roman"/>
          </w:rPr>
          <w:delText>el bloque</w:delText>
        </w:r>
      </w:del>
      <w:ins w:id="1983" w:author="Maria Paola Fonseca Paez" w:date="2019-11-30T19:39:00Z">
        <w:r w:rsidR="00922AB3">
          <w:rPr>
            <w:rFonts w:ascii="Times New Roman" w:eastAsia="Times New Roman" w:hAnsi="Times New Roman" w:cs="Times New Roman"/>
          </w:rPr>
          <w:t>la unidad</w:t>
        </w:r>
      </w:ins>
      <w:r w:rsidRPr="009C09D9">
        <w:rPr>
          <w:rFonts w:ascii="Times New Roman" w:eastAsia="Times New Roman" w:hAnsi="Times New Roman" w:cs="Times New Roman"/>
        </w:rPr>
        <w:t xml:space="preserve">, pasando al estado uno y </w:t>
      </w:r>
      <w:ins w:id="1984" w:author="Maria Paola Fonseca Paez" w:date="2019-11-30T19:39:00Z">
        <w:r w:rsidR="00922AB3">
          <w:rPr>
            <w:rFonts w:ascii="Times New Roman" w:eastAsia="Times New Roman" w:hAnsi="Times New Roman" w:cs="Times New Roman"/>
          </w:rPr>
          <w:t xml:space="preserve">al estado </w:t>
        </w:r>
      </w:ins>
      <w:r w:rsidRPr="009C09D9">
        <w:rPr>
          <w:rFonts w:ascii="Times New Roman" w:eastAsia="Times New Roman" w:hAnsi="Times New Roman" w:cs="Times New Roman"/>
        </w:rPr>
        <w:t>espera</w:t>
      </w:r>
      <w:ins w:id="1985" w:author="Maria Paola Fonseca Paez" w:date="2019-11-30T19:39:00Z">
        <w:r w:rsidR="00922AB3">
          <w:rPr>
            <w:rFonts w:ascii="Times New Roman" w:eastAsia="Times New Roman" w:hAnsi="Times New Roman" w:cs="Times New Roman"/>
          </w:rPr>
          <w:t>,</w:t>
        </w:r>
      </w:ins>
      <w:r w:rsidRPr="009C09D9">
        <w:rPr>
          <w:rFonts w:ascii="Times New Roman" w:eastAsia="Times New Roman" w:hAnsi="Times New Roman" w:cs="Times New Roman"/>
        </w:rPr>
        <w:t xml:space="preserve"> donde se habilita el almacenamiento de la semilla inicial externa x0 en el </w:t>
      </w:r>
      <w:del w:id="1986" w:author="Maria Paola Fonseca Paez" w:date="2019-11-30T19:40:00Z">
        <w:r w:rsidRPr="009C09D9" w:rsidDel="003F0D31">
          <w:rPr>
            <w:rFonts w:ascii="Times New Roman" w:eastAsia="Times New Roman" w:hAnsi="Times New Roman" w:cs="Times New Roman"/>
          </w:rPr>
          <w:delText xml:space="preserve">bloque </w:delText>
        </w:r>
      </w:del>
      <w:ins w:id="1987" w:author="Maria Paola Fonseca Paez" w:date="2019-11-30T19:40:00Z">
        <w:r w:rsidR="003F0D31">
          <w:rPr>
            <w:rFonts w:ascii="Times New Roman" w:eastAsia="Times New Roman" w:hAnsi="Times New Roman" w:cs="Times New Roman"/>
          </w:rPr>
          <w:t>subsistema</w:t>
        </w:r>
        <w:r w:rsidR="003F0D31" w:rsidRPr="009C09D9">
          <w:rPr>
            <w:rFonts w:ascii="Times New Roman" w:eastAsia="Times New Roman" w:hAnsi="Times New Roman" w:cs="Times New Roman"/>
          </w:rPr>
          <w:t xml:space="preserve"> </w:t>
        </w:r>
      </w:ins>
      <w:r w:rsidRPr="003F0D31">
        <w:rPr>
          <w:rFonts w:ascii="Times New Roman" w:eastAsia="Times New Roman" w:hAnsi="Times New Roman" w:cs="Times New Roman"/>
          <w:b/>
          <w:rPrChange w:id="1988" w:author="Maria Paola Fonseca Paez" w:date="2019-11-30T19:40:00Z">
            <w:rPr>
              <w:rFonts w:ascii="Times New Roman" w:eastAsia="Times New Roman" w:hAnsi="Times New Roman" w:cs="Times New Roman"/>
            </w:rPr>
          </w:rPrChange>
        </w:rPr>
        <w:t>registro semillas</w:t>
      </w:r>
      <w:r w:rsidRPr="009C09D9">
        <w:rPr>
          <w:rFonts w:ascii="Times New Roman" w:eastAsia="Times New Roman" w:hAnsi="Times New Roman" w:cs="Times New Roman"/>
        </w:rPr>
        <w:t xml:space="preserve">. En el estado espera se habilita un conteo para en contador secuencial. </w:t>
      </w:r>
      <w:r w:rsidR="00B75D59" w:rsidRPr="003F0D31">
        <w:rPr>
          <w:rFonts w:ascii="Times New Roman" w:eastAsia="Times New Roman" w:hAnsi="Times New Roman" w:cs="Times New Roman"/>
          <w:rPrChange w:id="1989" w:author="Maria Paola Fonseca Paez" w:date="2019-11-30T19:39:00Z">
            <w:rPr>
              <w:rFonts w:ascii="Times New Roman" w:eastAsia="Times New Roman" w:hAnsi="Times New Roman" w:cs="Times New Roman"/>
              <w:b/>
              <w:highlight w:val="yellow"/>
            </w:rPr>
          </w:rPrChange>
        </w:rPr>
        <w:t>P</w:t>
      </w:r>
      <w:r w:rsidRPr="009C09D9">
        <w:rPr>
          <w:rFonts w:ascii="Times New Roman" w:eastAsia="Times New Roman" w:hAnsi="Times New Roman" w:cs="Times New Roman"/>
        </w:rPr>
        <w:t xml:space="preserve">osteriormente pasa al estado dos donde el </w:t>
      </w:r>
      <w:del w:id="1990" w:author="Maria Paola Fonseca Paez" w:date="2019-11-30T19:39:00Z">
        <w:r w:rsidRPr="009C09D9" w:rsidDel="003F0D31">
          <w:rPr>
            <w:rFonts w:ascii="Times New Roman" w:eastAsia="Times New Roman" w:hAnsi="Times New Roman" w:cs="Times New Roman"/>
          </w:rPr>
          <w:delText xml:space="preserve">bloque </w:delText>
        </w:r>
      </w:del>
      <w:ins w:id="1991" w:author="Maria Paola Fonseca Paez" w:date="2019-11-30T19:39:00Z">
        <w:r w:rsidR="003F0D31">
          <w:rPr>
            <w:rFonts w:ascii="Times New Roman" w:eastAsia="Times New Roman" w:hAnsi="Times New Roman" w:cs="Times New Roman"/>
          </w:rPr>
          <w:t>subsistema</w:t>
        </w:r>
        <w:r w:rsidR="003F0D31" w:rsidRPr="009C09D9">
          <w:rPr>
            <w:rFonts w:ascii="Times New Roman" w:eastAsia="Times New Roman" w:hAnsi="Times New Roman" w:cs="Times New Roman"/>
          </w:rPr>
          <w:t xml:space="preserve"> </w:t>
        </w:r>
      </w:ins>
      <w:r w:rsidRPr="003F0D31">
        <w:rPr>
          <w:rFonts w:ascii="Times New Roman" w:eastAsia="Times New Roman" w:hAnsi="Times New Roman" w:cs="Times New Roman"/>
          <w:b/>
          <w:rPrChange w:id="1992" w:author="Maria Paola Fonseca Paez" w:date="2019-11-30T19:39:00Z">
            <w:rPr>
              <w:rFonts w:ascii="Times New Roman" w:eastAsia="Times New Roman" w:hAnsi="Times New Roman" w:cs="Times New Roman"/>
            </w:rPr>
          </w:rPrChange>
        </w:rPr>
        <w:t>multiplicación</w:t>
      </w:r>
      <w:r w:rsidRPr="009C09D9">
        <w:rPr>
          <w:rFonts w:ascii="Times New Roman" w:eastAsia="Times New Roman" w:hAnsi="Times New Roman" w:cs="Times New Roman"/>
        </w:rPr>
        <w:t xml:space="preserve"> toma la entrada del </w:t>
      </w:r>
      <w:del w:id="1993" w:author="Maria Paola Fonseca Paez" w:date="2019-11-30T19:39:00Z">
        <w:r w:rsidRPr="009C09D9" w:rsidDel="003F0D31">
          <w:rPr>
            <w:rFonts w:ascii="Times New Roman" w:eastAsia="Times New Roman" w:hAnsi="Times New Roman" w:cs="Times New Roman"/>
          </w:rPr>
          <w:delText xml:space="preserve">bloque </w:delText>
        </w:r>
      </w:del>
      <w:ins w:id="1994" w:author="Maria Paola Fonseca Paez" w:date="2019-11-30T19:39:00Z">
        <w:r w:rsidR="003F0D31">
          <w:rPr>
            <w:rFonts w:ascii="Times New Roman" w:eastAsia="Times New Roman" w:hAnsi="Times New Roman" w:cs="Times New Roman"/>
          </w:rPr>
          <w:t>subsistema</w:t>
        </w:r>
        <w:r w:rsidR="003F0D31" w:rsidRPr="009C09D9">
          <w:rPr>
            <w:rFonts w:ascii="Times New Roman" w:eastAsia="Times New Roman" w:hAnsi="Times New Roman" w:cs="Times New Roman"/>
          </w:rPr>
          <w:t xml:space="preserve"> </w:t>
        </w:r>
      </w:ins>
      <w:r w:rsidRPr="003F0D31">
        <w:rPr>
          <w:rFonts w:ascii="Times New Roman" w:eastAsia="Times New Roman" w:hAnsi="Times New Roman" w:cs="Times New Roman"/>
          <w:b/>
          <w:rPrChange w:id="1995" w:author="Maria Paola Fonseca Paez" w:date="2019-11-30T19:40:00Z">
            <w:rPr>
              <w:rFonts w:ascii="Times New Roman" w:eastAsia="Times New Roman" w:hAnsi="Times New Roman" w:cs="Times New Roman"/>
            </w:rPr>
          </w:rPrChange>
        </w:rPr>
        <w:t>registro semilla</w:t>
      </w:r>
      <w:r w:rsidRPr="009C09D9">
        <w:rPr>
          <w:rFonts w:ascii="Times New Roman" w:eastAsia="Times New Roman" w:hAnsi="Times New Roman" w:cs="Times New Roman"/>
        </w:rPr>
        <w:t xml:space="preserve"> y eleva este número al cuadrado. </w:t>
      </w:r>
    </w:p>
    <w:p w14:paraId="57C8EEA2" w14:textId="77777777" w:rsidR="00714E5C" w:rsidRPr="009C09D9" w:rsidRDefault="00714E5C">
      <w:pPr>
        <w:jc w:val="both"/>
        <w:rPr>
          <w:rFonts w:ascii="Times New Roman" w:eastAsia="Times New Roman" w:hAnsi="Times New Roman" w:cs="Times New Roman"/>
        </w:rPr>
      </w:pPr>
    </w:p>
    <w:p w14:paraId="52779D95" w14:textId="1F616B01"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Por medio de la señal </w:t>
      </w:r>
      <w:proofErr w:type="spellStart"/>
      <w:r w:rsidRPr="003F0D31">
        <w:rPr>
          <w:rFonts w:ascii="Times New Roman" w:eastAsia="Times New Roman" w:hAnsi="Times New Roman" w:cs="Times New Roman"/>
          <w:i/>
          <w:rPrChange w:id="1996" w:author="Maria Paola Fonseca Paez" w:date="2019-11-30T19:46:00Z">
            <w:rPr>
              <w:rFonts w:ascii="Times New Roman" w:eastAsia="Times New Roman" w:hAnsi="Times New Roman" w:cs="Times New Roman"/>
            </w:rPr>
          </w:rPrChange>
        </w:rPr>
        <w:t>multiplicador_control</w:t>
      </w:r>
      <w:proofErr w:type="spellEnd"/>
      <w:r w:rsidRPr="009C09D9">
        <w:rPr>
          <w:rFonts w:ascii="Times New Roman" w:eastAsia="Times New Roman" w:hAnsi="Times New Roman" w:cs="Times New Roman"/>
        </w:rPr>
        <w:t xml:space="preserve"> se determina que la multiplicación ha terminado y se pasa al estado tres, donde el </w:t>
      </w:r>
      <w:del w:id="1997" w:author="Maria Paola Fonseca Paez" w:date="2019-11-30T19:46:00Z">
        <w:r w:rsidRPr="009C09D9" w:rsidDel="003F0D31">
          <w:rPr>
            <w:rFonts w:ascii="Times New Roman" w:eastAsia="Times New Roman" w:hAnsi="Times New Roman" w:cs="Times New Roman"/>
          </w:rPr>
          <w:delText xml:space="preserve">bloque </w:delText>
        </w:r>
      </w:del>
      <w:ins w:id="1998" w:author="Maria Paola Fonseca Paez" w:date="2019-11-30T19:46:00Z">
        <w:r w:rsidR="003F0D31">
          <w:rPr>
            <w:rFonts w:ascii="Times New Roman" w:eastAsia="Times New Roman" w:hAnsi="Times New Roman" w:cs="Times New Roman"/>
          </w:rPr>
          <w:t>subsistema</w:t>
        </w:r>
        <w:r w:rsidR="003F0D31" w:rsidRPr="009C09D9">
          <w:rPr>
            <w:rFonts w:ascii="Times New Roman" w:eastAsia="Times New Roman" w:hAnsi="Times New Roman" w:cs="Times New Roman"/>
          </w:rPr>
          <w:t xml:space="preserve"> </w:t>
        </w:r>
      </w:ins>
      <w:r w:rsidRPr="003F0D31">
        <w:rPr>
          <w:rFonts w:ascii="Times New Roman" w:eastAsia="Times New Roman" w:hAnsi="Times New Roman" w:cs="Times New Roman"/>
          <w:b/>
          <w:rPrChange w:id="1999" w:author="Maria Paola Fonseca Paez" w:date="2019-11-30T19:46:00Z">
            <w:rPr>
              <w:rFonts w:ascii="Times New Roman" w:eastAsia="Times New Roman" w:hAnsi="Times New Roman" w:cs="Times New Roman"/>
            </w:rPr>
          </w:rPrChange>
        </w:rPr>
        <w:t>cuadrados medios</w:t>
      </w:r>
      <w:r w:rsidRPr="009C09D9">
        <w:rPr>
          <w:rFonts w:ascii="Times New Roman" w:eastAsia="Times New Roman" w:hAnsi="Times New Roman" w:cs="Times New Roman"/>
        </w:rPr>
        <w:t xml:space="preserve"> toma el resultado de la multiplicación, y </w:t>
      </w:r>
      <w:ins w:id="2000" w:author="Maria Paola Fonseca Paez" w:date="2019-11-30T19:47:00Z">
        <w:r w:rsidR="003F0D31">
          <w:rPr>
            <w:rFonts w:ascii="Times New Roman" w:eastAsia="Times New Roman" w:hAnsi="Times New Roman" w:cs="Times New Roman"/>
          </w:rPr>
          <w:t xml:space="preserve">luego </w:t>
        </w:r>
      </w:ins>
      <w:r w:rsidRPr="009C09D9">
        <w:rPr>
          <w:rFonts w:ascii="Times New Roman" w:eastAsia="Times New Roman" w:hAnsi="Times New Roman" w:cs="Times New Roman"/>
        </w:rPr>
        <w:t xml:space="preserve">al estado cuatro donde </w:t>
      </w:r>
      <w:del w:id="2001" w:author="Maria Paola Fonseca Paez" w:date="2019-11-30T19:47:00Z">
        <w:r w:rsidRPr="009C09D9" w:rsidDel="003F0D31">
          <w:rPr>
            <w:rFonts w:ascii="Times New Roman" w:eastAsia="Times New Roman" w:hAnsi="Times New Roman" w:cs="Times New Roman"/>
          </w:rPr>
          <w:delText>el mismo</w:delText>
        </w:r>
      </w:del>
      <w:ins w:id="2002" w:author="Maria Paola Fonseca Paez" w:date="2019-11-30T19:47:00Z">
        <w:r w:rsidR="003F0D31">
          <w:rPr>
            <w:rFonts w:ascii="Times New Roman" w:eastAsia="Times New Roman" w:hAnsi="Times New Roman" w:cs="Times New Roman"/>
          </w:rPr>
          <w:t>se</w:t>
        </w:r>
      </w:ins>
      <w:r w:rsidRPr="009C09D9">
        <w:rPr>
          <w:rFonts w:ascii="Times New Roman" w:eastAsia="Times New Roman" w:hAnsi="Times New Roman" w:cs="Times New Roman"/>
        </w:rPr>
        <w:t xml:space="preserve"> selecciona</w:t>
      </w:r>
      <w:ins w:id="2003" w:author="Maria Paola Fonseca Paez" w:date="2019-11-30T19:47:00Z">
        <w:r w:rsidR="003F0D31">
          <w:rPr>
            <w:rFonts w:ascii="Times New Roman" w:eastAsia="Times New Roman" w:hAnsi="Times New Roman" w:cs="Times New Roman"/>
          </w:rPr>
          <w:t>n</w:t>
        </w:r>
      </w:ins>
      <w:r w:rsidRPr="009C09D9">
        <w:rPr>
          <w:rFonts w:ascii="Times New Roman" w:eastAsia="Times New Roman" w:hAnsi="Times New Roman" w:cs="Times New Roman"/>
        </w:rPr>
        <w:t xml:space="preserve"> los bits que conforman la sección </w:t>
      </w:r>
      <w:commentRangeStart w:id="2004"/>
      <w:r w:rsidRPr="009C09D9">
        <w:rPr>
          <w:rFonts w:ascii="Times New Roman" w:eastAsia="Times New Roman" w:hAnsi="Times New Roman" w:cs="Times New Roman"/>
        </w:rPr>
        <w:t>pseudo</w:t>
      </w:r>
      <w:ins w:id="2005" w:author="Maria Paola Fonseca Paez" w:date="2019-11-30T19:41:00Z">
        <w:r w:rsidR="003F0D31">
          <w:rPr>
            <w:rFonts w:ascii="Times New Roman" w:eastAsia="Times New Roman" w:hAnsi="Times New Roman" w:cs="Times New Roman"/>
          </w:rPr>
          <w:t>-</w:t>
        </w:r>
      </w:ins>
      <w:del w:id="2006" w:author="Maria Paola Fonseca Paez" w:date="2019-11-30T19:41:00Z">
        <w:r w:rsidRPr="009C09D9" w:rsidDel="003F0D31">
          <w:rPr>
            <w:rFonts w:ascii="Times New Roman" w:eastAsia="Times New Roman" w:hAnsi="Times New Roman" w:cs="Times New Roman"/>
          </w:rPr>
          <w:delText xml:space="preserve"> </w:delText>
        </w:r>
      </w:del>
      <w:r w:rsidRPr="009C09D9">
        <w:rPr>
          <w:rFonts w:ascii="Times New Roman" w:eastAsia="Times New Roman" w:hAnsi="Times New Roman" w:cs="Times New Roman"/>
        </w:rPr>
        <w:t xml:space="preserve">aleatoria </w:t>
      </w:r>
      <w:commentRangeEnd w:id="2004"/>
      <w:r w:rsidR="00B75D59" w:rsidRPr="009C09D9">
        <w:rPr>
          <w:rStyle w:val="Refdecomentario"/>
          <w:rFonts w:ascii="Times New Roman" w:hAnsi="Times New Roman" w:cs="Times New Roman"/>
        </w:rPr>
        <w:commentReference w:id="2004"/>
      </w:r>
      <w:r w:rsidRPr="009C09D9">
        <w:rPr>
          <w:rFonts w:ascii="Times New Roman" w:eastAsia="Times New Roman" w:hAnsi="Times New Roman" w:cs="Times New Roman"/>
        </w:rPr>
        <w:t xml:space="preserve">del </w:t>
      </w:r>
      <w:r w:rsidRPr="009C09D9">
        <w:rPr>
          <w:rFonts w:ascii="Times New Roman" w:eastAsia="Times New Roman" w:hAnsi="Times New Roman" w:cs="Times New Roman"/>
          <w:i/>
        </w:rPr>
        <w:t>nonce</w:t>
      </w:r>
      <w:r w:rsidRPr="009C09D9">
        <w:rPr>
          <w:rFonts w:ascii="Times New Roman" w:eastAsia="Times New Roman" w:hAnsi="Times New Roman" w:cs="Times New Roman"/>
        </w:rPr>
        <w:t xml:space="preserve">. Posteriormente se pasa al estado cinco, el cual es un </w:t>
      </w:r>
      <w:commentRangeStart w:id="2007"/>
      <w:r w:rsidRPr="009C09D9">
        <w:rPr>
          <w:rFonts w:ascii="Times New Roman" w:eastAsia="Times New Roman" w:hAnsi="Times New Roman" w:cs="Times New Roman"/>
        </w:rPr>
        <w:t>estado de espera</w:t>
      </w:r>
      <w:commentRangeEnd w:id="2007"/>
      <w:r w:rsidR="00B75D59" w:rsidRPr="009C09D9">
        <w:rPr>
          <w:rStyle w:val="Refdecomentario"/>
          <w:rFonts w:ascii="Times New Roman" w:hAnsi="Times New Roman" w:cs="Times New Roman"/>
        </w:rPr>
        <w:commentReference w:id="2007"/>
      </w:r>
      <w:r w:rsidRPr="009C09D9">
        <w:rPr>
          <w:rFonts w:ascii="Times New Roman" w:eastAsia="Times New Roman" w:hAnsi="Times New Roman" w:cs="Times New Roman"/>
        </w:rPr>
        <w:t xml:space="preserve">, y al seis en el cual se activa la toma de la entrada para el </w:t>
      </w:r>
      <w:del w:id="2008" w:author="Maria Paola Fonseca Paez" w:date="2019-11-30T19:47:00Z">
        <w:r w:rsidRPr="009C09D9" w:rsidDel="003F0D31">
          <w:rPr>
            <w:rFonts w:ascii="Times New Roman" w:eastAsia="Times New Roman" w:hAnsi="Times New Roman" w:cs="Times New Roman"/>
          </w:rPr>
          <w:delText xml:space="preserve">bloque </w:delText>
        </w:r>
      </w:del>
      <w:ins w:id="2009" w:author="Maria Paola Fonseca Paez" w:date="2019-11-30T19:47:00Z">
        <w:r w:rsidR="003F0D31">
          <w:rPr>
            <w:rFonts w:ascii="Times New Roman" w:eastAsia="Times New Roman" w:hAnsi="Times New Roman" w:cs="Times New Roman"/>
          </w:rPr>
          <w:t>subsistema</w:t>
        </w:r>
        <w:r w:rsidR="003F0D31" w:rsidRPr="009C09D9">
          <w:rPr>
            <w:rFonts w:ascii="Times New Roman" w:eastAsia="Times New Roman" w:hAnsi="Times New Roman" w:cs="Times New Roman"/>
          </w:rPr>
          <w:t xml:space="preserve"> </w:t>
        </w:r>
      </w:ins>
      <w:proofErr w:type="spellStart"/>
      <w:r w:rsidRPr="003F0D31">
        <w:rPr>
          <w:rFonts w:ascii="Times New Roman" w:eastAsia="Times New Roman" w:hAnsi="Times New Roman" w:cs="Times New Roman"/>
          <w:b/>
          <w:i/>
          <w:rPrChange w:id="2010" w:author="Maria Paola Fonseca Paez" w:date="2019-11-30T19:47:00Z">
            <w:rPr>
              <w:rFonts w:ascii="Times New Roman" w:eastAsia="Times New Roman" w:hAnsi="Times New Roman" w:cs="Times New Roman"/>
              <w:i/>
            </w:rPr>
          </w:rPrChange>
        </w:rPr>
        <w:t>nonce</w:t>
      </w:r>
      <w:proofErr w:type="spellEnd"/>
      <w:r w:rsidRPr="003F0D31">
        <w:rPr>
          <w:rFonts w:ascii="Times New Roman" w:eastAsia="Times New Roman" w:hAnsi="Times New Roman" w:cs="Times New Roman"/>
          <w:b/>
          <w:rPrChange w:id="2011" w:author="Maria Paola Fonseca Paez" w:date="2019-11-30T19:47:00Z">
            <w:rPr>
              <w:rFonts w:ascii="Times New Roman" w:eastAsia="Times New Roman" w:hAnsi="Times New Roman" w:cs="Times New Roman"/>
            </w:rPr>
          </w:rPrChange>
        </w:rPr>
        <w:t xml:space="preserve"> </w:t>
      </w:r>
      <w:proofErr w:type="spellStart"/>
      <w:r w:rsidRPr="003F0D31">
        <w:rPr>
          <w:rFonts w:ascii="Times New Roman" w:eastAsia="Times New Roman" w:hAnsi="Times New Roman" w:cs="Times New Roman"/>
          <w:b/>
          <w:rPrChange w:id="2012" w:author="Maria Paola Fonseca Paez" w:date="2019-11-30T19:47:00Z">
            <w:rPr>
              <w:rFonts w:ascii="Times New Roman" w:eastAsia="Times New Roman" w:hAnsi="Times New Roman" w:cs="Times New Roman"/>
            </w:rPr>
          </w:rPrChange>
        </w:rPr>
        <w:t>build</w:t>
      </w:r>
      <w:proofErr w:type="spellEnd"/>
      <w:r w:rsidRPr="009C09D9">
        <w:rPr>
          <w:rFonts w:ascii="Times New Roman" w:eastAsia="Times New Roman" w:hAnsi="Times New Roman" w:cs="Times New Roman"/>
        </w:rPr>
        <w:t xml:space="preserve">. Tras el estado seis, se procede al siete donde se pone en ‘1’ la señal </w:t>
      </w:r>
      <w:proofErr w:type="spellStart"/>
      <w:r w:rsidRPr="009C09D9">
        <w:rPr>
          <w:rFonts w:ascii="Times New Roman" w:eastAsia="Times New Roman" w:hAnsi="Times New Roman" w:cs="Times New Roman"/>
          <w:i/>
        </w:rPr>
        <w:t>nonce</w:t>
      </w:r>
      <w:proofErr w:type="spellEnd"/>
      <w:r w:rsidRPr="009C09D9">
        <w:rPr>
          <w:rFonts w:ascii="Times New Roman" w:eastAsia="Times New Roman" w:hAnsi="Times New Roman" w:cs="Times New Roman"/>
        </w:rPr>
        <w:t xml:space="preserve"> </w:t>
      </w:r>
      <w:proofErr w:type="spellStart"/>
      <w:r w:rsidRPr="009C09D9">
        <w:rPr>
          <w:rFonts w:ascii="Times New Roman" w:eastAsia="Times New Roman" w:hAnsi="Times New Roman" w:cs="Times New Roman"/>
        </w:rPr>
        <w:t>valid</w:t>
      </w:r>
      <w:proofErr w:type="spellEnd"/>
      <w:r w:rsidRPr="009C09D9">
        <w:rPr>
          <w:rFonts w:ascii="Times New Roman" w:eastAsia="Times New Roman" w:hAnsi="Times New Roman" w:cs="Times New Roman"/>
        </w:rPr>
        <w:t xml:space="preserve">, y </w:t>
      </w:r>
      <w:ins w:id="2013" w:author="Maria Paola Fonseca Paez" w:date="2019-11-30T19:48:00Z">
        <w:r w:rsidR="003F0D31">
          <w:rPr>
            <w:rFonts w:ascii="Times New Roman" w:eastAsia="Times New Roman" w:hAnsi="Times New Roman" w:cs="Times New Roman"/>
          </w:rPr>
          <w:t>la unidad</w:t>
        </w:r>
      </w:ins>
      <w:del w:id="2014" w:author="Maria Paola Fonseca Paez" w:date="2019-11-30T19:48:00Z">
        <w:r w:rsidRPr="009C09D9" w:rsidDel="003F0D31">
          <w:rPr>
            <w:rFonts w:ascii="Times New Roman" w:eastAsia="Times New Roman" w:hAnsi="Times New Roman" w:cs="Times New Roman"/>
          </w:rPr>
          <w:delText>el</w:delText>
        </w:r>
      </w:del>
      <w:r w:rsidRPr="009C09D9">
        <w:rPr>
          <w:rFonts w:ascii="Times New Roman" w:eastAsia="Times New Roman" w:hAnsi="Times New Roman" w:cs="Times New Roman"/>
        </w:rPr>
        <w:t xml:space="preserve"> </w:t>
      </w:r>
      <w:del w:id="2015" w:author="Maria Paola Fonseca Paez" w:date="2019-11-30T19:46:00Z">
        <w:r w:rsidRPr="009C09D9" w:rsidDel="003F0D31">
          <w:rPr>
            <w:rFonts w:ascii="Times New Roman" w:eastAsia="Times New Roman" w:hAnsi="Times New Roman" w:cs="Times New Roman"/>
          </w:rPr>
          <w:delText xml:space="preserve">bloque </w:delText>
        </w:r>
      </w:del>
      <w:r w:rsidRPr="009C09D9">
        <w:rPr>
          <w:rFonts w:ascii="Times New Roman" w:eastAsia="Times New Roman" w:hAnsi="Times New Roman" w:cs="Times New Roman"/>
        </w:rPr>
        <w:t xml:space="preserve">de generación </w:t>
      </w:r>
      <w:r w:rsidRPr="009C09D9">
        <w:rPr>
          <w:rFonts w:ascii="Times New Roman" w:eastAsia="Times New Roman" w:hAnsi="Times New Roman" w:cs="Times New Roman"/>
          <w:i/>
        </w:rPr>
        <w:t>nonce</w:t>
      </w:r>
      <w:r w:rsidRPr="009C09D9">
        <w:rPr>
          <w:rFonts w:ascii="Times New Roman" w:eastAsia="Times New Roman" w:hAnsi="Times New Roman" w:cs="Times New Roman"/>
        </w:rPr>
        <w:t xml:space="preserve"> entra en un estado de inactividad mientras la </w:t>
      </w:r>
      <w:del w:id="2016" w:author="Maria Paola Fonseca Paez" w:date="2019-11-30T19:45:00Z">
        <w:r w:rsidRPr="009C09D9" w:rsidDel="003F0D31">
          <w:rPr>
            <w:rFonts w:ascii="Times New Roman" w:eastAsia="Times New Roman" w:hAnsi="Times New Roman" w:cs="Times New Roman"/>
          </w:rPr>
          <w:delText>señal activo</w:delText>
        </w:r>
      </w:del>
      <w:ins w:id="2017" w:author="Maria Paola Fonseca Paez" w:date="2019-11-30T19:45:00Z">
        <w:r w:rsidR="003F0D31" w:rsidRPr="009C09D9">
          <w:rPr>
            <w:rFonts w:ascii="Times New Roman" w:eastAsia="Times New Roman" w:hAnsi="Times New Roman" w:cs="Times New Roman"/>
          </w:rPr>
          <w:t xml:space="preserve">señal </w:t>
        </w:r>
        <w:r w:rsidR="003F0D31" w:rsidRPr="003F0D31">
          <w:rPr>
            <w:rFonts w:ascii="Times New Roman" w:eastAsia="Times New Roman" w:hAnsi="Times New Roman" w:cs="Times New Roman"/>
            <w:i/>
            <w:rPrChange w:id="2018" w:author="Maria Paola Fonseca Paez" w:date="2019-11-30T19:45:00Z">
              <w:rPr>
                <w:rFonts w:ascii="Times New Roman" w:eastAsia="Times New Roman" w:hAnsi="Times New Roman" w:cs="Times New Roman"/>
              </w:rPr>
            </w:rPrChange>
          </w:rPr>
          <w:t>activo</w:t>
        </w:r>
      </w:ins>
      <w:r w:rsidRPr="009C09D9">
        <w:rPr>
          <w:rFonts w:ascii="Times New Roman" w:eastAsia="Times New Roman" w:hAnsi="Times New Roman" w:cs="Times New Roman"/>
        </w:rPr>
        <w:t xml:space="preserve"> </w:t>
      </w:r>
      <w:r w:rsidRPr="009C09D9">
        <w:rPr>
          <w:rFonts w:ascii="Times New Roman" w:eastAsia="Times New Roman" w:hAnsi="Times New Roman" w:cs="Times New Roman"/>
          <w:i/>
        </w:rPr>
        <w:t>nonce</w:t>
      </w:r>
      <w:r w:rsidRPr="009C09D9">
        <w:rPr>
          <w:rFonts w:ascii="Times New Roman" w:eastAsia="Times New Roman" w:hAnsi="Times New Roman" w:cs="Times New Roman"/>
        </w:rPr>
        <w:t xml:space="preserve"> sea cero. </w:t>
      </w:r>
    </w:p>
    <w:p w14:paraId="51E54A13" w14:textId="77777777" w:rsidR="00714E5C" w:rsidRPr="009C09D9" w:rsidRDefault="00714E5C">
      <w:pPr>
        <w:jc w:val="both"/>
        <w:rPr>
          <w:rFonts w:ascii="Times New Roman" w:eastAsia="Times New Roman" w:hAnsi="Times New Roman" w:cs="Times New Roman"/>
        </w:rPr>
      </w:pPr>
    </w:p>
    <w:p w14:paraId="645798C9" w14:textId="4931B718"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Una vez </w:t>
      </w:r>
      <w:del w:id="2019" w:author="Maria Paola Fonseca Paez" w:date="2019-11-30T19:49:00Z">
        <w:r w:rsidRPr="009C09D9" w:rsidDel="003F0D31">
          <w:rPr>
            <w:rFonts w:ascii="Times New Roman" w:eastAsia="Times New Roman" w:hAnsi="Times New Roman" w:cs="Times New Roman"/>
          </w:rPr>
          <w:delText>activad</w:delText>
        </w:r>
      </w:del>
      <w:ins w:id="2020" w:author="Maria Paola Fonseca Paez" w:date="2019-11-30T19:49:00Z">
        <w:r w:rsidR="003F0D31">
          <w:rPr>
            <w:rFonts w:ascii="Times New Roman" w:eastAsia="Times New Roman" w:hAnsi="Times New Roman" w:cs="Times New Roman"/>
          </w:rPr>
          <w:t>rea</w:t>
        </w:r>
        <w:r w:rsidR="003F0D31" w:rsidRPr="009C09D9">
          <w:rPr>
            <w:rFonts w:ascii="Times New Roman" w:eastAsia="Times New Roman" w:hAnsi="Times New Roman" w:cs="Times New Roman"/>
          </w:rPr>
          <w:t>ctivada</w:t>
        </w:r>
      </w:ins>
      <w:ins w:id="2021" w:author="Maria Paola Fonseca Paez" w:date="2019-11-30T19:48:00Z">
        <w:r w:rsidR="003F0D31">
          <w:rPr>
            <w:rFonts w:ascii="Times New Roman" w:eastAsia="Times New Roman" w:hAnsi="Times New Roman" w:cs="Times New Roman"/>
          </w:rPr>
          <w:t xml:space="preserve"> la unidad </w:t>
        </w:r>
      </w:ins>
      <w:del w:id="2022" w:author="Maria Paola Fonseca Paez" w:date="2019-11-30T19:48:00Z">
        <w:r w:rsidRPr="009C09D9" w:rsidDel="003F0D31">
          <w:rPr>
            <w:rFonts w:ascii="Times New Roman" w:eastAsia="Times New Roman" w:hAnsi="Times New Roman" w:cs="Times New Roman"/>
          </w:rPr>
          <w:delText xml:space="preserve">o el bloque nuevamente </w:delText>
        </w:r>
      </w:del>
      <w:r w:rsidRPr="009C09D9">
        <w:rPr>
          <w:rFonts w:ascii="Times New Roman" w:eastAsia="Times New Roman" w:hAnsi="Times New Roman" w:cs="Times New Roman"/>
        </w:rPr>
        <w:t xml:space="preserve">con la señal activo </w:t>
      </w:r>
      <w:r w:rsidRPr="009C09D9">
        <w:rPr>
          <w:rFonts w:ascii="Times New Roman" w:eastAsia="Times New Roman" w:hAnsi="Times New Roman" w:cs="Times New Roman"/>
          <w:i/>
        </w:rPr>
        <w:t>nonce</w:t>
      </w:r>
      <w:r w:rsidRPr="009C09D9">
        <w:rPr>
          <w:rFonts w:ascii="Times New Roman" w:eastAsia="Times New Roman" w:hAnsi="Times New Roman" w:cs="Times New Roman"/>
        </w:rPr>
        <w:t xml:space="preserve"> en ‘1’, se procede a generar el próximo </w:t>
      </w:r>
      <w:r w:rsidRPr="009C09D9">
        <w:rPr>
          <w:rFonts w:ascii="Times New Roman" w:eastAsia="Times New Roman" w:hAnsi="Times New Roman" w:cs="Times New Roman"/>
          <w:i/>
        </w:rPr>
        <w:t>nonce</w:t>
      </w:r>
      <w:r w:rsidRPr="009C09D9">
        <w:rPr>
          <w:rFonts w:ascii="Times New Roman" w:eastAsia="Times New Roman" w:hAnsi="Times New Roman" w:cs="Times New Roman"/>
        </w:rPr>
        <w:t>, de forma que si no se ha detectado ninguna de las condiciones para el reinicio de semilla, es decir, el contador de reinicio de semilla o el resultado de la semilla anterior como cero, se procede al estado ocho donde la nueva semilla se toma del resultado anterior, y en el caso contrario se procede al estado nueve tomando la semilla del proceso de reinicio de semilla anteriormente explicado</w:t>
      </w:r>
      <w:del w:id="2023" w:author="Maria Paola Fonseca Paez" w:date="2019-11-30T19:49:00Z">
        <w:r w:rsidRPr="009C09D9" w:rsidDel="006C0505">
          <w:rPr>
            <w:rFonts w:ascii="Times New Roman" w:eastAsia="Times New Roman" w:hAnsi="Times New Roman" w:cs="Times New Roman"/>
          </w:rPr>
          <w:delText>,</w:delText>
        </w:r>
      </w:del>
      <w:ins w:id="2024" w:author="Maria Paola Fonseca Paez" w:date="2019-11-30T19:49:00Z">
        <w:r w:rsidR="006C0505">
          <w:rPr>
            <w:rFonts w:ascii="Times New Roman" w:eastAsia="Times New Roman" w:hAnsi="Times New Roman" w:cs="Times New Roman"/>
          </w:rPr>
          <w:t>.</w:t>
        </w:r>
      </w:ins>
      <w:r w:rsidRPr="009C09D9">
        <w:rPr>
          <w:rFonts w:ascii="Times New Roman" w:eastAsia="Times New Roman" w:hAnsi="Times New Roman" w:cs="Times New Roman"/>
        </w:rPr>
        <w:t xml:space="preserve"> </w:t>
      </w:r>
      <w:ins w:id="2025" w:author="Maria Paola Fonseca Paez" w:date="2019-11-30T19:50:00Z">
        <w:r w:rsidR="006C0505">
          <w:rPr>
            <w:rFonts w:ascii="Times New Roman" w:eastAsia="Times New Roman" w:hAnsi="Times New Roman" w:cs="Times New Roman"/>
          </w:rPr>
          <w:t>Se sigue</w:t>
        </w:r>
      </w:ins>
      <w:commentRangeStart w:id="2026"/>
      <w:del w:id="2027" w:author="Maria Paola Fonseca Paez" w:date="2019-11-30T19:50:00Z">
        <w:r w:rsidRPr="009C09D9" w:rsidDel="006C0505">
          <w:rPr>
            <w:rFonts w:ascii="Times New Roman" w:eastAsia="Times New Roman" w:hAnsi="Times New Roman" w:cs="Times New Roman"/>
          </w:rPr>
          <w:delText>y tras</w:delText>
        </w:r>
      </w:del>
      <w:r w:rsidRPr="009C09D9">
        <w:rPr>
          <w:rFonts w:ascii="Times New Roman" w:eastAsia="Times New Roman" w:hAnsi="Times New Roman" w:cs="Times New Roman"/>
        </w:rPr>
        <w:t xml:space="preserve"> </w:t>
      </w:r>
      <w:commentRangeEnd w:id="2026"/>
      <w:r w:rsidR="00B75D59" w:rsidRPr="009C09D9">
        <w:rPr>
          <w:rStyle w:val="Refdecomentario"/>
          <w:rFonts w:ascii="Times New Roman" w:hAnsi="Times New Roman" w:cs="Times New Roman"/>
        </w:rPr>
        <w:commentReference w:id="2026"/>
      </w:r>
      <w:r w:rsidRPr="009C09D9">
        <w:rPr>
          <w:rFonts w:ascii="Times New Roman" w:eastAsia="Times New Roman" w:hAnsi="Times New Roman" w:cs="Times New Roman"/>
        </w:rPr>
        <w:t xml:space="preserve">tanto </w:t>
      </w:r>
      <w:ins w:id="2028" w:author="Maria Paola Fonseca Paez" w:date="2019-11-30T19:50:00Z">
        <w:r w:rsidR="006C0505">
          <w:rPr>
            <w:rFonts w:ascii="Times New Roman" w:eastAsia="Times New Roman" w:hAnsi="Times New Roman" w:cs="Times New Roman"/>
          </w:rPr>
          <w:t>a</w:t>
        </w:r>
      </w:ins>
      <w:del w:id="2029" w:author="Maria Paola Fonseca Paez" w:date="2019-11-30T19:50:00Z">
        <w:r w:rsidRPr="009C09D9" w:rsidDel="006C0505">
          <w:rPr>
            <w:rFonts w:ascii="Times New Roman" w:eastAsia="Times New Roman" w:hAnsi="Times New Roman" w:cs="Times New Roman"/>
          </w:rPr>
          <w:delText>e</w:delText>
        </w:r>
      </w:del>
      <w:r w:rsidRPr="009C09D9">
        <w:rPr>
          <w:rFonts w:ascii="Times New Roman" w:eastAsia="Times New Roman" w:hAnsi="Times New Roman" w:cs="Times New Roman"/>
        </w:rPr>
        <w:t>l</w:t>
      </w:r>
      <w:ins w:id="2030" w:author="Maria Paola Fonseca Paez" w:date="2019-11-30T19:50:00Z">
        <w:r w:rsidR="006C0505">
          <w:rPr>
            <w:rFonts w:ascii="Times New Roman" w:eastAsia="Times New Roman" w:hAnsi="Times New Roman" w:cs="Times New Roman"/>
          </w:rPr>
          <w:t xml:space="preserve"> estado</w:t>
        </w:r>
      </w:ins>
      <w:r w:rsidRPr="009C09D9">
        <w:rPr>
          <w:rFonts w:ascii="Times New Roman" w:eastAsia="Times New Roman" w:hAnsi="Times New Roman" w:cs="Times New Roman"/>
        </w:rPr>
        <w:t xml:space="preserve"> ocho </w:t>
      </w:r>
      <w:del w:id="2031" w:author="Maria Paola Fonseca Paez" w:date="2019-11-30T19:50:00Z">
        <w:r w:rsidRPr="009C09D9" w:rsidDel="006C0505">
          <w:rPr>
            <w:rFonts w:ascii="Times New Roman" w:eastAsia="Times New Roman" w:hAnsi="Times New Roman" w:cs="Times New Roman"/>
          </w:rPr>
          <w:delText xml:space="preserve">como </w:delText>
        </w:r>
      </w:del>
      <w:ins w:id="2032" w:author="Maria Paola Fonseca Paez" w:date="2019-11-30T19:50:00Z">
        <w:r w:rsidR="006C0505">
          <w:rPr>
            <w:rFonts w:ascii="Times New Roman" w:eastAsia="Times New Roman" w:hAnsi="Times New Roman" w:cs="Times New Roman"/>
          </w:rPr>
          <w:t>o</w:t>
        </w:r>
        <w:r w:rsidR="006C0505" w:rsidRPr="009C09D9">
          <w:rPr>
            <w:rFonts w:ascii="Times New Roman" w:eastAsia="Times New Roman" w:hAnsi="Times New Roman" w:cs="Times New Roman"/>
          </w:rPr>
          <w:t xml:space="preserve"> </w:t>
        </w:r>
        <w:r w:rsidR="006C0505">
          <w:rPr>
            <w:rFonts w:ascii="Times New Roman" w:eastAsia="Times New Roman" w:hAnsi="Times New Roman" w:cs="Times New Roman"/>
          </w:rPr>
          <w:t>a</w:t>
        </w:r>
      </w:ins>
      <w:del w:id="2033" w:author="Maria Paola Fonseca Paez" w:date="2019-11-30T19:50:00Z">
        <w:r w:rsidRPr="009C09D9" w:rsidDel="006C0505">
          <w:rPr>
            <w:rFonts w:ascii="Times New Roman" w:eastAsia="Times New Roman" w:hAnsi="Times New Roman" w:cs="Times New Roman"/>
          </w:rPr>
          <w:delText>e</w:delText>
        </w:r>
      </w:del>
      <w:r w:rsidRPr="009C09D9">
        <w:rPr>
          <w:rFonts w:ascii="Times New Roman" w:eastAsia="Times New Roman" w:hAnsi="Times New Roman" w:cs="Times New Roman"/>
        </w:rPr>
        <w:t>l nueve</w:t>
      </w:r>
      <w:ins w:id="2034" w:author="Maria Paola Fonseca Paez" w:date="2019-11-30T19:50:00Z">
        <w:r w:rsidR="006C0505">
          <w:rPr>
            <w:rFonts w:ascii="Times New Roman" w:eastAsia="Times New Roman" w:hAnsi="Times New Roman" w:cs="Times New Roman"/>
          </w:rPr>
          <w:t xml:space="preserve"> dependiendo del valor que debe tomar la nueva semilla</w:t>
        </w:r>
      </w:ins>
      <w:r w:rsidRPr="009C09D9">
        <w:rPr>
          <w:rFonts w:ascii="Times New Roman" w:eastAsia="Times New Roman" w:hAnsi="Times New Roman" w:cs="Times New Roman"/>
        </w:rPr>
        <w:t xml:space="preserve">, </w:t>
      </w:r>
      <w:ins w:id="2035" w:author="Maria Paola Fonseca Paez" w:date="2019-11-30T19:50:00Z">
        <w:r w:rsidR="006C0505">
          <w:rPr>
            <w:rFonts w:ascii="Times New Roman" w:eastAsia="Times New Roman" w:hAnsi="Times New Roman" w:cs="Times New Roman"/>
          </w:rPr>
          <w:t xml:space="preserve">y </w:t>
        </w:r>
      </w:ins>
      <w:r w:rsidRPr="009C09D9">
        <w:rPr>
          <w:rFonts w:ascii="Times New Roman" w:eastAsia="Times New Roman" w:hAnsi="Times New Roman" w:cs="Times New Roman"/>
        </w:rPr>
        <w:t xml:space="preserve">se vuelve al estado espera donde se itera en el mismo ciclo hasta generar el </w:t>
      </w:r>
      <w:r w:rsidRPr="009C09D9">
        <w:rPr>
          <w:rFonts w:ascii="Times New Roman" w:eastAsia="Times New Roman" w:hAnsi="Times New Roman" w:cs="Times New Roman"/>
          <w:i/>
        </w:rPr>
        <w:t>nonce</w:t>
      </w:r>
      <w:r w:rsidRPr="009C09D9">
        <w:rPr>
          <w:rFonts w:ascii="Times New Roman" w:eastAsia="Times New Roman" w:hAnsi="Times New Roman" w:cs="Times New Roman"/>
        </w:rPr>
        <w:t xml:space="preserve"> “ganador”.</w:t>
      </w:r>
    </w:p>
    <w:p w14:paraId="0F8D47B7" w14:textId="77777777" w:rsidR="00714E5C" w:rsidRPr="009C09D9" w:rsidRDefault="00714E5C">
      <w:pPr>
        <w:jc w:val="both"/>
        <w:rPr>
          <w:rFonts w:ascii="Times New Roman" w:eastAsia="Times New Roman" w:hAnsi="Times New Roman" w:cs="Times New Roman"/>
        </w:rPr>
      </w:pPr>
    </w:p>
    <w:p w14:paraId="3A04F226" w14:textId="60D21EC3"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En el caso en que el </w:t>
      </w:r>
      <w:r w:rsidRPr="006C0505">
        <w:rPr>
          <w:rFonts w:ascii="Times New Roman" w:eastAsia="Times New Roman" w:hAnsi="Times New Roman" w:cs="Times New Roman"/>
          <w:i/>
          <w:rPrChange w:id="2036" w:author="Maria Paola Fonseca Paez" w:date="2019-11-30T19:51:00Z">
            <w:rPr>
              <w:rFonts w:ascii="Times New Roman" w:eastAsia="Times New Roman" w:hAnsi="Times New Roman" w:cs="Times New Roman"/>
            </w:rPr>
          </w:rPrChange>
        </w:rPr>
        <w:t>nonce</w:t>
      </w:r>
      <w:r w:rsidRPr="009C09D9">
        <w:rPr>
          <w:rFonts w:ascii="Times New Roman" w:eastAsia="Times New Roman" w:hAnsi="Times New Roman" w:cs="Times New Roman"/>
        </w:rPr>
        <w:t xml:space="preserve"> ganador no se encuentre cuando el contador secuencial lleg</w:t>
      </w:r>
      <w:del w:id="2037" w:author="Maria Paola Fonseca Paez" w:date="2019-11-30T19:51:00Z">
        <w:r w:rsidRPr="009C09D9" w:rsidDel="006C0505">
          <w:rPr>
            <w:rFonts w:ascii="Times New Roman" w:eastAsia="Times New Roman" w:hAnsi="Times New Roman" w:cs="Times New Roman"/>
          </w:rPr>
          <w:delText>a</w:delText>
        </w:r>
      </w:del>
      <w:ins w:id="2038" w:author="Maria Paola Fonseca Paez" w:date="2019-11-30T19:51:00Z">
        <w:r w:rsidR="006C0505">
          <w:rPr>
            <w:rFonts w:ascii="Times New Roman" w:eastAsia="Times New Roman" w:hAnsi="Times New Roman" w:cs="Times New Roman"/>
          </w:rPr>
          <w:t>ue</w:t>
        </w:r>
      </w:ins>
      <w:r w:rsidRPr="009C09D9">
        <w:rPr>
          <w:rFonts w:ascii="Times New Roman" w:eastAsia="Times New Roman" w:hAnsi="Times New Roman" w:cs="Times New Roman"/>
        </w:rPr>
        <w:t xml:space="preserve"> a su máximo conteo, esta señal sale directamente del </w:t>
      </w:r>
      <w:del w:id="2039" w:author="Maria Paola Fonseca Paez" w:date="2019-11-30T19:51:00Z">
        <w:r w:rsidRPr="009C09D9" w:rsidDel="006C0505">
          <w:rPr>
            <w:rFonts w:ascii="Times New Roman" w:eastAsia="Times New Roman" w:hAnsi="Times New Roman" w:cs="Times New Roman"/>
          </w:rPr>
          <w:delText xml:space="preserve">bloque </w:delText>
        </w:r>
      </w:del>
      <w:ins w:id="2040" w:author="Maria Paola Fonseca Paez" w:date="2019-11-30T19:51:00Z">
        <w:r w:rsidR="006C0505">
          <w:rPr>
            <w:rFonts w:ascii="Times New Roman" w:eastAsia="Times New Roman" w:hAnsi="Times New Roman" w:cs="Times New Roman"/>
          </w:rPr>
          <w:t>subsistema</w:t>
        </w:r>
        <w:r w:rsidR="006C0505" w:rsidRPr="009C09D9">
          <w:rPr>
            <w:rFonts w:ascii="Times New Roman" w:eastAsia="Times New Roman" w:hAnsi="Times New Roman" w:cs="Times New Roman"/>
          </w:rPr>
          <w:t xml:space="preserve"> </w:t>
        </w:r>
      </w:ins>
      <w:del w:id="2041" w:author="Maria Paola Fonseca Paez" w:date="2019-11-30T19:51:00Z">
        <w:r w:rsidRPr="009C09D9" w:rsidDel="006C0505">
          <w:rPr>
            <w:rFonts w:ascii="Times New Roman" w:eastAsia="Times New Roman" w:hAnsi="Times New Roman" w:cs="Times New Roman"/>
          </w:rPr>
          <w:delText xml:space="preserve">de </w:delText>
        </w:r>
      </w:del>
      <w:r w:rsidRPr="006C0505">
        <w:rPr>
          <w:rFonts w:ascii="Times New Roman" w:eastAsia="Times New Roman" w:hAnsi="Times New Roman" w:cs="Times New Roman"/>
          <w:b/>
          <w:rPrChange w:id="2042" w:author="Maria Paola Fonseca Paez" w:date="2019-11-30T19:51:00Z">
            <w:rPr>
              <w:rFonts w:ascii="Times New Roman" w:eastAsia="Times New Roman" w:hAnsi="Times New Roman" w:cs="Times New Roman"/>
            </w:rPr>
          </w:rPrChange>
        </w:rPr>
        <w:t>contador secuencial</w:t>
      </w:r>
      <w:r w:rsidRPr="009C09D9">
        <w:rPr>
          <w:rFonts w:ascii="Times New Roman" w:eastAsia="Times New Roman" w:hAnsi="Times New Roman" w:cs="Times New Roman"/>
        </w:rPr>
        <w:t xml:space="preserve"> y llega al control global donde se determina que el sistema ha fallado en encontrar un nonce válido para una entrada, ya que en este punto no se puede asegurar que el siguiente </w:t>
      </w:r>
      <w:r w:rsidRPr="009C09D9">
        <w:rPr>
          <w:rFonts w:ascii="Times New Roman" w:eastAsia="Times New Roman" w:hAnsi="Times New Roman" w:cs="Times New Roman"/>
          <w:i/>
        </w:rPr>
        <w:t>nonce</w:t>
      </w:r>
      <w:r w:rsidRPr="009C09D9">
        <w:rPr>
          <w:rFonts w:ascii="Times New Roman" w:eastAsia="Times New Roman" w:hAnsi="Times New Roman" w:cs="Times New Roman"/>
        </w:rPr>
        <w:t xml:space="preserve"> generado sea único con respecto a los producidos anteriormente.</w:t>
      </w:r>
    </w:p>
    <w:p w14:paraId="6ACA7E42" w14:textId="77777777" w:rsidR="00714E5C" w:rsidRPr="009C09D9" w:rsidRDefault="00714E5C">
      <w:pPr>
        <w:jc w:val="both"/>
        <w:rPr>
          <w:rFonts w:ascii="Times New Roman" w:eastAsia="Times New Roman" w:hAnsi="Times New Roman" w:cs="Times New Roman"/>
        </w:rPr>
      </w:pPr>
    </w:p>
    <w:p w14:paraId="755A9DBD" w14:textId="77777777"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lastRenderedPageBreak/>
        <w:t xml:space="preserve">El esquemático específico de este control se puede encontrar en los anexos ingresando en el siguiente enlace: </w:t>
      </w:r>
      <w:r w:rsidR="009C09D9" w:rsidRPr="009C09D9">
        <w:rPr>
          <w:rFonts w:ascii="Times New Roman" w:hAnsi="Times New Roman" w:cs="Times New Roman"/>
        </w:rPr>
        <w:fldChar w:fldCharType="begin"/>
      </w:r>
      <w:r w:rsidR="009C09D9" w:rsidRPr="009C09D9">
        <w:rPr>
          <w:rFonts w:ascii="Times New Roman" w:hAnsi="Times New Roman" w:cs="Times New Roman"/>
        </w:rPr>
        <w:instrText xml:space="preserve"> HYPERLINK "https://livejaverianaedu-my.sharepoint.com/:i:/g/personal/fonseca_maria_javeriana_edu_co/ERuZwQ37emJAgje3vEvKw-MBV5DPXtTB4eifUkJDWlMH_A?e=LQrSZF" \h </w:instrText>
      </w:r>
      <w:r w:rsidR="009C09D9" w:rsidRPr="009C09D9">
        <w:rPr>
          <w:rFonts w:ascii="Times New Roman" w:hAnsi="Times New Roman" w:cs="Times New Roman"/>
        </w:rPr>
        <w:fldChar w:fldCharType="separate"/>
      </w:r>
      <w:r w:rsidRPr="009C09D9">
        <w:rPr>
          <w:rFonts w:ascii="Times New Roman" w:eastAsia="Times New Roman" w:hAnsi="Times New Roman" w:cs="Times New Roman"/>
          <w:color w:val="1155CC"/>
          <w:u w:val="single"/>
        </w:rPr>
        <w:t xml:space="preserve">Control generación </w:t>
      </w:r>
      <w:r w:rsidR="009C09D9" w:rsidRPr="009C09D9">
        <w:rPr>
          <w:rFonts w:ascii="Times New Roman" w:eastAsia="Times New Roman" w:hAnsi="Times New Roman" w:cs="Times New Roman"/>
          <w:color w:val="1155CC"/>
          <w:u w:val="single"/>
        </w:rPr>
        <w:fldChar w:fldCharType="end"/>
      </w:r>
      <w:r w:rsidR="009C09D9" w:rsidRPr="009C09D9">
        <w:rPr>
          <w:rFonts w:ascii="Times New Roman" w:hAnsi="Times New Roman" w:cs="Times New Roman"/>
        </w:rPr>
        <w:fldChar w:fldCharType="begin"/>
      </w:r>
      <w:r w:rsidR="009C09D9" w:rsidRPr="009C09D9">
        <w:rPr>
          <w:rFonts w:ascii="Times New Roman" w:hAnsi="Times New Roman" w:cs="Times New Roman"/>
        </w:rPr>
        <w:instrText xml:space="preserve"> HYPERLINK "https://livejaverianaedu-my.sharepoint.com/:i:/g/personal/fonseca_maria_javeriana_edu_co/ERuZwQ37emJAgje3vEvKw-MBV5DPXtTB4eifUkJDWlMH_A?e=LQrSZF" \h </w:instrText>
      </w:r>
      <w:r w:rsidR="009C09D9" w:rsidRPr="009C09D9">
        <w:rPr>
          <w:rFonts w:ascii="Times New Roman" w:hAnsi="Times New Roman" w:cs="Times New Roman"/>
        </w:rPr>
        <w:fldChar w:fldCharType="separate"/>
      </w:r>
      <w:proofErr w:type="spellStart"/>
      <w:r w:rsidRPr="009C09D9">
        <w:rPr>
          <w:rFonts w:ascii="Times New Roman" w:eastAsia="Times New Roman" w:hAnsi="Times New Roman" w:cs="Times New Roman"/>
          <w:i/>
          <w:color w:val="1155CC"/>
          <w:u w:val="single"/>
        </w:rPr>
        <w:t>nonce</w:t>
      </w:r>
      <w:proofErr w:type="spellEnd"/>
      <w:r w:rsidR="009C09D9" w:rsidRPr="009C09D9">
        <w:rPr>
          <w:rFonts w:ascii="Times New Roman" w:eastAsia="Times New Roman" w:hAnsi="Times New Roman" w:cs="Times New Roman"/>
          <w:i/>
          <w:color w:val="1155CC"/>
          <w:u w:val="single"/>
        </w:rPr>
        <w:fldChar w:fldCharType="end"/>
      </w:r>
      <w:r w:rsidRPr="009C09D9">
        <w:rPr>
          <w:rFonts w:ascii="Times New Roman" w:eastAsia="Times New Roman" w:hAnsi="Times New Roman" w:cs="Times New Roman"/>
        </w:rPr>
        <w:t>.</w:t>
      </w:r>
    </w:p>
    <w:p w14:paraId="30624DED" w14:textId="3E518CD0" w:rsidR="00714E5C" w:rsidRPr="00FD5AB6" w:rsidRDefault="00AB58E9">
      <w:pPr>
        <w:pStyle w:val="Ttulo3"/>
        <w:jc w:val="both"/>
        <w:rPr>
          <w:rFonts w:ascii="Times New Roman" w:eastAsia="Times New Roman" w:hAnsi="Times New Roman" w:cs="Times New Roman"/>
          <w:b/>
          <w:color w:val="000000"/>
          <w:szCs w:val="24"/>
        </w:rPr>
      </w:pPr>
      <w:r w:rsidRPr="00FD5AB6">
        <w:rPr>
          <w:rFonts w:ascii="Times New Roman" w:eastAsia="Times New Roman" w:hAnsi="Times New Roman" w:cs="Times New Roman"/>
          <w:b/>
          <w:color w:val="000000"/>
          <w:szCs w:val="24"/>
        </w:rPr>
        <w:fldChar w:fldCharType="begin"/>
      </w:r>
      <w:ins w:id="2043" w:author="Maria Paola Fonseca Paez" w:date="2019-11-30T17:09:00Z">
        <w:r w:rsidR="00AC7B2A">
          <w:rPr>
            <w:rFonts w:ascii="Times New Roman" w:eastAsia="Times New Roman" w:hAnsi="Times New Roman" w:cs="Times New Roman"/>
            <w:b/>
            <w:color w:val="000000"/>
            <w:szCs w:val="24"/>
          </w:rPr>
          <w:instrText xml:space="preserve">HYPERLINK  \l "_Módulo_de_minado" \h </w:instrText>
        </w:r>
      </w:ins>
      <w:del w:id="2044" w:author="Maria Paola Fonseca Paez" w:date="2019-11-30T17:09:00Z">
        <w:r w:rsidRPr="00FD5AB6" w:rsidDel="00AC7B2A">
          <w:rPr>
            <w:rFonts w:ascii="Times New Roman" w:eastAsia="Times New Roman" w:hAnsi="Times New Roman" w:cs="Times New Roman"/>
            <w:b/>
            <w:color w:val="000000"/>
            <w:szCs w:val="24"/>
          </w:rPr>
          <w:delInstrText xml:space="preserve"> HYPERLINK \l "_37qjefsixob" \h </w:delInstrText>
        </w:r>
      </w:del>
      <w:r w:rsidRPr="00FD5AB6">
        <w:rPr>
          <w:rFonts w:ascii="Times New Roman" w:eastAsia="Times New Roman" w:hAnsi="Times New Roman" w:cs="Times New Roman"/>
          <w:b/>
          <w:color w:val="000000"/>
          <w:szCs w:val="24"/>
        </w:rPr>
        <w:fldChar w:fldCharType="separate"/>
      </w:r>
      <w:bookmarkStart w:id="2045" w:name="_Toc26029279"/>
      <w:r w:rsidRPr="00FD5AB6">
        <w:rPr>
          <w:rFonts w:ascii="Times New Roman" w:eastAsia="Times New Roman" w:hAnsi="Times New Roman" w:cs="Times New Roman"/>
          <w:b/>
          <w:color w:val="000000"/>
          <w:szCs w:val="24"/>
        </w:rPr>
        <w:t xml:space="preserve">Diseño e implementación del </w:t>
      </w:r>
      <w:del w:id="2046" w:author="Maria Paola Fonseca Paez" w:date="2019-11-30T17:58:00Z">
        <w:r w:rsidRPr="00FD5AB6" w:rsidDel="00464182">
          <w:rPr>
            <w:rFonts w:ascii="Times New Roman" w:eastAsia="Times New Roman" w:hAnsi="Times New Roman" w:cs="Times New Roman"/>
            <w:b/>
            <w:color w:val="000000"/>
            <w:szCs w:val="24"/>
          </w:rPr>
          <w:delText xml:space="preserve">bloque </w:delText>
        </w:r>
      </w:del>
      <w:ins w:id="2047" w:author="Maria Paola Fonseca Paez" w:date="2019-11-30T17:58:00Z">
        <w:r w:rsidR="00464182">
          <w:rPr>
            <w:rFonts w:ascii="Times New Roman" w:eastAsia="Times New Roman" w:hAnsi="Times New Roman" w:cs="Times New Roman"/>
            <w:b/>
            <w:color w:val="000000"/>
            <w:szCs w:val="24"/>
          </w:rPr>
          <w:t>subsistema</w:t>
        </w:r>
        <w:r w:rsidR="00464182" w:rsidRPr="00FD5AB6">
          <w:rPr>
            <w:rFonts w:ascii="Times New Roman" w:eastAsia="Times New Roman" w:hAnsi="Times New Roman" w:cs="Times New Roman"/>
            <w:b/>
            <w:color w:val="000000"/>
            <w:szCs w:val="24"/>
          </w:rPr>
          <w:t xml:space="preserve"> </w:t>
        </w:r>
      </w:ins>
      <w:r w:rsidRPr="00FD5AB6">
        <w:rPr>
          <w:rFonts w:ascii="Times New Roman" w:eastAsia="Times New Roman" w:hAnsi="Times New Roman" w:cs="Times New Roman"/>
          <w:b/>
          <w:color w:val="000000"/>
          <w:szCs w:val="24"/>
        </w:rPr>
        <w:t>‘comunicación serial’</w:t>
      </w:r>
      <w:bookmarkEnd w:id="2045"/>
      <w:r w:rsidRPr="00FD5AB6">
        <w:rPr>
          <w:rFonts w:ascii="Times New Roman" w:eastAsia="Times New Roman" w:hAnsi="Times New Roman" w:cs="Times New Roman"/>
          <w:b/>
          <w:color w:val="000000"/>
          <w:szCs w:val="24"/>
        </w:rPr>
        <w:fldChar w:fldCharType="end"/>
      </w:r>
    </w:p>
    <w:p w14:paraId="46545716" w14:textId="77777777" w:rsidR="00714E5C" w:rsidRPr="009C09D9" w:rsidRDefault="00714E5C">
      <w:pPr>
        <w:rPr>
          <w:rFonts w:ascii="Times New Roman" w:hAnsi="Times New Roman" w:cs="Times New Roman"/>
        </w:rPr>
      </w:pPr>
    </w:p>
    <w:p w14:paraId="2C9DC69A" w14:textId="5527C4FD"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A </w:t>
      </w:r>
      <w:del w:id="2048" w:author="Maria Paola Fonseca Paez" w:date="2019-11-30T22:46:00Z">
        <w:r w:rsidRPr="009C09D9" w:rsidDel="00027CAC">
          <w:rPr>
            <w:rFonts w:ascii="Times New Roman" w:eastAsia="Times New Roman" w:hAnsi="Times New Roman" w:cs="Times New Roman"/>
          </w:rPr>
          <w:delText>continuación</w:delText>
        </w:r>
      </w:del>
      <w:ins w:id="2049" w:author="Maria Paola Fonseca Paez" w:date="2019-11-30T22:46:00Z">
        <w:r w:rsidR="00027CAC" w:rsidRPr="009C09D9">
          <w:rPr>
            <w:rFonts w:ascii="Times New Roman" w:eastAsia="Times New Roman" w:hAnsi="Times New Roman" w:cs="Times New Roman"/>
          </w:rPr>
          <w:t>continuación,</w:t>
        </w:r>
      </w:ins>
      <w:r w:rsidRPr="009C09D9">
        <w:rPr>
          <w:rFonts w:ascii="Times New Roman" w:eastAsia="Times New Roman" w:hAnsi="Times New Roman" w:cs="Times New Roman"/>
        </w:rPr>
        <w:t xml:space="preserve"> se presenta el diagrama de bloques de</w:t>
      </w:r>
      <w:ins w:id="2050" w:author="Maria Paola Fonseca Paez" w:date="2019-11-30T22:46:00Z">
        <w:r w:rsidR="00027CAC">
          <w:rPr>
            <w:rFonts w:ascii="Times New Roman" w:eastAsia="Times New Roman" w:hAnsi="Times New Roman" w:cs="Times New Roman"/>
          </w:rPr>
          <w:t xml:space="preserve"> la unidad que implementa la </w:t>
        </w:r>
      </w:ins>
      <w:del w:id="2051" w:author="Maria Paola Fonseca Paez" w:date="2019-11-30T22:46:00Z">
        <w:r w:rsidRPr="009C09D9" w:rsidDel="00027CAC">
          <w:rPr>
            <w:rFonts w:ascii="Times New Roman" w:eastAsia="Times New Roman" w:hAnsi="Times New Roman" w:cs="Times New Roman"/>
          </w:rPr>
          <w:delText xml:space="preserve">l bloque </w:delText>
        </w:r>
      </w:del>
      <w:r w:rsidRPr="009C09D9">
        <w:rPr>
          <w:rFonts w:ascii="Times New Roman" w:eastAsia="Times New Roman" w:hAnsi="Times New Roman" w:cs="Times New Roman"/>
        </w:rPr>
        <w:t xml:space="preserve">comunicación serial, </w:t>
      </w:r>
      <w:del w:id="2052" w:author="Maria Paola Fonseca Paez" w:date="2019-11-30T22:56:00Z">
        <w:r w:rsidRPr="009C09D9" w:rsidDel="00EC2567">
          <w:rPr>
            <w:rFonts w:ascii="Times New Roman" w:eastAsia="Times New Roman" w:hAnsi="Times New Roman" w:cs="Times New Roman"/>
          </w:rPr>
          <w:delText>en el presente bloque se abarca</w:delText>
        </w:r>
      </w:del>
      <w:ins w:id="2053" w:author="Maria Paola Fonseca Paez" w:date="2019-11-30T22:56:00Z">
        <w:r w:rsidR="00EC2567">
          <w:rPr>
            <w:rFonts w:ascii="Times New Roman" w:eastAsia="Times New Roman" w:hAnsi="Times New Roman" w:cs="Times New Roman"/>
          </w:rPr>
          <w:t>el cual comprende</w:t>
        </w:r>
      </w:ins>
      <w:r w:rsidRPr="009C09D9">
        <w:rPr>
          <w:rFonts w:ascii="Times New Roman" w:eastAsia="Times New Roman" w:hAnsi="Times New Roman" w:cs="Times New Roman"/>
        </w:rPr>
        <w:t xml:space="preserve"> la recepción de</w:t>
      </w:r>
      <w:ins w:id="2054" w:author="Maria Paola Fonseca Paez" w:date="2019-11-30T22:56:00Z">
        <w:r w:rsidR="00C028BC">
          <w:rPr>
            <w:rFonts w:ascii="Times New Roman" w:eastAsia="Times New Roman" w:hAnsi="Times New Roman" w:cs="Times New Roman"/>
          </w:rPr>
          <w:t xml:space="preserve"> la entrada</w:t>
        </w:r>
      </w:ins>
      <w:del w:id="2055" w:author="Maria Paola Fonseca Paez" w:date="2019-11-30T22:56:00Z">
        <w:r w:rsidRPr="009C09D9" w:rsidDel="00C028BC">
          <w:rPr>
            <w:rFonts w:ascii="Times New Roman" w:eastAsia="Times New Roman" w:hAnsi="Times New Roman" w:cs="Times New Roman"/>
          </w:rPr>
          <w:delText>l</w:delText>
        </w:r>
      </w:del>
      <w:ins w:id="2056" w:author="Maria Paola Fonseca Paez" w:date="2019-11-30T22:56:00Z">
        <w:r w:rsidR="00C028BC">
          <w:rPr>
            <w:rFonts w:ascii="Times New Roman" w:eastAsia="Times New Roman" w:hAnsi="Times New Roman" w:cs="Times New Roman"/>
          </w:rPr>
          <w:t xml:space="preserve"> al sistema de minado (el</w:t>
        </w:r>
      </w:ins>
      <w:r w:rsidRPr="009C09D9">
        <w:rPr>
          <w:rFonts w:ascii="Times New Roman" w:eastAsia="Times New Roman" w:hAnsi="Times New Roman" w:cs="Times New Roman"/>
        </w:rPr>
        <w:t xml:space="preserve"> mensaje y</w:t>
      </w:r>
      <w:ins w:id="2057" w:author="Maria Paola Fonseca Paez" w:date="2019-11-30T22:56:00Z">
        <w:r w:rsidR="00C028BC">
          <w:rPr>
            <w:rFonts w:ascii="Times New Roman" w:eastAsia="Times New Roman" w:hAnsi="Times New Roman" w:cs="Times New Roman"/>
          </w:rPr>
          <w:t xml:space="preserve"> el</w:t>
        </w:r>
      </w:ins>
      <w:del w:id="2058" w:author="Maria Paola Fonseca Paez" w:date="2019-11-30T22:46:00Z">
        <w:r w:rsidRPr="009C09D9" w:rsidDel="00027CAC">
          <w:rPr>
            <w:rFonts w:ascii="Times New Roman" w:eastAsia="Times New Roman" w:hAnsi="Times New Roman" w:cs="Times New Roman"/>
          </w:rPr>
          <w:delText xml:space="preserve"> el</w:delText>
        </w:r>
      </w:del>
      <w:r w:rsidRPr="009C09D9">
        <w:rPr>
          <w:rFonts w:ascii="Times New Roman" w:eastAsia="Times New Roman" w:hAnsi="Times New Roman" w:cs="Times New Roman"/>
        </w:rPr>
        <w:t xml:space="preserve"> número de ceros a comparar</w:t>
      </w:r>
      <w:ins w:id="2059" w:author="Maria Paola Fonseca Paez" w:date="2019-11-30T22:56:00Z">
        <w:r w:rsidR="00C028BC">
          <w:rPr>
            <w:rFonts w:ascii="Times New Roman" w:eastAsia="Times New Roman" w:hAnsi="Times New Roman" w:cs="Times New Roman"/>
          </w:rPr>
          <w:t>)</w:t>
        </w:r>
      </w:ins>
      <w:r w:rsidRPr="009C09D9">
        <w:rPr>
          <w:rFonts w:ascii="Times New Roman" w:eastAsia="Times New Roman" w:hAnsi="Times New Roman" w:cs="Times New Roman"/>
        </w:rPr>
        <w:t xml:space="preserve"> desde un computador externo </w:t>
      </w:r>
      <w:del w:id="2060" w:author="Maria Paola Fonseca Paez" w:date="2019-11-30T22:54:00Z">
        <w:r w:rsidRPr="009C09D9" w:rsidDel="00EC2567">
          <w:rPr>
            <w:rFonts w:ascii="Times New Roman" w:eastAsia="Times New Roman" w:hAnsi="Times New Roman" w:cs="Times New Roman"/>
          </w:rPr>
          <w:delText xml:space="preserve">por medio de comunicación serial, </w:delText>
        </w:r>
      </w:del>
      <w:commentRangeStart w:id="2061"/>
      <w:r w:rsidRPr="009C09D9">
        <w:rPr>
          <w:rFonts w:ascii="Times New Roman" w:eastAsia="Times New Roman" w:hAnsi="Times New Roman" w:cs="Times New Roman"/>
        </w:rPr>
        <w:t xml:space="preserve">hacia la </w:t>
      </w:r>
      <w:r w:rsidRPr="00C028BC">
        <w:rPr>
          <w:rFonts w:ascii="Times New Roman" w:eastAsia="Times New Roman" w:hAnsi="Times New Roman" w:cs="Times New Roman"/>
          <w:i/>
          <w:rPrChange w:id="2062" w:author="Maria Paola Fonseca Paez" w:date="2019-11-30T22:56:00Z">
            <w:rPr>
              <w:rFonts w:ascii="Times New Roman" w:eastAsia="Times New Roman" w:hAnsi="Times New Roman" w:cs="Times New Roman"/>
            </w:rPr>
          </w:rPrChange>
        </w:rPr>
        <w:t>FPGA</w:t>
      </w:r>
      <w:r w:rsidRPr="009C09D9">
        <w:rPr>
          <w:rFonts w:ascii="Times New Roman" w:eastAsia="Times New Roman" w:hAnsi="Times New Roman" w:cs="Times New Roman"/>
        </w:rPr>
        <w:t xml:space="preserve">. Y la transmisión </w:t>
      </w:r>
      <w:del w:id="2063" w:author="Maria Paola Fonseca Paez" w:date="2019-11-30T22:55:00Z">
        <w:r w:rsidRPr="009C09D9" w:rsidDel="00EC2567">
          <w:rPr>
            <w:rFonts w:ascii="Times New Roman" w:eastAsia="Times New Roman" w:hAnsi="Times New Roman" w:cs="Times New Roman"/>
          </w:rPr>
          <w:delText>de la salida válida y el nonce encontrado para la misma</w:delText>
        </w:r>
      </w:del>
      <w:ins w:id="2064" w:author="Maria Paola Fonseca Paez" w:date="2019-11-30T22:55:00Z">
        <w:r w:rsidR="00EC2567">
          <w:rPr>
            <w:rFonts w:ascii="Times New Roman" w:eastAsia="Times New Roman" w:hAnsi="Times New Roman" w:cs="Times New Roman"/>
          </w:rPr>
          <w:t>la salida del sistema</w:t>
        </w:r>
      </w:ins>
      <w:del w:id="2065" w:author="Maria Paola Fonseca Paez" w:date="2019-11-30T22:55:00Z">
        <w:r w:rsidRPr="009C09D9" w:rsidDel="00EC2567">
          <w:rPr>
            <w:rFonts w:ascii="Times New Roman" w:eastAsia="Times New Roman" w:hAnsi="Times New Roman" w:cs="Times New Roman"/>
          </w:rPr>
          <w:delText>,</w:delText>
        </w:r>
      </w:del>
      <w:r w:rsidRPr="009C09D9">
        <w:rPr>
          <w:rFonts w:ascii="Times New Roman" w:eastAsia="Times New Roman" w:hAnsi="Times New Roman" w:cs="Times New Roman"/>
        </w:rPr>
        <w:t xml:space="preserve"> de</w:t>
      </w:r>
      <w:del w:id="2066" w:author="Maria Paola Fonseca Paez" w:date="2019-11-30T22:55:00Z">
        <w:r w:rsidRPr="009C09D9" w:rsidDel="00EC2567">
          <w:rPr>
            <w:rFonts w:ascii="Times New Roman" w:eastAsia="Times New Roman" w:hAnsi="Times New Roman" w:cs="Times New Roman"/>
          </w:rPr>
          <w:delText>sde</w:delText>
        </w:r>
      </w:del>
      <w:r w:rsidRPr="009C09D9">
        <w:rPr>
          <w:rFonts w:ascii="Times New Roman" w:eastAsia="Times New Roman" w:hAnsi="Times New Roman" w:cs="Times New Roman"/>
        </w:rPr>
        <w:t xml:space="preserve"> la </w:t>
      </w:r>
      <w:r w:rsidRPr="00C028BC">
        <w:rPr>
          <w:rFonts w:ascii="Times New Roman" w:eastAsia="Times New Roman" w:hAnsi="Times New Roman" w:cs="Times New Roman"/>
          <w:i/>
          <w:rPrChange w:id="2067" w:author="Maria Paola Fonseca Paez" w:date="2019-11-30T22:56:00Z">
            <w:rPr>
              <w:rFonts w:ascii="Times New Roman" w:eastAsia="Times New Roman" w:hAnsi="Times New Roman" w:cs="Times New Roman"/>
            </w:rPr>
          </w:rPrChange>
        </w:rPr>
        <w:t>FPGA</w:t>
      </w:r>
      <w:r w:rsidRPr="009C09D9">
        <w:rPr>
          <w:rFonts w:ascii="Times New Roman" w:eastAsia="Times New Roman" w:hAnsi="Times New Roman" w:cs="Times New Roman"/>
        </w:rPr>
        <w:t xml:space="preserve"> hac</w:t>
      </w:r>
      <w:ins w:id="2068" w:author="Maria Paola Fonseca Paez" w:date="2019-11-30T22:55:00Z">
        <w:r w:rsidR="00EC2567">
          <w:rPr>
            <w:rFonts w:ascii="Times New Roman" w:eastAsia="Times New Roman" w:hAnsi="Times New Roman" w:cs="Times New Roman"/>
          </w:rPr>
          <w:t>i</w:t>
        </w:r>
      </w:ins>
      <w:del w:id="2069" w:author="Maria Paola Fonseca Paez" w:date="2019-11-30T22:55:00Z">
        <w:r w:rsidRPr="009C09D9" w:rsidDel="00EC2567">
          <w:rPr>
            <w:rFonts w:ascii="Times New Roman" w:eastAsia="Times New Roman" w:hAnsi="Times New Roman" w:cs="Times New Roman"/>
          </w:rPr>
          <w:delText>í</w:delText>
        </w:r>
      </w:del>
      <w:r w:rsidRPr="009C09D9">
        <w:rPr>
          <w:rFonts w:ascii="Times New Roman" w:eastAsia="Times New Roman" w:hAnsi="Times New Roman" w:cs="Times New Roman"/>
        </w:rPr>
        <w:t>a el computador.</w:t>
      </w:r>
      <w:commentRangeEnd w:id="2061"/>
      <w:r w:rsidR="00B75D59" w:rsidRPr="009C09D9">
        <w:rPr>
          <w:rStyle w:val="Refdecomentario"/>
          <w:rFonts w:ascii="Times New Roman" w:hAnsi="Times New Roman" w:cs="Times New Roman"/>
        </w:rPr>
        <w:commentReference w:id="2061"/>
      </w:r>
    </w:p>
    <w:p w14:paraId="66EF4C4D" w14:textId="77777777" w:rsidR="00027CAC" w:rsidRDefault="00AB58E9">
      <w:pPr>
        <w:keepNext/>
        <w:jc w:val="center"/>
        <w:rPr>
          <w:ins w:id="2070" w:author="Maria Paola Fonseca Paez" w:date="2019-11-30T22:47:00Z"/>
        </w:rPr>
        <w:pPrChange w:id="2071" w:author="Maria Paola Fonseca Paez" w:date="2019-11-30T22:47:00Z">
          <w:pPr>
            <w:jc w:val="center"/>
          </w:pPr>
        </w:pPrChange>
      </w:pPr>
      <w:r w:rsidRPr="009C09D9">
        <w:rPr>
          <w:rFonts w:ascii="Times New Roman" w:eastAsia="Times New Roman" w:hAnsi="Times New Roman" w:cs="Times New Roman"/>
          <w:noProof/>
          <w:lang w:val="it-IT"/>
        </w:rPr>
        <w:drawing>
          <wp:inline distT="114300" distB="114300" distL="114300" distR="114300" wp14:anchorId="0D4A9AEE" wp14:editId="02265509">
            <wp:extent cx="5470182" cy="4313962"/>
            <wp:effectExtent l="0" t="0" r="0" b="0"/>
            <wp:docPr id="2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1"/>
                    <a:srcRect/>
                    <a:stretch>
                      <a:fillRect/>
                    </a:stretch>
                  </pic:blipFill>
                  <pic:spPr>
                    <a:xfrm>
                      <a:off x="0" y="0"/>
                      <a:ext cx="5470182" cy="4313962"/>
                    </a:xfrm>
                    <a:prstGeom prst="rect">
                      <a:avLst/>
                    </a:prstGeom>
                    <a:ln/>
                  </pic:spPr>
                </pic:pic>
              </a:graphicData>
            </a:graphic>
          </wp:inline>
        </w:drawing>
      </w:r>
    </w:p>
    <w:p w14:paraId="3BD8D318" w14:textId="761D029E" w:rsidR="00714E5C" w:rsidRPr="00842DAA" w:rsidRDefault="00027CAC">
      <w:pPr>
        <w:pStyle w:val="Descripcin"/>
        <w:jc w:val="center"/>
        <w:rPr>
          <w:rFonts w:ascii="Times New Roman" w:eastAsia="Times New Roman" w:hAnsi="Times New Roman" w:cs="Times New Roman"/>
        </w:rPr>
        <w:pPrChange w:id="2072" w:author="Maria Paola Fonseca Paez" w:date="2019-11-30T22:47:00Z">
          <w:pPr>
            <w:jc w:val="center"/>
          </w:pPr>
        </w:pPrChange>
      </w:pPr>
      <w:bookmarkStart w:id="2073" w:name="_Ref26046485"/>
      <w:bookmarkStart w:id="2074" w:name="_Ref26046498"/>
      <w:ins w:id="2075" w:author="Maria Paola Fonseca Paez" w:date="2019-11-30T22:47:00Z">
        <w:r w:rsidRPr="00027CAC">
          <w:rPr>
            <w:rFonts w:ascii="Times New Roman" w:hAnsi="Times New Roman" w:cs="Times New Roman"/>
            <w:color w:val="auto"/>
            <w:rPrChange w:id="2076" w:author="Maria Paola Fonseca Paez" w:date="2019-11-30T22:47:00Z">
              <w:rPr>
                <w:i/>
                <w:iCs/>
              </w:rPr>
            </w:rPrChange>
          </w:rPr>
          <w:t xml:space="preserve">Figura </w:t>
        </w:r>
        <w:r w:rsidRPr="00027CAC">
          <w:rPr>
            <w:rFonts w:ascii="Times New Roman" w:hAnsi="Times New Roman" w:cs="Times New Roman"/>
            <w:color w:val="auto"/>
            <w:rPrChange w:id="2077" w:author="Maria Paola Fonseca Paez" w:date="2019-11-30T22:47:00Z">
              <w:rPr>
                <w:i/>
                <w:iCs/>
              </w:rPr>
            </w:rPrChange>
          </w:rPr>
          <w:fldChar w:fldCharType="begin"/>
        </w:r>
        <w:r w:rsidRPr="00027CAC">
          <w:rPr>
            <w:rFonts w:ascii="Times New Roman" w:hAnsi="Times New Roman" w:cs="Times New Roman"/>
            <w:color w:val="auto"/>
            <w:rPrChange w:id="2078" w:author="Maria Paola Fonseca Paez" w:date="2019-11-30T22:47:00Z">
              <w:rPr>
                <w:i/>
                <w:iCs/>
              </w:rPr>
            </w:rPrChange>
          </w:rPr>
          <w:instrText xml:space="preserve"> SEQ Figura \* ARABIC </w:instrText>
        </w:r>
      </w:ins>
      <w:r w:rsidRPr="00027CAC">
        <w:rPr>
          <w:rFonts w:ascii="Times New Roman" w:hAnsi="Times New Roman" w:cs="Times New Roman"/>
          <w:color w:val="auto"/>
          <w:rPrChange w:id="2079" w:author="Maria Paola Fonseca Paez" w:date="2019-11-30T22:47:00Z">
            <w:rPr>
              <w:i/>
              <w:iCs/>
            </w:rPr>
          </w:rPrChange>
        </w:rPr>
        <w:fldChar w:fldCharType="separate"/>
      </w:r>
      <w:ins w:id="2080" w:author="Maria Paola Fonseca Paez" w:date="2019-12-01T03:44:00Z">
        <w:r w:rsidR="00025C63">
          <w:rPr>
            <w:rFonts w:ascii="Times New Roman" w:hAnsi="Times New Roman" w:cs="Times New Roman"/>
            <w:noProof/>
            <w:color w:val="auto"/>
          </w:rPr>
          <w:t>9</w:t>
        </w:r>
      </w:ins>
      <w:ins w:id="2081" w:author="Maria Paola Fonseca Paez" w:date="2019-11-30T22:47:00Z">
        <w:r w:rsidRPr="00027CAC">
          <w:rPr>
            <w:rFonts w:ascii="Times New Roman" w:hAnsi="Times New Roman" w:cs="Times New Roman"/>
            <w:color w:val="auto"/>
            <w:rPrChange w:id="2082" w:author="Maria Paola Fonseca Paez" w:date="2019-11-30T22:47:00Z">
              <w:rPr>
                <w:i/>
                <w:iCs/>
              </w:rPr>
            </w:rPrChange>
          </w:rPr>
          <w:fldChar w:fldCharType="end"/>
        </w:r>
        <w:bookmarkEnd w:id="2073"/>
        <w:r w:rsidRPr="00027CAC">
          <w:rPr>
            <w:rFonts w:ascii="Times New Roman" w:hAnsi="Times New Roman" w:cs="Times New Roman"/>
            <w:color w:val="auto"/>
            <w:rPrChange w:id="2083" w:author="Maria Paola Fonseca Paez" w:date="2019-11-30T22:47:00Z">
              <w:rPr>
                <w:i/>
                <w:iCs/>
              </w:rPr>
            </w:rPrChange>
          </w:rPr>
          <w:t>. Diagrama de bloques del subsistema que implementa la comunicación serial.</w:t>
        </w:r>
      </w:ins>
      <w:bookmarkEnd w:id="2074"/>
    </w:p>
    <w:p w14:paraId="08270EB2" w14:textId="774258EA" w:rsidR="00714E5C" w:rsidRPr="009C09D9" w:rsidDel="00027CAC" w:rsidRDefault="00AB58E9">
      <w:pPr>
        <w:jc w:val="center"/>
        <w:rPr>
          <w:del w:id="2084" w:author="Maria Paola Fonseca Paez" w:date="2019-11-30T22:47:00Z"/>
          <w:rFonts w:ascii="Times New Roman" w:eastAsia="Times New Roman" w:hAnsi="Times New Roman" w:cs="Times New Roman"/>
          <w:i/>
          <w:sz w:val="20"/>
          <w:szCs w:val="20"/>
        </w:rPr>
      </w:pPr>
      <w:del w:id="2085" w:author="Maria Paola Fonseca Paez" w:date="2019-11-30T22:47:00Z">
        <w:r w:rsidRPr="009C09D9" w:rsidDel="00027CAC">
          <w:rPr>
            <w:rFonts w:ascii="Times New Roman" w:eastAsia="Times New Roman" w:hAnsi="Times New Roman" w:cs="Times New Roman"/>
            <w:i/>
            <w:sz w:val="20"/>
            <w:szCs w:val="20"/>
          </w:rPr>
          <w:delText xml:space="preserve">Figura X. Diagrama de bloques del </w:delText>
        </w:r>
      </w:del>
      <w:del w:id="2086" w:author="Maria Paola Fonseca Paez" w:date="2019-11-30T17:58:00Z">
        <w:r w:rsidRPr="009C09D9" w:rsidDel="00464182">
          <w:rPr>
            <w:rFonts w:ascii="Times New Roman" w:eastAsia="Times New Roman" w:hAnsi="Times New Roman" w:cs="Times New Roman"/>
            <w:i/>
            <w:sz w:val="20"/>
            <w:szCs w:val="20"/>
          </w:rPr>
          <w:delText xml:space="preserve">módulo </w:delText>
        </w:r>
      </w:del>
      <w:del w:id="2087" w:author="Maria Paola Fonseca Paez" w:date="2019-11-30T22:47:00Z">
        <w:r w:rsidRPr="009C09D9" w:rsidDel="00027CAC">
          <w:rPr>
            <w:rFonts w:ascii="Times New Roman" w:eastAsia="Times New Roman" w:hAnsi="Times New Roman" w:cs="Times New Roman"/>
            <w:i/>
            <w:sz w:val="20"/>
            <w:szCs w:val="20"/>
          </w:rPr>
          <w:delText>que implementa la comunicación serial.</w:delText>
        </w:r>
      </w:del>
    </w:p>
    <w:p w14:paraId="5D6B875F" w14:textId="77777777" w:rsidR="00714E5C" w:rsidRPr="009C09D9" w:rsidRDefault="00714E5C">
      <w:pPr>
        <w:jc w:val="both"/>
        <w:rPr>
          <w:rFonts w:ascii="Times New Roman" w:eastAsia="Times New Roman" w:hAnsi="Times New Roman" w:cs="Times New Roman"/>
          <w:i/>
          <w:sz w:val="20"/>
          <w:szCs w:val="20"/>
        </w:rPr>
      </w:pPr>
    </w:p>
    <w:p w14:paraId="01353702" w14:textId="0BC7DC1D"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El </w:t>
      </w:r>
      <w:del w:id="2088" w:author="Maria Paola Fonseca Paez" w:date="2019-11-30T22:48:00Z">
        <w:r w:rsidRPr="009C09D9" w:rsidDel="00027CAC">
          <w:rPr>
            <w:rFonts w:ascii="Times New Roman" w:eastAsia="Times New Roman" w:hAnsi="Times New Roman" w:cs="Times New Roman"/>
          </w:rPr>
          <w:delText xml:space="preserve">módulo </w:delText>
        </w:r>
      </w:del>
      <w:ins w:id="2089" w:author="Maria Paola Fonseca Paez" w:date="2019-11-30T22:48:00Z">
        <w:r w:rsidR="00027CAC">
          <w:rPr>
            <w:rFonts w:ascii="Times New Roman" w:eastAsia="Times New Roman" w:hAnsi="Times New Roman" w:cs="Times New Roman"/>
          </w:rPr>
          <w:t>subsistema</w:t>
        </w:r>
        <w:r w:rsidR="00027CAC"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de la comunicación serial ilustrado en la </w:t>
      </w:r>
      <w:ins w:id="2090" w:author="Maria Paola Fonseca Paez" w:date="2019-11-30T22:47:00Z">
        <w:r w:rsidR="00027CAC">
          <w:rPr>
            <w:rFonts w:ascii="Times New Roman" w:eastAsia="Times New Roman" w:hAnsi="Times New Roman" w:cs="Times New Roman"/>
          </w:rPr>
          <w:fldChar w:fldCharType="begin"/>
        </w:r>
        <w:r w:rsidR="00027CAC">
          <w:rPr>
            <w:rFonts w:ascii="Times New Roman" w:eastAsia="Times New Roman" w:hAnsi="Times New Roman" w:cs="Times New Roman"/>
          </w:rPr>
          <w:instrText xml:space="preserve"> REF _Ref26046485 \h </w:instrText>
        </w:r>
      </w:ins>
      <w:r w:rsidR="00027CAC">
        <w:rPr>
          <w:rFonts w:ascii="Times New Roman" w:eastAsia="Times New Roman" w:hAnsi="Times New Roman" w:cs="Times New Roman"/>
        </w:rPr>
      </w:r>
      <w:r w:rsidR="00027CAC">
        <w:rPr>
          <w:rFonts w:ascii="Times New Roman" w:eastAsia="Times New Roman" w:hAnsi="Times New Roman" w:cs="Times New Roman"/>
        </w:rPr>
        <w:fldChar w:fldCharType="separate"/>
      </w:r>
      <w:ins w:id="2091" w:author="Maria Paola Fonseca Paez" w:date="2019-11-30T22:47:00Z">
        <w:r w:rsidR="00027CAC" w:rsidRPr="00027CAC">
          <w:rPr>
            <w:rFonts w:ascii="Times New Roman" w:hAnsi="Times New Roman" w:cs="Times New Roman"/>
            <w:rPrChange w:id="2092" w:author="Maria Paola Fonseca Paez" w:date="2019-11-30T22:47:00Z">
              <w:rPr/>
            </w:rPrChange>
          </w:rPr>
          <w:t xml:space="preserve">Figura </w:t>
        </w:r>
        <w:r w:rsidR="00027CAC" w:rsidRPr="00027CAC">
          <w:rPr>
            <w:rFonts w:ascii="Times New Roman" w:hAnsi="Times New Roman" w:cs="Times New Roman"/>
            <w:noProof/>
            <w:rPrChange w:id="2093" w:author="Maria Paola Fonseca Paez" w:date="2019-11-30T22:47:00Z">
              <w:rPr>
                <w:noProof/>
              </w:rPr>
            </w:rPrChange>
          </w:rPr>
          <w:t>9</w:t>
        </w:r>
        <w:r w:rsidR="00027CAC">
          <w:rPr>
            <w:rFonts w:ascii="Times New Roman" w:eastAsia="Times New Roman" w:hAnsi="Times New Roman" w:cs="Times New Roman"/>
          </w:rPr>
          <w:fldChar w:fldCharType="end"/>
        </w:r>
      </w:ins>
      <w:ins w:id="2094" w:author="Maria Paola Fonseca Paez" w:date="2019-11-30T22:48:00Z">
        <w:r w:rsidR="00027CAC">
          <w:rPr>
            <w:rFonts w:ascii="Times New Roman" w:eastAsia="Times New Roman" w:hAnsi="Times New Roman" w:cs="Times New Roman"/>
          </w:rPr>
          <w:fldChar w:fldCharType="begin"/>
        </w:r>
        <w:r w:rsidR="00027CAC">
          <w:rPr>
            <w:rFonts w:ascii="Times New Roman" w:eastAsia="Times New Roman" w:hAnsi="Times New Roman" w:cs="Times New Roman"/>
          </w:rPr>
          <w:instrText xml:space="preserve"> REF _Ref26046498 \h </w:instrText>
        </w:r>
      </w:ins>
      <w:r w:rsidR="00027CAC">
        <w:rPr>
          <w:rFonts w:ascii="Times New Roman" w:eastAsia="Times New Roman" w:hAnsi="Times New Roman" w:cs="Times New Roman"/>
        </w:rPr>
      </w:r>
      <w:r w:rsidR="00027CAC">
        <w:rPr>
          <w:rFonts w:ascii="Times New Roman" w:eastAsia="Times New Roman" w:hAnsi="Times New Roman" w:cs="Times New Roman"/>
        </w:rPr>
        <w:fldChar w:fldCharType="end"/>
      </w:r>
      <w:del w:id="2095" w:author="Maria Paola Fonseca Paez" w:date="2019-11-30T22:47:00Z">
        <w:r w:rsidRPr="009C09D9" w:rsidDel="00027CAC">
          <w:rPr>
            <w:rFonts w:ascii="Times New Roman" w:eastAsia="Times New Roman" w:hAnsi="Times New Roman" w:cs="Times New Roman"/>
          </w:rPr>
          <w:delText>figura X</w:delText>
        </w:r>
      </w:del>
      <w:r w:rsidRPr="009C09D9">
        <w:rPr>
          <w:rFonts w:ascii="Times New Roman" w:eastAsia="Times New Roman" w:hAnsi="Times New Roman" w:cs="Times New Roman"/>
        </w:rPr>
        <w:t xml:space="preserve"> </w:t>
      </w:r>
      <w:ins w:id="2096" w:author="Maria Paola Fonseca Paez" w:date="2019-11-30T22:51:00Z">
        <w:r w:rsidR="00027CAC">
          <w:rPr>
            <w:rFonts w:ascii="Times New Roman" w:eastAsia="Times New Roman" w:hAnsi="Times New Roman" w:cs="Times New Roman"/>
          </w:rPr>
          <w:t>consta de dos secciones. La sección encargada de la recepción que rec</w:t>
        </w:r>
      </w:ins>
      <w:ins w:id="2097" w:author="Maria Paola Fonseca Paez" w:date="2019-11-30T22:52:00Z">
        <w:r w:rsidR="00027CAC">
          <w:rPr>
            <w:rFonts w:ascii="Times New Roman" w:eastAsia="Times New Roman" w:hAnsi="Times New Roman" w:cs="Times New Roman"/>
          </w:rPr>
          <w:t xml:space="preserve">ibe </w:t>
        </w:r>
      </w:ins>
      <w:del w:id="2098" w:author="Maria Paola Fonseca Paez" w:date="2019-11-30T22:51:00Z">
        <w:r w:rsidRPr="009C09D9" w:rsidDel="00027CAC">
          <w:rPr>
            <w:rFonts w:ascii="Times New Roman" w:eastAsia="Times New Roman" w:hAnsi="Times New Roman" w:cs="Times New Roman"/>
          </w:rPr>
          <w:delText xml:space="preserve">tiene </w:delText>
        </w:r>
      </w:del>
      <w:r w:rsidRPr="009C09D9">
        <w:rPr>
          <w:rFonts w:ascii="Times New Roman" w:eastAsia="Times New Roman" w:hAnsi="Times New Roman" w:cs="Times New Roman"/>
        </w:rPr>
        <w:t xml:space="preserve">como entrada </w:t>
      </w:r>
      <w:del w:id="2099" w:author="Maria Paola Fonseca Paez" w:date="2019-11-30T22:52:00Z">
        <w:r w:rsidRPr="009C09D9" w:rsidDel="00027CAC">
          <w:rPr>
            <w:rFonts w:ascii="Times New Roman" w:eastAsia="Times New Roman" w:hAnsi="Times New Roman" w:cs="Times New Roman"/>
          </w:rPr>
          <w:delText xml:space="preserve">principal para la recepción: </w:delText>
        </w:r>
      </w:del>
      <w:r w:rsidRPr="009C09D9">
        <w:rPr>
          <w:rFonts w:ascii="Times New Roman" w:eastAsia="Times New Roman" w:hAnsi="Times New Roman" w:cs="Times New Roman"/>
        </w:rPr>
        <w:t xml:space="preserve">la señal </w:t>
      </w:r>
      <w:proofErr w:type="spellStart"/>
      <w:r w:rsidRPr="00027CAC">
        <w:rPr>
          <w:rFonts w:ascii="Times New Roman" w:eastAsia="Times New Roman" w:hAnsi="Times New Roman" w:cs="Times New Roman"/>
          <w:i/>
          <w:rPrChange w:id="2100" w:author="Maria Paola Fonseca Paez" w:date="2019-11-30T22:52:00Z">
            <w:rPr>
              <w:rFonts w:ascii="Times New Roman" w:eastAsia="Times New Roman" w:hAnsi="Times New Roman" w:cs="Times New Roman"/>
            </w:rPr>
          </w:rPrChange>
        </w:rPr>
        <w:t>rx</w:t>
      </w:r>
      <w:proofErr w:type="spellEnd"/>
      <w:r w:rsidRPr="009C09D9">
        <w:rPr>
          <w:rFonts w:ascii="Times New Roman" w:eastAsia="Times New Roman" w:hAnsi="Times New Roman" w:cs="Times New Roman"/>
        </w:rPr>
        <w:t xml:space="preserve">, que es de donde provienen los datos del mensaje </w:t>
      </w:r>
      <w:del w:id="2101" w:author="Maria Paola Fonseca Paez" w:date="2019-11-30T22:57:00Z">
        <w:r w:rsidRPr="009C09D9" w:rsidDel="00C028BC">
          <w:rPr>
            <w:rFonts w:ascii="Times New Roman" w:eastAsia="Times New Roman" w:hAnsi="Times New Roman" w:cs="Times New Roman"/>
          </w:rPr>
          <w:delText>a recibir de</w:delText>
        </w:r>
      </w:del>
      <w:ins w:id="2102" w:author="Maria Paola Fonseca Paez" w:date="2019-11-30T22:57:00Z">
        <w:r w:rsidR="00C028BC">
          <w:rPr>
            <w:rFonts w:ascii="Times New Roman" w:eastAsia="Times New Roman" w:hAnsi="Times New Roman" w:cs="Times New Roman"/>
          </w:rPr>
          <w:t>de</w:t>
        </w:r>
      </w:ins>
      <w:r w:rsidRPr="009C09D9">
        <w:rPr>
          <w:rFonts w:ascii="Times New Roman" w:eastAsia="Times New Roman" w:hAnsi="Times New Roman" w:cs="Times New Roman"/>
        </w:rPr>
        <w:t xml:space="preserve"> forma serial</w:t>
      </w:r>
      <w:ins w:id="2103" w:author="Maria Paola Fonseca Paez" w:date="2019-11-30T22:49:00Z">
        <w:r w:rsidR="00027CAC">
          <w:rPr>
            <w:rFonts w:ascii="Times New Roman" w:eastAsia="Times New Roman" w:hAnsi="Times New Roman" w:cs="Times New Roman"/>
          </w:rPr>
          <w:t>.</w:t>
        </w:r>
      </w:ins>
      <w:del w:id="2104" w:author="Maria Paola Fonseca Paez" w:date="2019-11-30T22:49:00Z">
        <w:r w:rsidRPr="009C09D9" w:rsidDel="00027CAC">
          <w:rPr>
            <w:rFonts w:ascii="Times New Roman" w:eastAsia="Times New Roman" w:hAnsi="Times New Roman" w:cs="Times New Roman"/>
          </w:rPr>
          <w:delText>,</w:delText>
        </w:r>
      </w:del>
      <w:r w:rsidRPr="009C09D9">
        <w:rPr>
          <w:rFonts w:ascii="Times New Roman" w:eastAsia="Times New Roman" w:hAnsi="Times New Roman" w:cs="Times New Roman"/>
        </w:rPr>
        <w:t xml:space="preserve"> </w:t>
      </w:r>
      <w:del w:id="2105" w:author="Maria Paola Fonseca Paez" w:date="2019-11-30T22:49:00Z">
        <w:r w:rsidRPr="009C09D9" w:rsidDel="00027CAC">
          <w:rPr>
            <w:rFonts w:ascii="Times New Roman" w:eastAsia="Times New Roman" w:hAnsi="Times New Roman" w:cs="Times New Roman"/>
          </w:rPr>
          <w:delText>e</w:delText>
        </w:r>
      </w:del>
      <w:ins w:id="2106" w:author="Maria Paola Fonseca Paez" w:date="2019-11-30T22:49:00Z">
        <w:r w:rsidR="00027CAC">
          <w:rPr>
            <w:rFonts w:ascii="Times New Roman" w:eastAsia="Times New Roman" w:hAnsi="Times New Roman" w:cs="Times New Roman"/>
          </w:rPr>
          <w:t>E</w:t>
        </w:r>
      </w:ins>
      <w:r w:rsidRPr="009C09D9">
        <w:rPr>
          <w:rFonts w:ascii="Times New Roman" w:eastAsia="Times New Roman" w:hAnsi="Times New Roman" w:cs="Times New Roman"/>
        </w:rPr>
        <w:t>sta señal inicialmente está en ‘1’ y comienza a recibir cuando se pone en ‘0’</w:t>
      </w:r>
      <w:ins w:id="2107" w:author="Maria Paola Fonseca Paez" w:date="2019-11-30T22:49:00Z">
        <w:r w:rsidR="00027CAC">
          <w:rPr>
            <w:rFonts w:ascii="Times New Roman" w:eastAsia="Times New Roman" w:hAnsi="Times New Roman" w:cs="Times New Roman"/>
          </w:rPr>
          <w:t xml:space="preserve">, al llegar </w:t>
        </w:r>
      </w:ins>
      <w:del w:id="2108" w:author="Maria Paola Fonseca Paez" w:date="2019-11-30T22:49:00Z">
        <w:r w:rsidRPr="009C09D9" w:rsidDel="00027CAC">
          <w:rPr>
            <w:rFonts w:ascii="Times New Roman" w:eastAsia="Times New Roman" w:hAnsi="Times New Roman" w:cs="Times New Roman"/>
          </w:rPr>
          <w:delText xml:space="preserve"> que es lo que indica </w:delText>
        </w:r>
      </w:del>
      <w:r w:rsidRPr="009C09D9">
        <w:rPr>
          <w:rFonts w:ascii="Times New Roman" w:eastAsia="Times New Roman" w:hAnsi="Times New Roman" w:cs="Times New Roman"/>
        </w:rPr>
        <w:t xml:space="preserve">un bit de inicio </w:t>
      </w:r>
      <w:del w:id="2109" w:author="Maria Paola Fonseca Paez" w:date="2019-11-30T22:50:00Z">
        <w:r w:rsidRPr="009C09D9" w:rsidDel="00027CAC">
          <w:rPr>
            <w:rFonts w:ascii="Times New Roman" w:eastAsia="Times New Roman" w:hAnsi="Times New Roman" w:cs="Times New Roman"/>
          </w:rPr>
          <w:delText>y</w:delText>
        </w:r>
      </w:del>
      <w:ins w:id="2110" w:author="Maria Paola Fonseca Paez" w:date="2019-11-30T22:50:00Z">
        <w:r w:rsidR="00027CAC">
          <w:rPr>
            <w:rFonts w:ascii="Times New Roman" w:eastAsia="Times New Roman" w:hAnsi="Times New Roman" w:cs="Times New Roman"/>
          </w:rPr>
          <w:t>que indica</w:t>
        </w:r>
      </w:ins>
      <w:r w:rsidRPr="009C09D9">
        <w:rPr>
          <w:rFonts w:ascii="Times New Roman" w:eastAsia="Times New Roman" w:hAnsi="Times New Roman" w:cs="Times New Roman"/>
        </w:rPr>
        <w:t xml:space="preserve"> el </w:t>
      </w:r>
      <w:del w:id="2111" w:author="Maria Paola Fonseca Paez" w:date="2019-11-30T22:58:00Z">
        <w:r w:rsidRPr="009C09D9" w:rsidDel="00C028BC">
          <w:rPr>
            <w:rFonts w:ascii="Times New Roman" w:eastAsia="Times New Roman" w:hAnsi="Times New Roman" w:cs="Times New Roman"/>
          </w:rPr>
          <w:delText xml:space="preserve">inicio </w:delText>
        </w:r>
      </w:del>
      <w:ins w:id="2112" w:author="Maria Paola Fonseca Paez" w:date="2019-11-30T22:58:00Z">
        <w:r w:rsidR="00C028BC">
          <w:rPr>
            <w:rFonts w:ascii="Times New Roman" w:eastAsia="Times New Roman" w:hAnsi="Times New Roman" w:cs="Times New Roman"/>
          </w:rPr>
          <w:t>comienzo</w:t>
        </w:r>
        <w:r w:rsidR="00C028BC"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de la recepción</w:t>
      </w:r>
      <w:ins w:id="2113" w:author="Maria Paola Fonseca Paez" w:date="2019-11-30T22:52:00Z">
        <w:r w:rsidR="00027CAC">
          <w:rPr>
            <w:rFonts w:ascii="Times New Roman" w:eastAsia="Times New Roman" w:hAnsi="Times New Roman" w:cs="Times New Roman"/>
          </w:rPr>
          <w:t>. La segunda sección corresponde a la</w:t>
        </w:r>
      </w:ins>
      <w:del w:id="2114" w:author="Maria Paola Fonseca Paez" w:date="2019-11-30T22:52:00Z">
        <w:r w:rsidRPr="009C09D9" w:rsidDel="00027CAC">
          <w:rPr>
            <w:rFonts w:ascii="Times New Roman" w:eastAsia="Times New Roman" w:hAnsi="Times New Roman" w:cs="Times New Roman"/>
          </w:rPr>
          <w:delText>; y la salida principal para la</w:delText>
        </w:r>
      </w:del>
      <w:r w:rsidRPr="009C09D9">
        <w:rPr>
          <w:rFonts w:ascii="Times New Roman" w:eastAsia="Times New Roman" w:hAnsi="Times New Roman" w:cs="Times New Roman"/>
        </w:rPr>
        <w:t xml:space="preserve"> transmisión</w:t>
      </w:r>
      <w:ins w:id="2115" w:author="Maria Paola Fonseca Paez" w:date="2019-11-30T22:58:00Z">
        <w:r w:rsidR="00C028BC">
          <w:rPr>
            <w:rFonts w:ascii="Times New Roman" w:eastAsia="Times New Roman" w:hAnsi="Times New Roman" w:cs="Times New Roman"/>
          </w:rPr>
          <w:t>,</w:t>
        </w:r>
      </w:ins>
      <w:del w:id="2116" w:author="Maria Paola Fonseca Paez" w:date="2019-11-30T22:52:00Z">
        <w:r w:rsidRPr="009C09D9" w:rsidDel="00027CAC">
          <w:rPr>
            <w:rFonts w:ascii="Times New Roman" w:eastAsia="Times New Roman" w:hAnsi="Times New Roman" w:cs="Times New Roman"/>
          </w:rPr>
          <w:delText xml:space="preserve">: </w:delText>
        </w:r>
      </w:del>
      <w:ins w:id="2117" w:author="Maria Paola Fonseca Paez" w:date="2019-11-30T22:52:00Z">
        <w:r w:rsidR="00027CAC">
          <w:rPr>
            <w:rFonts w:ascii="Times New Roman" w:eastAsia="Times New Roman" w:hAnsi="Times New Roman" w:cs="Times New Roman"/>
          </w:rPr>
          <w:t xml:space="preserve"> cuya entrada es</w:t>
        </w:r>
        <w:r w:rsidR="00027CAC"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la señal </w:t>
      </w:r>
      <w:proofErr w:type="spellStart"/>
      <w:r w:rsidRPr="00027CAC">
        <w:rPr>
          <w:rFonts w:ascii="Times New Roman" w:eastAsia="Times New Roman" w:hAnsi="Times New Roman" w:cs="Times New Roman"/>
          <w:i/>
          <w:rPrChange w:id="2118" w:author="Maria Paola Fonseca Paez" w:date="2019-11-30T22:52:00Z">
            <w:rPr>
              <w:rFonts w:ascii="Times New Roman" w:eastAsia="Times New Roman" w:hAnsi="Times New Roman" w:cs="Times New Roman"/>
            </w:rPr>
          </w:rPrChange>
        </w:rPr>
        <w:t>tx</w:t>
      </w:r>
      <w:proofErr w:type="spellEnd"/>
      <w:r w:rsidRPr="009C09D9">
        <w:rPr>
          <w:rFonts w:ascii="Times New Roman" w:eastAsia="Times New Roman" w:hAnsi="Times New Roman" w:cs="Times New Roman"/>
        </w:rPr>
        <w:t xml:space="preserve"> por donde se envían los datos de salida de forma serial.</w:t>
      </w:r>
    </w:p>
    <w:p w14:paraId="718C05FD" w14:textId="77777777" w:rsidR="00714E5C" w:rsidRPr="009C09D9" w:rsidRDefault="00714E5C">
      <w:pPr>
        <w:jc w:val="both"/>
        <w:rPr>
          <w:rFonts w:ascii="Times New Roman" w:eastAsia="Times New Roman" w:hAnsi="Times New Roman" w:cs="Times New Roman"/>
        </w:rPr>
      </w:pPr>
    </w:p>
    <w:p w14:paraId="23CEB8F1" w14:textId="77777777"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Los esquemáticos para cada vista jerárquica de este sistema se pueden encontrar en los anexos ingresando en el siguiente enlace: </w:t>
      </w:r>
      <w:r w:rsidR="009C09D9" w:rsidRPr="009C09D9">
        <w:rPr>
          <w:rFonts w:ascii="Times New Roman" w:hAnsi="Times New Roman" w:cs="Times New Roman"/>
        </w:rPr>
        <w:fldChar w:fldCharType="begin"/>
      </w:r>
      <w:r w:rsidR="009C09D9" w:rsidRPr="009C09D9">
        <w:rPr>
          <w:rFonts w:ascii="Times New Roman" w:hAnsi="Times New Roman" w:cs="Times New Roman"/>
        </w:rPr>
        <w:instrText xml:space="preserve"> HYPERLINK "https://livejaverianaedu-my.sharepoint.com/:b:/g/personal/fonseca_maria_javeriana_edu_co/EbUNMYSuexhDmxu6hE7eulEBUQwaneA1N5MycDqC8yvC7A?e=ZeYzax" \h </w:instrText>
      </w:r>
      <w:r w:rsidR="009C09D9" w:rsidRPr="009C09D9">
        <w:rPr>
          <w:rFonts w:ascii="Times New Roman" w:hAnsi="Times New Roman" w:cs="Times New Roman"/>
        </w:rPr>
        <w:fldChar w:fldCharType="separate"/>
      </w:r>
      <w:r w:rsidRPr="009C09D9">
        <w:rPr>
          <w:rFonts w:ascii="Times New Roman" w:eastAsia="Times New Roman" w:hAnsi="Times New Roman" w:cs="Times New Roman"/>
          <w:color w:val="1155CC"/>
          <w:u w:val="single"/>
        </w:rPr>
        <w:t>Diagrama de bloques comunicación serial</w:t>
      </w:r>
      <w:r w:rsidR="009C09D9" w:rsidRPr="009C09D9">
        <w:rPr>
          <w:rFonts w:ascii="Times New Roman" w:eastAsia="Times New Roman" w:hAnsi="Times New Roman" w:cs="Times New Roman"/>
          <w:color w:val="1155CC"/>
          <w:u w:val="single"/>
        </w:rPr>
        <w:fldChar w:fldCharType="end"/>
      </w:r>
      <w:r w:rsidRPr="009C09D9">
        <w:rPr>
          <w:rFonts w:ascii="Times New Roman" w:eastAsia="Times New Roman" w:hAnsi="Times New Roman" w:cs="Times New Roman"/>
        </w:rPr>
        <w:t>.</w:t>
      </w:r>
    </w:p>
    <w:p w14:paraId="4C99C87F" w14:textId="77777777" w:rsidR="00714E5C" w:rsidRPr="009C09D9" w:rsidRDefault="00714E5C">
      <w:pPr>
        <w:jc w:val="both"/>
        <w:rPr>
          <w:rFonts w:ascii="Times New Roman" w:eastAsia="Times New Roman" w:hAnsi="Times New Roman" w:cs="Times New Roman"/>
        </w:rPr>
      </w:pPr>
    </w:p>
    <w:p w14:paraId="42AD8CE6" w14:textId="77777777"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b/>
        </w:rPr>
        <w:t>Concepción y Diseño</w:t>
      </w:r>
      <w:r w:rsidRPr="009C09D9">
        <w:rPr>
          <w:rFonts w:ascii="Times New Roman" w:eastAsia="Times New Roman" w:hAnsi="Times New Roman" w:cs="Times New Roman"/>
          <w:i/>
          <w:sz w:val="20"/>
          <w:szCs w:val="20"/>
        </w:rPr>
        <w:t xml:space="preserve"> </w:t>
      </w:r>
    </w:p>
    <w:p w14:paraId="17032874" w14:textId="77777777" w:rsidR="00714E5C" w:rsidRPr="009C09D9" w:rsidRDefault="00714E5C">
      <w:pPr>
        <w:jc w:val="both"/>
        <w:rPr>
          <w:rFonts w:ascii="Times New Roman" w:eastAsia="Times New Roman" w:hAnsi="Times New Roman" w:cs="Times New Roman"/>
          <w:b/>
        </w:rPr>
      </w:pPr>
    </w:p>
    <w:p w14:paraId="6F3395E5" w14:textId="07A938C7"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Para la implementación del bloque encargado de la comunicación serial se decidió </w:t>
      </w:r>
      <w:ins w:id="2119" w:author="Maria Paola Fonseca Paez" w:date="2019-11-30T22:58:00Z">
        <w:r w:rsidR="00C028BC">
          <w:rPr>
            <w:rFonts w:ascii="Times New Roman" w:eastAsia="Times New Roman" w:hAnsi="Times New Roman" w:cs="Times New Roman"/>
          </w:rPr>
          <w:t>i</w:t>
        </w:r>
      </w:ins>
      <w:ins w:id="2120" w:author="Maria Paola Fonseca Paez" w:date="2019-11-30T22:59:00Z">
        <w:r w:rsidR="00C028BC">
          <w:rPr>
            <w:rFonts w:ascii="Times New Roman" w:eastAsia="Times New Roman" w:hAnsi="Times New Roman" w:cs="Times New Roman"/>
          </w:rPr>
          <w:t xml:space="preserve">mplementar </w:t>
        </w:r>
      </w:ins>
      <w:r w:rsidRPr="009C09D9">
        <w:rPr>
          <w:rFonts w:ascii="Times New Roman" w:eastAsia="Times New Roman" w:hAnsi="Times New Roman" w:cs="Times New Roman"/>
        </w:rPr>
        <w:t xml:space="preserve">una comunicación </w:t>
      </w:r>
      <w:r w:rsidRPr="009C09D9">
        <w:rPr>
          <w:rFonts w:ascii="Times New Roman" w:eastAsia="Times New Roman" w:hAnsi="Times New Roman" w:cs="Times New Roman"/>
          <w:i/>
        </w:rPr>
        <w:t>UART</w:t>
      </w:r>
      <w:r w:rsidRPr="009C09D9">
        <w:rPr>
          <w:rFonts w:ascii="Times New Roman" w:eastAsia="Times New Roman" w:hAnsi="Times New Roman" w:cs="Times New Roman"/>
        </w:rPr>
        <w:t xml:space="preserve"> (</w:t>
      </w:r>
      <w:r w:rsidRPr="009C09D9">
        <w:rPr>
          <w:rFonts w:ascii="Times New Roman" w:eastAsia="Times New Roman" w:hAnsi="Times New Roman" w:cs="Times New Roman"/>
          <w:i/>
          <w:highlight w:val="white"/>
        </w:rPr>
        <w:t xml:space="preserve">Universal </w:t>
      </w:r>
      <w:proofErr w:type="spellStart"/>
      <w:r w:rsidRPr="009C09D9">
        <w:rPr>
          <w:rFonts w:ascii="Times New Roman" w:eastAsia="Times New Roman" w:hAnsi="Times New Roman" w:cs="Times New Roman"/>
          <w:i/>
          <w:highlight w:val="white"/>
        </w:rPr>
        <w:t>Asyncronos</w:t>
      </w:r>
      <w:proofErr w:type="spellEnd"/>
      <w:r w:rsidRPr="009C09D9">
        <w:rPr>
          <w:rFonts w:ascii="Times New Roman" w:eastAsia="Times New Roman" w:hAnsi="Times New Roman" w:cs="Times New Roman"/>
          <w:i/>
          <w:highlight w:val="white"/>
        </w:rPr>
        <w:t xml:space="preserve"> Receiver and </w:t>
      </w:r>
      <w:proofErr w:type="spellStart"/>
      <w:r w:rsidRPr="009C09D9">
        <w:rPr>
          <w:rFonts w:ascii="Times New Roman" w:eastAsia="Times New Roman" w:hAnsi="Times New Roman" w:cs="Times New Roman"/>
          <w:i/>
          <w:highlight w:val="white"/>
        </w:rPr>
        <w:t>Transmitter</w:t>
      </w:r>
      <w:proofErr w:type="spellEnd"/>
      <w:r w:rsidRPr="009C09D9">
        <w:rPr>
          <w:rFonts w:ascii="Times New Roman" w:eastAsia="Times New Roman" w:hAnsi="Times New Roman" w:cs="Times New Roman"/>
          <w:i/>
          <w:highlight w:val="white"/>
        </w:rPr>
        <w:t>)</w:t>
      </w:r>
      <w:r w:rsidRPr="009C09D9">
        <w:rPr>
          <w:rFonts w:ascii="Times New Roman" w:eastAsia="Times New Roman" w:hAnsi="Times New Roman" w:cs="Times New Roman"/>
          <w:color w:val="444444"/>
          <w:highlight w:val="white"/>
        </w:rPr>
        <w:t xml:space="preserve"> </w:t>
      </w:r>
      <w:r w:rsidRPr="009C09D9">
        <w:rPr>
          <w:rFonts w:ascii="Times New Roman" w:eastAsia="Times New Roman" w:hAnsi="Times New Roman" w:cs="Times New Roman"/>
          <w:highlight w:val="white"/>
        </w:rPr>
        <w:t xml:space="preserve">entre el computador y la </w:t>
      </w:r>
      <w:r w:rsidRPr="009C09D9">
        <w:rPr>
          <w:rFonts w:ascii="Times New Roman" w:eastAsia="Times New Roman" w:hAnsi="Times New Roman" w:cs="Times New Roman"/>
          <w:i/>
          <w:highlight w:val="white"/>
        </w:rPr>
        <w:t>FPGA,</w:t>
      </w:r>
      <w:r w:rsidRPr="009C09D9">
        <w:rPr>
          <w:rFonts w:ascii="Times New Roman" w:eastAsia="Times New Roman" w:hAnsi="Times New Roman" w:cs="Times New Roman"/>
          <w:highlight w:val="white"/>
        </w:rPr>
        <w:t xml:space="preserve"> </w:t>
      </w:r>
      <w:del w:id="2121" w:author="Maria Paola Fonseca Paez" w:date="2019-11-30T22:59:00Z">
        <w:r w:rsidRPr="009C09D9" w:rsidDel="00C028BC">
          <w:rPr>
            <w:rFonts w:ascii="Times New Roman" w:eastAsia="Times New Roman" w:hAnsi="Times New Roman" w:cs="Times New Roman"/>
            <w:highlight w:val="white"/>
          </w:rPr>
          <w:lastRenderedPageBreak/>
          <w:delText>para lo cual</w:delText>
        </w:r>
        <w:r w:rsidRPr="009C09D9" w:rsidDel="00C028BC">
          <w:rPr>
            <w:rFonts w:ascii="Times New Roman" w:eastAsia="Times New Roman" w:hAnsi="Times New Roman" w:cs="Times New Roman"/>
          </w:rPr>
          <w:delText xml:space="preserve"> fue</w:delText>
        </w:r>
      </w:del>
      <w:ins w:id="2122" w:author="Maria Paola Fonseca Paez" w:date="2019-11-30T22:59:00Z">
        <w:r w:rsidR="00C028BC">
          <w:rPr>
            <w:rFonts w:ascii="Times New Roman" w:eastAsia="Times New Roman" w:hAnsi="Times New Roman" w:cs="Times New Roman"/>
          </w:rPr>
          <w:t>haciendo</w:t>
        </w:r>
      </w:ins>
      <w:r w:rsidRPr="009C09D9">
        <w:rPr>
          <w:rFonts w:ascii="Times New Roman" w:eastAsia="Times New Roman" w:hAnsi="Times New Roman" w:cs="Times New Roman"/>
        </w:rPr>
        <w:t xml:space="preserve"> necesaria la utilización de un </w:t>
      </w:r>
      <w:del w:id="2123" w:author="Maria Paola Fonseca Paez" w:date="2019-11-30T22:59:00Z">
        <w:r w:rsidRPr="009C09D9" w:rsidDel="00C028BC">
          <w:rPr>
            <w:rFonts w:ascii="Times New Roman" w:eastAsia="Times New Roman" w:hAnsi="Times New Roman" w:cs="Times New Roman"/>
          </w:rPr>
          <w:delText xml:space="preserve">convertidor </w:delText>
        </w:r>
      </w:del>
      <w:ins w:id="2124" w:author="Maria Paola Fonseca Paez" w:date="2019-11-30T22:59:00Z">
        <w:r w:rsidR="00C028BC" w:rsidRPr="009C09D9">
          <w:rPr>
            <w:rFonts w:ascii="Times New Roman" w:eastAsia="Times New Roman" w:hAnsi="Times New Roman" w:cs="Times New Roman"/>
          </w:rPr>
          <w:t>conver</w:t>
        </w:r>
        <w:r w:rsidR="00C028BC">
          <w:rPr>
            <w:rFonts w:ascii="Times New Roman" w:eastAsia="Times New Roman" w:hAnsi="Times New Roman" w:cs="Times New Roman"/>
          </w:rPr>
          <w:t>sor</w:t>
        </w:r>
        <w:r w:rsidR="00C028BC"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USB </w:t>
      </w:r>
      <w:ins w:id="2125" w:author="Maria Paola Fonseca Paez" w:date="2019-11-30T22:59:00Z">
        <w:r w:rsidR="00C028BC">
          <w:rPr>
            <w:rFonts w:ascii="Times New Roman" w:eastAsia="Times New Roman" w:hAnsi="Times New Roman" w:cs="Times New Roman"/>
          </w:rPr>
          <w:t>a</w:t>
        </w:r>
      </w:ins>
      <w:del w:id="2126" w:author="Maria Paola Fonseca Paez" w:date="2019-11-30T22:59:00Z">
        <w:r w:rsidRPr="009C09D9" w:rsidDel="00C028BC">
          <w:rPr>
            <w:rFonts w:ascii="Times New Roman" w:eastAsia="Times New Roman" w:hAnsi="Times New Roman" w:cs="Times New Roman"/>
          </w:rPr>
          <w:delText>-</w:delText>
        </w:r>
      </w:del>
      <w:r w:rsidRPr="009C09D9">
        <w:rPr>
          <w:rFonts w:ascii="Times New Roman" w:eastAsia="Times New Roman" w:hAnsi="Times New Roman" w:cs="Times New Roman"/>
        </w:rPr>
        <w:t xml:space="preserve"> TTL, que es un elemento electrónico programado para convertir el protocolo de comunicación serial al protocolo de comunicación </w:t>
      </w:r>
      <w:r w:rsidRPr="009C09D9">
        <w:rPr>
          <w:rFonts w:ascii="Times New Roman" w:eastAsia="Times New Roman" w:hAnsi="Times New Roman" w:cs="Times New Roman"/>
          <w:i/>
        </w:rPr>
        <w:t>USB</w:t>
      </w:r>
      <w:r w:rsidRPr="009C09D9">
        <w:rPr>
          <w:rFonts w:ascii="Times New Roman" w:eastAsia="Times New Roman" w:hAnsi="Times New Roman" w:cs="Times New Roman"/>
        </w:rPr>
        <w:t xml:space="preserve"> y establecer la conexión, en este caso</w:t>
      </w:r>
      <w:del w:id="2127" w:author="Maria Paola Fonseca Paez" w:date="2019-11-30T22:59:00Z">
        <w:r w:rsidRPr="009C09D9" w:rsidDel="00C028BC">
          <w:rPr>
            <w:rFonts w:ascii="Times New Roman" w:eastAsia="Times New Roman" w:hAnsi="Times New Roman" w:cs="Times New Roman"/>
          </w:rPr>
          <w:delText>,</w:delText>
        </w:r>
      </w:del>
      <w:r w:rsidRPr="009C09D9">
        <w:rPr>
          <w:rFonts w:ascii="Times New Roman" w:eastAsia="Times New Roman" w:hAnsi="Times New Roman" w:cs="Times New Roman"/>
        </w:rPr>
        <w:t xml:space="preserve"> entre la </w:t>
      </w:r>
      <w:r w:rsidRPr="009C09D9">
        <w:rPr>
          <w:rFonts w:ascii="Times New Roman" w:eastAsia="Times New Roman" w:hAnsi="Times New Roman" w:cs="Times New Roman"/>
          <w:i/>
        </w:rPr>
        <w:t xml:space="preserve">FPGA </w:t>
      </w:r>
      <w:r w:rsidRPr="009C09D9">
        <w:rPr>
          <w:rFonts w:ascii="Times New Roman" w:eastAsia="Times New Roman" w:hAnsi="Times New Roman" w:cs="Times New Roman"/>
        </w:rPr>
        <w:t xml:space="preserve">y el computador. Este elemento es necesario ya que tiene niveles de voltaje </w:t>
      </w:r>
      <w:r w:rsidRPr="009C09D9">
        <w:rPr>
          <w:rFonts w:ascii="Times New Roman" w:eastAsia="Times New Roman" w:hAnsi="Times New Roman" w:cs="Times New Roman"/>
          <w:i/>
        </w:rPr>
        <w:t>TTL</w:t>
      </w:r>
      <w:r w:rsidRPr="009C09D9">
        <w:rPr>
          <w:rFonts w:ascii="Times New Roman" w:eastAsia="Times New Roman" w:hAnsi="Times New Roman" w:cs="Times New Roman"/>
        </w:rPr>
        <w:t xml:space="preserve"> compatibles con la </w:t>
      </w:r>
      <w:r w:rsidRPr="009C09D9">
        <w:rPr>
          <w:rFonts w:ascii="Times New Roman" w:eastAsia="Times New Roman" w:hAnsi="Times New Roman" w:cs="Times New Roman"/>
          <w:i/>
        </w:rPr>
        <w:t>FPGA</w:t>
      </w:r>
      <w:r w:rsidRPr="009C09D9">
        <w:rPr>
          <w:rFonts w:ascii="Times New Roman" w:eastAsia="Times New Roman" w:hAnsi="Times New Roman" w:cs="Times New Roman"/>
        </w:rPr>
        <w:t xml:space="preserve"> (0V - 5V), con pines específicos de transmisión (</w:t>
      </w:r>
      <w:proofErr w:type="spellStart"/>
      <w:r w:rsidRPr="00C028BC">
        <w:rPr>
          <w:rFonts w:ascii="Times New Roman" w:eastAsia="Times New Roman" w:hAnsi="Times New Roman" w:cs="Times New Roman"/>
          <w:i/>
          <w:rPrChange w:id="2128" w:author="Maria Paola Fonseca Paez" w:date="2019-11-30T23:00:00Z">
            <w:rPr>
              <w:rFonts w:ascii="Times New Roman" w:eastAsia="Times New Roman" w:hAnsi="Times New Roman" w:cs="Times New Roman"/>
            </w:rPr>
          </w:rPrChange>
        </w:rPr>
        <w:t>Tx</w:t>
      </w:r>
      <w:proofErr w:type="spellEnd"/>
      <w:r w:rsidRPr="009C09D9">
        <w:rPr>
          <w:rFonts w:ascii="Times New Roman" w:eastAsia="Times New Roman" w:hAnsi="Times New Roman" w:cs="Times New Roman"/>
        </w:rPr>
        <w:t>) y recepción (</w:t>
      </w:r>
      <w:proofErr w:type="spellStart"/>
      <w:r w:rsidRPr="00C028BC">
        <w:rPr>
          <w:rFonts w:ascii="Times New Roman" w:eastAsia="Times New Roman" w:hAnsi="Times New Roman" w:cs="Times New Roman"/>
          <w:i/>
          <w:rPrChange w:id="2129" w:author="Maria Paola Fonseca Paez" w:date="2019-11-30T23:00:00Z">
            <w:rPr>
              <w:rFonts w:ascii="Times New Roman" w:eastAsia="Times New Roman" w:hAnsi="Times New Roman" w:cs="Times New Roman"/>
            </w:rPr>
          </w:rPrChange>
        </w:rPr>
        <w:t>Rx</w:t>
      </w:r>
      <w:proofErr w:type="spellEnd"/>
      <w:r w:rsidRPr="009C09D9">
        <w:rPr>
          <w:rFonts w:ascii="Times New Roman" w:eastAsia="Times New Roman" w:hAnsi="Times New Roman" w:cs="Times New Roman"/>
        </w:rPr>
        <w:t>) y voltajes de salida de 5</w:t>
      </w:r>
      <w:ins w:id="2130" w:author="Maria Paola Fonseca Paez" w:date="2019-11-30T23:00:00Z">
        <w:r w:rsidR="00C028BC">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V </w:t>
      </w:r>
      <w:ins w:id="2131" w:author="Maria Paola Fonseca Paez" w:date="2019-11-30T23:00:00Z">
        <w:r w:rsidR="00C028BC">
          <w:rPr>
            <w:rFonts w:ascii="Times New Roman" w:eastAsia="Times New Roman" w:hAnsi="Times New Roman" w:cs="Times New Roman"/>
          </w:rPr>
          <w:t>y</w:t>
        </w:r>
      </w:ins>
      <w:del w:id="2132" w:author="Maria Paola Fonseca Paez" w:date="2019-11-30T23:00:00Z">
        <w:r w:rsidRPr="009C09D9" w:rsidDel="00C028BC">
          <w:rPr>
            <w:rFonts w:ascii="Times New Roman" w:eastAsia="Times New Roman" w:hAnsi="Times New Roman" w:cs="Times New Roman"/>
          </w:rPr>
          <w:delText>y</w:delText>
        </w:r>
      </w:del>
      <w:r w:rsidRPr="009C09D9">
        <w:rPr>
          <w:rFonts w:ascii="Times New Roman" w:eastAsia="Times New Roman" w:hAnsi="Times New Roman" w:cs="Times New Roman"/>
        </w:rPr>
        <w:t xml:space="preserve"> 3.3</w:t>
      </w:r>
      <w:ins w:id="2133" w:author="Maria Paola Fonseca Paez" w:date="2019-11-30T23:00:00Z">
        <w:r w:rsidR="00C028BC">
          <w:rPr>
            <w:rFonts w:ascii="Times New Roman" w:eastAsia="Times New Roman" w:hAnsi="Times New Roman" w:cs="Times New Roman"/>
          </w:rPr>
          <w:t xml:space="preserve"> </w:t>
        </w:r>
      </w:ins>
      <w:r w:rsidRPr="009C09D9">
        <w:rPr>
          <w:rFonts w:ascii="Times New Roman" w:eastAsia="Times New Roman" w:hAnsi="Times New Roman" w:cs="Times New Roman"/>
        </w:rPr>
        <w:t>V.</w:t>
      </w:r>
    </w:p>
    <w:p w14:paraId="290A7564" w14:textId="77777777" w:rsidR="00714E5C" w:rsidRPr="009C09D9" w:rsidRDefault="00714E5C">
      <w:pPr>
        <w:jc w:val="both"/>
        <w:rPr>
          <w:rFonts w:ascii="Times New Roman" w:eastAsia="Times New Roman" w:hAnsi="Times New Roman" w:cs="Times New Roman"/>
        </w:rPr>
      </w:pPr>
    </w:p>
    <w:p w14:paraId="76F81B14" w14:textId="47BA599D" w:rsidR="00F72A83" w:rsidRDefault="00AB58E9">
      <w:pPr>
        <w:jc w:val="both"/>
        <w:rPr>
          <w:ins w:id="2134" w:author="Maria Paola Fonseca Paez" w:date="2019-11-30T23:21:00Z"/>
          <w:rFonts w:ascii="Times New Roman" w:eastAsia="Times New Roman" w:hAnsi="Times New Roman" w:cs="Times New Roman"/>
        </w:rPr>
      </w:pPr>
      <w:commentRangeStart w:id="2135"/>
      <w:r w:rsidRPr="009C09D9">
        <w:rPr>
          <w:rFonts w:ascii="Times New Roman" w:eastAsia="Times New Roman" w:hAnsi="Times New Roman" w:cs="Times New Roman"/>
        </w:rPr>
        <w:t>Para efectos de comunicación serial se debe establecer una velocidad de transmisión</w:t>
      </w:r>
      <w:ins w:id="2136" w:author="Maria Paola Fonseca Paez" w:date="2019-11-30T23:00:00Z">
        <w:r w:rsidR="00C028BC">
          <w:rPr>
            <w:rFonts w:ascii="Times New Roman" w:eastAsia="Times New Roman" w:hAnsi="Times New Roman" w:cs="Times New Roman"/>
          </w:rPr>
          <w:t>,</w:t>
        </w:r>
      </w:ins>
      <w:r w:rsidRPr="009C09D9">
        <w:rPr>
          <w:rFonts w:ascii="Times New Roman" w:eastAsia="Times New Roman" w:hAnsi="Times New Roman" w:cs="Times New Roman"/>
        </w:rPr>
        <w:t xml:space="preserve"> que en este caso </w:t>
      </w:r>
      <w:del w:id="2137" w:author="Maria Paola Fonseca Paez" w:date="2019-11-30T23:00:00Z">
        <w:r w:rsidRPr="009C09D9" w:rsidDel="00C028BC">
          <w:rPr>
            <w:rFonts w:ascii="Times New Roman" w:eastAsia="Times New Roman" w:hAnsi="Times New Roman" w:cs="Times New Roman"/>
          </w:rPr>
          <w:delText xml:space="preserve">fue </w:delText>
        </w:r>
      </w:del>
      <w:ins w:id="2138" w:author="Maria Paola Fonseca Paez" w:date="2019-11-30T23:00:00Z">
        <w:r w:rsidR="00C028BC">
          <w:rPr>
            <w:rFonts w:ascii="Times New Roman" w:eastAsia="Times New Roman" w:hAnsi="Times New Roman" w:cs="Times New Roman"/>
          </w:rPr>
          <w:t>es</w:t>
        </w:r>
        <w:r w:rsidR="00C028BC"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de 9600 Baudios</w:t>
      </w:r>
      <w:ins w:id="2139" w:author="Maria Paola Fonseca Paez" w:date="2019-11-30T23:20:00Z">
        <w:r w:rsidR="00F72A83">
          <w:rPr>
            <w:rFonts w:ascii="Times New Roman" w:eastAsia="Times New Roman" w:hAnsi="Times New Roman" w:cs="Times New Roman"/>
          </w:rPr>
          <w:t xml:space="preserve"> [B</w:t>
        </w:r>
      </w:ins>
      <w:ins w:id="2140" w:author="Maria Paola Fonseca Paez" w:date="2019-11-30T23:21:00Z">
        <w:r w:rsidR="00F72A83">
          <w:rPr>
            <w:rFonts w:ascii="Times New Roman" w:eastAsia="Times New Roman" w:hAnsi="Times New Roman" w:cs="Times New Roman"/>
          </w:rPr>
          <w:t>it/s</w:t>
        </w:r>
      </w:ins>
      <w:ins w:id="2141" w:author="Maria Paola Fonseca Paez" w:date="2019-11-30T23:20:00Z">
        <w:r w:rsidR="00F72A83">
          <w:rPr>
            <w:rFonts w:ascii="Times New Roman" w:eastAsia="Times New Roman" w:hAnsi="Times New Roman" w:cs="Times New Roman"/>
          </w:rPr>
          <w:t>]</w:t>
        </w:r>
        <w:r w:rsidR="00E77F70">
          <w:rPr>
            <w:rFonts w:ascii="Times New Roman" w:eastAsia="Times New Roman" w:hAnsi="Times New Roman" w:cs="Times New Roman"/>
          </w:rPr>
          <w:t>.</w:t>
        </w:r>
      </w:ins>
      <w:del w:id="2142" w:author="Maria Paola Fonseca Paez" w:date="2019-11-30T23:20:00Z">
        <w:r w:rsidRPr="009C09D9" w:rsidDel="00E77F70">
          <w:rPr>
            <w:rFonts w:ascii="Times New Roman" w:eastAsia="Times New Roman" w:hAnsi="Times New Roman" w:cs="Times New Roman"/>
          </w:rPr>
          <w:delText>,</w:delText>
        </w:r>
      </w:del>
      <w:r w:rsidRPr="009C09D9">
        <w:rPr>
          <w:rFonts w:ascii="Times New Roman" w:eastAsia="Times New Roman" w:hAnsi="Times New Roman" w:cs="Times New Roman"/>
        </w:rPr>
        <w:t xml:space="preserve"> </w:t>
      </w:r>
      <w:del w:id="2143" w:author="Maria Paola Fonseca Paez" w:date="2019-11-30T23:20:00Z">
        <w:r w:rsidRPr="009C09D9" w:rsidDel="00F72A83">
          <w:rPr>
            <w:rFonts w:ascii="Times New Roman" w:eastAsia="Times New Roman" w:hAnsi="Times New Roman" w:cs="Times New Roman"/>
          </w:rPr>
          <w:delText>con la</w:delText>
        </w:r>
      </w:del>
      <w:ins w:id="2144" w:author="Maria Paola Fonseca Paez" w:date="2019-11-30T23:20:00Z">
        <w:r w:rsidR="00F72A83">
          <w:rPr>
            <w:rFonts w:ascii="Times New Roman" w:eastAsia="Times New Roman" w:hAnsi="Times New Roman" w:cs="Times New Roman"/>
          </w:rPr>
          <w:t>Esta es la velocidad a la</w:t>
        </w:r>
      </w:ins>
      <w:r w:rsidRPr="009C09D9">
        <w:rPr>
          <w:rFonts w:ascii="Times New Roman" w:eastAsia="Times New Roman" w:hAnsi="Times New Roman" w:cs="Times New Roman"/>
        </w:rPr>
        <w:t xml:space="preserve"> cual se recibirá y se transmitirá</w:t>
      </w:r>
      <w:ins w:id="2145" w:author="Maria Paola Fonseca Paez" w:date="2019-11-30T23:21:00Z">
        <w:r w:rsidR="00F72A83">
          <w:rPr>
            <w:rFonts w:ascii="Times New Roman" w:eastAsia="Times New Roman" w:hAnsi="Times New Roman" w:cs="Times New Roman"/>
          </w:rPr>
          <w:t xml:space="preserve"> desde la unidad de comunicación</w:t>
        </w:r>
      </w:ins>
      <w:ins w:id="2146" w:author="Maria Paola Fonseca Paez" w:date="2019-11-30T23:00:00Z">
        <w:r w:rsidR="00C028BC">
          <w:rPr>
            <w:rFonts w:ascii="Times New Roman" w:eastAsia="Times New Roman" w:hAnsi="Times New Roman" w:cs="Times New Roman"/>
          </w:rPr>
          <w:t xml:space="preserve">. </w:t>
        </w:r>
      </w:ins>
      <w:ins w:id="2147" w:author="Maria Paola Fonseca Paez" w:date="2019-11-30T23:21:00Z">
        <w:r w:rsidR="00F72A83">
          <w:rPr>
            <w:rFonts w:ascii="Times New Roman" w:eastAsia="Times New Roman" w:hAnsi="Times New Roman" w:cs="Times New Roman"/>
          </w:rPr>
          <w:t>Inicialmente se planteó el uso de velocidades más altas, sin embargo,</w:t>
        </w:r>
      </w:ins>
      <w:ins w:id="2148" w:author="Maria Paola Fonseca Paez" w:date="2019-11-30T23:26:00Z">
        <w:r w:rsidR="00F72A83">
          <w:rPr>
            <w:rFonts w:ascii="Times New Roman" w:eastAsia="Times New Roman" w:hAnsi="Times New Roman" w:cs="Times New Roman"/>
          </w:rPr>
          <w:t xml:space="preserve"> durante la</w:t>
        </w:r>
      </w:ins>
      <w:ins w:id="2149" w:author="Maria Paola Fonseca Paez" w:date="2019-11-30T23:21:00Z">
        <w:r w:rsidR="00F72A83">
          <w:rPr>
            <w:rFonts w:ascii="Times New Roman" w:eastAsia="Times New Roman" w:hAnsi="Times New Roman" w:cs="Times New Roman"/>
          </w:rPr>
          <w:t xml:space="preserve"> </w:t>
        </w:r>
      </w:ins>
      <w:ins w:id="2150" w:author="Maria Paola Fonseca Paez" w:date="2019-11-30T23:26:00Z">
        <w:r w:rsidR="00F72A83">
          <w:rPr>
            <w:rFonts w:ascii="Times New Roman" w:eastAsia="Times New Roman" w:hAnsi="Times New Roman" w:cs="Times New Roman"/>
          </w:rPr>
          <w:t xml:space="preserve">realización pruebas sencillas con el conversor </w:t>
        </w:r>
      </w:ins>
      <w:ins w:id="2151" w:author="Maria Paola Fonseca Paez" w:date="2019-11-30T23:27:00Z">
        <w:r w:rsidR="00F72A83">
          <w:rPr>
            <w:rFonts w:ascii="Times New Roman" w:eastAsia="Times New Roman" w:hAnsi="Times New Roman" w:cs="Times New Roman"/>
          </w:rPr>
          <w:t>se presentaron</w:t>
        </w:r>
      </w:ins>
      <w:ins w:id="2152" w:author="Maria Paola Fonseca Paez" w:date="2019-11-30T23:21:00Z">
        <w:r w:rsidR="00F72A83">
          <w:rPr>
            <w:rFonts w:ascii="Times New Roman" w:eastAsia="Times New Roman" w:hAnsi="Times New Roman" w:cs="Times New Roman"/>
          </w:rPr>
          <w:t xml:space="preserve"> </w:t>
        </w:r>
      </w:ins>
      <w:ins w:id="2153" w:author="Maria Paola Fonseca Paez" w:date="2019-11-30T23:22:00Z">
        <w:r w:rsidR="00F72A83">
          <w:rPr>
            <w:rFonts w:ascii="Times New Roman" w:eastAsia="Times New Roman" w:hAnsi="Times New Roman" w:cs="Times New Roman"/>
          </w:rPr>
          <w:t xml:space="preserve">considerables </w:t>
        </w:r>
      </w:ins>
      <w:ins w:id="2154" w:author="Maria Paola Fonseca Paez" w:date="2019-11-30T23:21:00Z">
        <w:r w:rsidR="00F72A83">
          <w:rPr>
            <w:rFonts w:ascii="Times New Roman" w:eastAsia="Times New Roman" w:hAnsi="Times New Roman" w:cs="Times New Roman"/>
          </w:rPr>
          <w:t>problemas de ruido</w:t>
        </w:r>
      </w:ins>
      <w:ins w:id="2155" w:author="Maria Paola Fonseca Paez" w:date="2019-11-30T23:27:00Z">
        <w:r w:rsidR="00F72A83">
          <w:rPr>
            <w:rFonts w:ascii="Times New Roman" w:eastAsia="Times New Roman" w:hAnsi="Times New Roman" w:cs="Times New Roman"/>
          </w:rPr>
          <w:t>, atribuidos</w:t>
        </w:r>
      </w:ins>
      <w:ins w:id="2156" w:author="Maria Paola Fonseca Paez" w:date="2019-11-30T23:22:00Z">
        <w:r w:rsidR="00F72A83">
          <w:rPr>
            <w:rFonts w:ascii="Times New Roman" w:eastAsia="Times New Roman" w:hAnsi="Times New Roman" w:cs="Times New Roman"/>
          </w:rPr>
          <w:t xml:space="preserve"> </w:t>
        </w:r>
      </w:ins>
      <w:ins w:id="2157" w:author="Maria Paola Fonseca Paez" w:date="2019-11-30T23:23:00Z">
        <w:r w:rsidR="00F72A83">
          <w:rPr>
            <w:rFonts w:ascii="Times New Roman" w:eastAsia="Times New Roman" w:hAnsi="Times New Roman" w:cs="Times New Roman"/>
          </w:rPr>
          <w:t>las condiciones de la línea de transmisión</w:t>
        </w:r>
      </w:ins>
      <w:ins w:id="2158" w:author="Maria Paola Fonseca Paez" w:date="2019-11-30T23:27:00Z">
        <w:r w:rsidR="00F72A83">
          <w:rPr>
            <w:rFonts w:ascii="Times New Roman" w:eastAsia="Times New Roman" w:hAnsi="Times New Roman" w:cs="Times New Roman"/>
          </w:rPr>
          <w:t>. Con base a esto</w:t>
        </w:r>
      </w:ins>
      <w:ins w:id="2159" w:author="Maria Paola Fonseca Paez" w:date="2019-11-30T23:23:00Z">
        <w:r w:rsidR="00F72A83">
          <w:rPr>
            <w:rFonts w:ascii="Times New Roman" w:eastAsia="Times New Roman" w:hAnsi="Times New Roman" w:cs="Times New Roman"/>
          </w:rPr>
          <w:t xml:space="preserve"> se decidió utilizar</w:t>
        </w:r>
      </w:ins>
      <w:ins w:id="2160" w:author="Maria Paola Fonseca Paez" w:date="2019-11-30T23:24:00Z">
        <w:r w:rsidR="00F72A83">
          <w:rPr>
            <w:rFonts w:ascii="Times New Roman" w:eastAsia="Times New Roman" w:hAnsi="Times New Roman" w:cs="Times New Roman"/>
          </w:rPr>
          <w:t xml:space="preserve"> la velocidad </w:t>
        </w:r>
      </w:ins>
      <w:ins w:id="2161" w:author="Maria Paola Fonseca Paez" w:date="2019-11-30T23:25:00Z">
        <w:r w:rsidR="00F72A83">
          <w:rPr>
            <w:rFonts w:ascii="Times New Roman" w:eastAsia="Times New Roman" w:hAnsi="Times New Roman" w:cs="Times New Roman"/>
          </w:rPr>
          <w:t xml:space="preserve">anteriormente </w:t>
        </w:r>
      </w:ins>
      <w:ins w:id="2162" w:author="Maria Paola Fonseca Paez" w:date="2019-11-30T23:24:00Z">
        <w:r w:rsidR="00F72A83">
          <w:rPr>
            <w:rFonts w:ascii="Times New Roman" w:eastAsia="Times New Roman" w:hAnsi="Times New Roman" w:cs="Times New Roman"/>
          </w:rPr>
          <w:t>enunciada, 9600 baudios.</w:t>
        </w:r>
      </w:ins>
    </w:p>
    <w:p w14:paraId="0870AFC2" w14:textId="77777777" w:rsidR="00F72A83" w:rsidRDefault="00F72A83">
      <w:pPr>
        <w:jc w:val="both"/>
        <w:rPr>
          <w:ins w:id="2163" w:author="Maria Paola Fonseca Paez" w:date="2019-11-30T23:21:00Z"/>
          <w:rFonts w:ascii="Times New Roman" w:eastAsia="Times New Roman" w:hAnsi="Times New Roman" w:cs="Times New Roman"/>
        </w:rPr>
      </w:pPr>
    </w:p>
    <w:p w14:paraId="11465945" w14:textId="356041A7" w:rsidR="00714E5C" w:rsidRPr="009C09D9" w:rsidRDefault="00F72A83">
      <w:pPr>
        <w:jc w:val="both"/>
        <w:rPr>
          <w:rFonts w:ascii="Times New Roman" w:eastAsia="Times New Roman" w:hAnsi="Times New Roman" w:cs="Times New Roman"/>
        </w:rPr>
      </w:pPr>
      <w:ins w:id="2164" w:author="Maria Paola Fonseca Paez" w:date="2019-11-30T23:28:00Z">
        <w:r>
          <w:rPr>
            <w:rFonts w:ascii="Times New Roman" w:eastAsia="Times New Roman" w:hAnsi="Times New Roman" w:cs="Times New Roman"/>
          </w:rPr>
          <w:t xml:space="preserve">El proceso de la recepción se realiza </w:t>
        </w:r>
      </w:ins>
      <w:del w:id="2165" w:author="Maria Paola Fonseca Paez" w:date="2019-11-30T23:00:00Z">
        <w:r w:rsidR="00AB58E9" w:rsidRPr="009C09D9" w:rsidDel="00C028BC">
          <w:rPr>
            <w:rFonts w:ascii="Times New Roman" w:eastAsia="Times New Roman" w:hAnsi="Times New Roman" w:cs="Times New Roman"/>
          </w:rPr>
          <w:delText xml:space="preserve">, y </w:delText>
        </w:r>
      </w:del>
      <w:del w:id="2166" w:author="Maria Paola Fonseca Paez" w:date="2019-11-30T23:01:00Z">
        <w:r w:rsidR="00AB58E9" w:rsidRPr="009C09D9" w:rsidDel="00C028BC">
          <w:rPr>
            <w:rFonts w:ascii="Times New Roman" w:eastAsia="Times New Roman" w:hAnsi="Times New Roman" w:cs="Times New Roman"/>
          </w:rPr>
          <w:delText>s</w:delText>
        </w:r>
      </w:del>
      <w:del w:id="2167" w:author="Maria Paola Fonseca Paez" w:date="2019-11-30T23:28:00Z">
        <w:r w:rsidR="00AB58E9" w:rsidRPr="009C09D9" w:rsidDel="00F72A83">
          <w:rPr>
            <w:rFonts w:ascii="Times New Roman" w:eastAsia="Times New Roman" w:hAnsi="Times New Roman" w:cs="Times New Roman"/>
          </w:rPr>
          <w:delText xml:space="preserve">e realiza </w:delText>
        </w:r>
      </w:del>
      <w:r w:rsidR="00AB58E9" w:rsidRPr="009C09D9">
        <w:rPr>
          <w:rFonts w:ascii="Times New Roman" w:eastAsia="Times New Roman" w:hAnsi="Times New Roman" w:cs="Times New Roman"/>
        </w:rPr>
        <w:t>por medio de un contador de velocidad que cuenta ciclos de reloj hasta llegar a 104</w:t>
      </w:r>
      <w:ins w:id="2168" w:author="Maria Paola Fonseca Paez" w:date="2019-11-30T23:01:00Z">
        <w:r w:rsidR="00C028BC">
          <w:rPr>
            <w:rFonts w:ascii="Times New Roman" w:eastAsia="Times New Roman" w:hAnsi="Times New Roman" w:cs="Times New Roman"/>
          </w:rPr>
          <w:t xml:space="preserve"> </w:t>
        </w:r>
      </w:ins>
      <w:ins w:id="2169" w:author="Maria Paola Fonseca Paez" w:date="2019-11-30T23:30:00Z">
        <w:r w:rsidRPr="00F72A83">
          <w:rPr>
            <w:rFonts w:ascii="Times New Roman" w:eastAsia="Times New Roman" w:hAnsi="Times New Roman" w:cs="Times New Roman"/>
          </w:rPr>
          <w:t>µ</w:t>
        </w:r>
      </w:ins>
      <w:del w:id="2170" w:author="Maria Paola Fonseca Paez" w:date="2019-11-30T23:30:00Z">
        <w:r w:rsidR="00AB58E9" w:rsidRPr="009C09D9" w:rsidDel="00F72A83">
          <w:rPr>
            <w:rFonts w:ascii="Times New Roman" w:eastAsia="Times New Roman" w:hAnsi="Times New Roman" w:cs="Times New Roman"/>
          </w:rPr>
          <w:delText>u</w:delText>
        </w:r>
      </w:del>
      <w:r w:rsidR="00AB58E9" w:rsidRPr="009C09D9">
        <w:rPr>
          <w:rFonts w:ascii="Times New Roman" w:eastAsia="Times New Roman" w:hAnsi="Times New Roman" w:cs="Times New Roman"/>
        </w:rPr>
        <w:t xml:space="preserve">s </w:t>
      </w:r>
      <w:del w:id="2171" w:author="Maria Paola Fonseca Paez" w:date="2019-11-30T23:29:00Z">
        <w:r w:rsidR="00AB58E9" w:rsidRPr="009C09D9" w:rsidDel="00F72A83">
          <w:rPr>
            <w:rFonts w:ascii="Times New Roman" w:eastAsia="Times New Roman" w:hAnsi="Times New Roman" w:cs="Times New Roman"/>
          </w:rPr>
          <w:delText>en tiempo</w:delText>
        </w:r>
      </w:del>
      <w:ins w:id="2172" w:author="Maria Paola Fonseca Paez" w:date="2019-11-30T23:28:00Z">
        <w:r>
          <w:rPr>
            <w:rFonts w:ascii="Times New Roman" w:eastAsia="Times New Roman" w:hAnsi="Times New Roman" w:cs="Times New Roman"/>
          </w:rPr>
          <w:t xml:space="preserve">(tiempo de </w:t>
        </w:r>
      </w:ins>
      <w:ins w:id="2173" w:author="Maria Paola Fonseca Paez" w:date="2019-11-30T23:30:00Z">
        <w:r>
          <w:rPr>
            <w:rFonts w:ascii="Times New Roman" w:eastAsia="Times New Roman" w:hAnsi="Times New Roman" w:cs="Times New Roman"/>
          </w:rPr>
          <w:t>permanencia de un bit al ser transmitido a</w:t>
        </w:r>
      </w:ins>
      <w:ins w:id="2174" w:author="Maria Paola Fonseca Paez" w:date="2019-11-30T23:29:00Z">
        <w:r>
          <w:rPr>
            <w:rFonts w:ascii="Times New Roman" w:eastAsia="Times New Roman" w:hAnsi="Times New Roman" w:cs="Times New Roman"/>
          </w:rPr>
          <w:t xml:space="preserve"> 9600 Baudios</w:t>
        </w:r>
      </w:ins>
      <w:ins w:id="2175" w:author="Maria Paola Fonseca Paez" w:date="2019-11-30T23:28:00Z">
        <w:r>
          <w:rPr>
            <w:rFonts w:ascii="Times New Roman" w:eastAsia="Times New Roman" w:hAnsi="Times New Roman" w:cs="Times New Roman"/>
          </w:rPr>
          <w:t>)</w:t>
        </w:r>
      </w:ins>
      <w:ins w:id="2176" w:author="Maria Paola Fonseca Paez" w:date="2019-11-30T23:01:00Z">
        <w:r w:rsidR="00C028BC">
          <w:rPr>
            <w:rFonts w:ascii="Times New Roman" w:eastAsia="Times New Roman" w:hAnsi="Times New Roman" w:cs="Times New Roman"/>
          </w:rPr>
          <w:t xml:space="preserve">. </w:t>
        </w:r>
      </w:ins>
      <w:ins w:id="2177" w:author="Maria Paola Fonseca Paez" w:date="2019-11-30T23:31:00Z">
        <w:r w:rsidR="00FA242C">
          <w:rPr>
            <w:rFonts w:ascii="Times New Roman" w:eastAsia="Times New Roman" w:hAnsi="Times New Roman" w:cs="Times New Roman"/>
          </w:rPr>
          <w:t>A</w:t>
        </w:r>
      </w:ins>
      <w:ins w:id="2178" w:author="Maria Paola Fonseca Paez" w:date="2019-11-30T23:02:00Z">
        <w:r w:rsidR="00C028BC">
          <w:rPr>
            <w:rFonts w:ascii="Times New Roman" w:eastAsia="Times New Roman" w:hAnsi="Times New Roman" w:cs="Times New Roman"/>
          </w:rPr>
          <w:t xml:space="preserve">ntes de esto </w:t>
        </w:r>
      </w:ins>
      <w:del w:id="2179" w:author="Maria Paola Fonseca Paez" w:date="2019-11-30T23:01:00Z">
        <w:r w:rsidR="00AB58E9" w:rsidRPr="009C09D9" w:rsidDel="00C028BC">
          <w:rPr>
            <w:rFonts w:ascii="Times New Roman" w:eastAsia="Times New Roman" w:hAnsi="Times New Roman" w:cs="Times New Roman"/>
          </w:rPr>
          <w:delText>, pero inicialmente es</w:delText>
        </w:r>
      </w:del>
      <w:ins w:id="2180" w:author="Maria Paola Fonseca Paez" w:date="2019-11-30T23:01:00Z">
        <w:r w:rsidR="00C028BC">
          <w:rPr>
            <w:rFonts w:ascii="Times New Roman" w:eastAsia="Times New Roman" w:hAnsi="Times New Roman" w:cs="Times New Roman"/>
          </w:rPr>
          <w:t>es</w:t>
        </w:r>
      </w:ins>
      <w:r w:rsidR="00AB58E9" w:rsidRPr="009C09D9">
        <w:rPr>
          <w:rFonts w:ascii="Times New Roman" w:eastAsia="Times New Roman" w:hAnsi="Times New Roman" w:cs="Times New Roman"/>
        </w:rPr>
        <w:t xml:space="preserve"> necesario</w:t>
      </w:r>
      <w:ins w:id="2181" w:author="Maria Paola Fonseca Paez" w:date="2019-11-30T23:02:00Z">
        <w:r w:rsidR="00C028BC">
          <w:rPr>
            <w:rFonts w:ascii="Times New Roman" w:eastAsia="Times New Roman" w:hAnsi="Times New Roman" w:cs="Times New Roman"/>
          </w:rPr>
          <w:t xml:space="preserve"> implementar</w:t>
        </w:r>
      </w:ins>
      <w:r w:rsidR="00AB58E9" w:rsidRPr="009C09D9">
        <w:rPr>
          <w:rFonts w:ascii="Times New Roman" w:eastAsia="Times New Roman" w:hAnsi="Times New Roman" w:cs="Times New Roman"/>
        </w:rPr>
        <w:t xml:space="preserve"> un contador </w:t>
      </w:r>
      <w:ins w:id="2182" w:author="Maria Paola Fonseca Paez" w:date="2019-11-30T23:31:00Z">
        <w:r w:rsidR="00FA242C">
          <w:rPr>
            <w:rFonts w:ascii="Times New Roman" w:eastAsia="Times New Roman" w:hAnsi="Times New Roman" w:cs="Times New Roman"/>
          </w:rPr>
          <w:t>q</w:t>
        </w:r>
      </w:ins>
      <w:ins w:id="2183" w:author="Maria Paola Fonseca Paez" w:date="2019-11-30T23:32:00Z">
        <w:r w:rsidR="00FA242C">
          <w:rPr>
            <w:rFonts w:ascii="Times New Roman" w:eastAsia="Times New Roman" w:hAnsi="Times New Roman" w:cs="Times New Roman"/>
          </w:rPr>
          <w:t>ue cuente hasta la mitad</w:t>
        </w:r>
      </w:ins>
      <w:del w:id="2184" w:author="Maria Paola Fonseca Paez" w:date="2019-11-30T23:32:00Z">
        <w:r w:rsidR="00AB58E9" w:rsidRPr="009C09D9" w:rsidDel="00FA242C">
          <w:rPr>
            <w:rFonts w:ascii="Times New Roman" w:eastAsia="Times New Roman" w:hAnsi="Times New Roman" w:cs="Times New Roman"/>
          </w:rPr>
          <w:delText xml:space="preserve">de la mitad </w:delText>
        </w:r>
      </w:del>
      <w:ins w:id="2185" w:author="Maria Paola Fonseca Paez" w:date="2019-11-30T23:32:00Z">
        <w:r w:rsidR="00FA242C">
          <w:rPr>
            <w:rFonts w:ascii="Times New Roman" w:eastAsia="Times New Roman" w:hAnsi="Times New Roman" w:cs="Times New Roman"/>
          </w:rPr>
          <w:t xml:space="preserve"> </w:t>
        </w:r>
      </w:ins>
      <w:r w:rsidR="00AB58E9" w:rsidRPr="009C09D9">
        <w:rPr>
          <w:rFonts w:ascii="Times New Roman" w:eastAsia="Times New Roman" w:hAnsi="Times New Roman" w:cs="Times New Roman"/>
        </w:rPr>
        <w:t>de la velocidad</w:t>
      </w:r>
      <w:del w:id="2186" w:author="Maria Paola Fonseca Paez" w:date="2019-11-30T23:02:00Z">
        <w:r w:rsidR="00AB58E9" w:rsidRPr="009C09D9" w:rsidDel="00C028BC">
          <w:rPr>
            <w:rFonts w:ascii="Times New Roman" w:eastAsia="Times New Roman" w:hAnsi="Times New Roman" w:cs="Times New Roman"/>
          </w:rPr>
          <w:delText xml:space="preserve"> con el cual se comienza contando</w:delText>
        </w:r>
      </w:del>
      <w:r w:rsidR="00AB58E9" w:rsidRPr="009C09D9">
        <w:rPr>
          <w:rFonts w:ascii="Times New Roman" w:eastAsia="Times New Roman" w:hAnsi="Times New Roman" w:cs="Times New Roman"/>
        </w:rPr>
        <w:t xml:space="preserve">, </w:t>
      </w:r>
      <w:del w:id="2187" w:author="Maria Paola Fonseca Paez" w:date="2019-11-30T23:32:00Z">
        <w:r w:rsidR="00AB58E9" w:rsidRPr="009C09D9" w:rsidDel="00FA242C">
          <w:rPr>
            <w:rFonts w:ascii="Times New Roman" w:eastAsia="Times New Roman" w:hAnsi="Times New Roman" w:cs="Times New Roman"/>
          </w:rPr>
          <w:delText xml:space="preserve">para </w:delText>
        </w:r>
      </w:del>
      <w:ins w:id="2188" w:author="Maria Paola Fonseca Paez" w:date="2019-11-30T23:32:00Z">
        <w:r w:rsidR="00FA242C">
          <w:rPr>
            <w:rFonts w:ascii="Times New Roman" w:eastAsia="Times New Roman" w:hAnsi="Times New Roman" w:cs="Times New Roman"/>
          </w:rPr>
          <w:t>con el fin de</w:t>
        </w:r>
        <w:r w:rsidR="00FA242C" w:rsidRPr="009C09D9">
          <w:rPr>
            <w:rFonts w:ascii="Times New Roman" w:eastAsia="Times New Roman" w:hAnsi="Times New Roman" w:cs="Times New Roman"/>
          </w:rPr>
          <w:t xml:space="preserve"> </w:t>
        </w:r>
      </w:ins>
      <w:r w:rsidR="00AB58E9" w:rsidRPr="009C09D9">
        <w:rPr>
          <w:rFonts w:ascii="Times New Roman" w:eastAsia="Times New Roman" w:hAnsi="Times New Roman" w:cs="Times New Roman"/>
        </w:rPr>
        <w:t xml:space="preserve">que </w:t>
      </w:r>
      <w:del w:id="2189" w:author="Maria Paola Fonseca Paez" w:date="2019-11-30T23:02:00Z">
        <w:r w:rsidR="00AB58E9" w:rsidRPr="009C09D9" w:rsidDel="00C028BC">
          <w:rPr>
            <w:rFonts w:ascii="Times New Roman" w:eastAsia="Times New Roman" w:hAnsi="Times New Roman" w:cs="Times New Roman"/>
          </w:rPr>
          <w:delText>la siguiente</w:delText>
        </w:r>
      </w:del>
      <w:ins w:id="2190" w:author="Maria Paola Fonseca Paez" w:date="2019-11-30T23:02:00Z">
        <w:r w:rsidR="00C028BC">
          <w:rPr>
            <w:rFonts w:ascii="Times New Roman" w:eastAsia="Times New Roman" w:hAnsi="Times New Roman" w:cs="Times New Roman"/>
          </w:rPr>
          <w:t xml:space="preserve">el contador del tiempo completo </w:t>
        </w:r>
      </w:ins>
      <w:ins w:id="2191" w:author="Maria Paola Fonseca Paez" w:date="2019-11-30T23:32:00Z">
        <w:r w:rsidR="00FA242C">
          <w:rPr>
            <w:rFonts w:ascii="Times New Roman" w:eastAsia="Times New Roman" w:hAnsi="Times New Roman" w:cs="Times New Roman"/>
          </w:rPr>
          <w:t xml:space="preserve">inicie </w:t>
        </w:r>
      </w:ins>
      <w:ins w:id="2192" w:author="Maria Paola Fonseca Paez" w:date="2019-11-30T23:02:00Z">
        <w:r w:rsidR="00C028BC">
          <w:rPr>
            <w:rFonts w:ascii="Times New Roman" w:eastAsia="Times New Roman" w:hAnsi="Times New Roman" w:cs="Times New Roman"/>
          </w:rPr>
          <w:t>tom</w:t>
        </w:r>
      </w:ins>
      <w:ins w:id="2193" w:author="Maria Paola Fonseca Paez" w:date="2019-11-30T23:32:00Z">
        <w:r w:rsidR="00FA242C">
          <w:rPr>
            <w:rFonts w:ascii="Times New Roman" w:eastAsia="Times New Roman" w:hAnsi="Times New Roman" w:cs="Times New Roman"/>
          </w:rPr>
          <w:t>ando</w:t>
        </w:r>
      </w:ins>
      <w:ins w:id="2194" w:author="Maria Paola Fonseca Paez" w:date="2019-11-30T23:02:00Z">
        <w:r w:rsidR="00C028BC">
          <w:rPr>
            <w:rFonts w:ascii="Times New Roman" w:eastAsia="Times New Roman" w:hAnsi="Times New Roman" w:cs="Times New Roman"/>
          </w:rPr>
          <w:t xml:space="preserve"> </w:t>
        </w:r>
      </w:ins>
      <w:ins w:id="2195" w:author="Maria Paola Fonseca Paez" w:date="2019-11-30T23:32:00Z">
        <w:r w:rsidR="00FA242C">
          <w:rPr>
            <w:rFonts w:ascii="Times New Roman" w:eastAsia="Times New Roman" w:hAnsi="Times New Roman" w:cs="Times New Roman"/>
          </w:rPr>
          <w:t>los valores</w:t>
        </w:r>
      </w:ins>
      <w:ins w:id="2196" w:author="Maria Paola Fonseca Paez" w:date="2019-11-30T23:02:00Z">
        <w:r w:rsidR="00C028BC">
          <w:rPr>
            <w:rFonts w:ascii="Times New Roman" w:eastAsia="Times New Roman" w:hAnsi="Times New Roman" w:cs="Times New Roman"/>
          </w:rPr>
          <w:t xml:space="preserve"> de la señal aproximadamente en la mitad de </w:t>
        </w:r>
      </w:ins>
      <w:ins w:id="2197" w:author="Maria Paola Fonseca Paez" w:date="2019-11-30T23:32:00Z">
        <w:r w:rsidR="00FA242C">
          <w:rPr>
            <w:rFonts w:ascii="Times New Roman" w:eastAsia="Times New Roman" w:hAnsi="Times New Roman" w:cs="Times New Roman"/>
          </w:rPr>
          <w:t>cada bit</w:t>
        </w:r>
      </w:ins>
      <w:ins w:id="2198" w:author="Maria Paola Fonseca Paez" w:date="2019-11-30T23:03:00Z">
        <w:r w:rsidR="00C028BC">
          <w:rPr>
            <w:rFonts w:ascii="Times New Roman" w:eastAsia="Times New Roman" w:hAnsi="Times New Roman" w:cs="Times New Roman"/>
          </w:rPr>
          <w:t>,</w:t>
        </w:r>
      </w:ins>
      <w:r w:rsidR="00AB58E9" w:rsidRPr="009C09D9">
        <w:rPr>
          <w:rFonts w:ascii="Times New Roman" w:eastAsia="Times New Roman" w:hAnsi="Times New Roman" w:cs="Times New Roman"/>
        </w:rPr>
        <w:t xml:space="preserve"> </w:t>
      </w:r>
      <w:del w:id="2199" w:author="Maria Paola Fonseca Paez" w:date="2019-11-30T23:03:00Z">
        <w:r w:rsidR="00AB58E9" w:rsidRPr="009C09D9" w:rsidDel="00C028BC">
          <w:rPr>
            <w:rFonts w:ascii="Times New Roman" w:eastAsia="Times New Roman" w:hAnsi="Times New Roman" w:cs="Times New Roman"/>
          </w:rPr>
          <w:delText xml:space="preserve">vez se esté </w:delText>
        </w:r>
      </w:del>
      <w:r w:rsidR="00AB58E9" w:rsidRPr="009C09D9">
        <w:rPr>
          <w:rFonts w:ascii="Times New Roman" w:eastAsia="Times New Roman" w:hAnsi="Times New Roman" w:cs="Times New Roman"/>
        </w:rPr>
        <w:t xml:space="preserve">garantizando la toma de los bits </w:t>
      </w:r>
      <w:del w:id="2200" w:author="Maria Paola Fonseca Paez" w:date="2019-11-30T23:03:00Z">
        <w:r w:rsidR="00AB58E9" w:rsidRPr="009C09D9" w:rsidDel="00C028BC">
          <w:rPr>
            <w:rFonts w:ascii="Times New Roman" w:eastAsia="Times New Roman" w:hAnsi="Times New Roman" w:cs="Times New Roman"/>
          </w:rPr>
          <w:delText>correctamente</w:delText>
        </w:r>
      </w:del>
      <w:ins w:id="2201" w:author="Maria Paola Fonseca Paez" w:date="2019-11-30T23:03:00Z">
        <w:r w:rsidR="00C028BC">
          <w:rPr>
            <w:rFonts w:ascii="Times New Roman" w:eastAsia="Times New Roman" w:hAnsi="Times New Roman" w:cs="Times New Roman"/>
          </w:rPr>
          <w:t>de forma correcta</w:t>
        </w:r>
      </w:ins>
      <w:r w:rsidR="00AB58E9" w:rsidRPr="009C09D9">
        <w:rPr>
          <w:rFonts w:ascii="Times New Roman" w:eastAsia="Times New Roman" w:hAnsi="Times New Roman" w:cs="Times New Roman"/>
        </w:rPr>
        <w:t xml:space="preserve">. </w:t>
      </w:r>
      <w:commentRangeEnd w:id="2135"/>
      <w:r w:rsidR="00183F4C" w:rsidRPr="009C09D9">
        <w:rPr>
          <w:rStyle w:val="Refdecomentario"/>
          <w:rFonts w:ascii="Times New Roman" w:hAnsi="Times New Roman" w:cs="Times New Roman"/>
        </w:rPr>
        <w:commentReference w:id="2135"/>
      </w:r>
      <w:r w:rsidR="00AB58E9" w:rsidRPr="009C09D9">
        <w:rPr>
          <w:rFonts w:ascii="Times New Roman" w:eastAsia="Times New Roman" w:hAnsi="Times New Roman" w:cs="Times New Roman"/>
        </w:rPr>
        <w:t xml:space="preserve">También se debe establecer el paquete de datos que en este caso es de la forma: Bit de inicio + 8 bits de datos + 1 bit de parada. </w:t>
      </w:r>
    </w:p>
    <w:p w14:paraId="52DB5AAC" w14:textId="77777777" w:rsidR="00714E5C" w:rsidRPr="009C09D9" w:rsidRDefault="00714E5C">
      <w:pPr>
        <w:jc w:val="both"/>
        <w:rPr>
          <w:rFonts w:ascii="Times New Roman" w:eastAsia="Times New Roman" w:hAnsi="Times New Roman" w:cs="Times New Roman"/>
        </w:rPr>
      </w:pPr>
    </w:p>
    <w:p w14:paraId="44325193" w14:textId="17036C16"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Inicialmente se utilizó el software </w:t>
      </w:r>
      <w:proofErr w:type="spellStart"/>
      <w:r w:rsidRPr="00FA242C">
        <w:rPr>
          <w:rFonts w:ascii="Times New Roman" w:eastAsia="Times New Roman" w:hAnsi="Times New Roman" w:cs="Times New Roman"/>
          <w:i/>
          <w:rPrChange w:id="2202" w:author="Maria Paola Fonseca Paez" w:date="2019-11-30T23:35:00Z">
            <w:rPr>
              <w:rFonts w:ascii="Times New Roman" w:eastAsia="Times New Roman" w:hAnsi="Times New Roman" w:cs="Times New Roman"/>
            </w:rPr>
          </w:rPrChange>
        </w:rPr>
        <w:t>Realterm</w:t>
      </w:r>
      <w:proofErr w:type="spellEnd"/>
      <w:r w:rsidRPr="009C09D9">
        <w:rPr>
          <w:rFonts w:ascii="Times New Roman" w:eastAsia="Times New Roman" w:hAnsi="Times New Roman" w:cs="Times New Roman"/>
        </w:rPr>
        <w:t xml:space="preserve"> para </w:t>
      </w:r>
      <w:del w:id="2203" w:author="Maria Paola Fonseca Paez" w:date="2019-11-30T23:35:00Z">
        <w:r w:rsidRPr="009C09D9" w:rsidDel="00FA242C">
          <w:rPr>
            <w:rFonts w:ascii="Times New Roman" w:eastAsia="Times New Roman" w:hAnsi="Times New Roman" w:cs="Times New Roman"/>
          </w:rPr>
          <w:delText xml:space="preserve">poder </w:delText>
        </w:r>
      </w:del>
      <w:r w:rsidRPr="009C09D9">
        <w:rPr>
          <w:rFonts w:ascii="Times New Roman" w:eastAsia="Times New Roman" w:hAnsi="Times New Roman" w:cs="Times New Roman"/>
        </w:rPr>
        <w:t>enviar y recibir los datos</w:t>
      </w:r>
      <w:ins w:id="2204" w:author="Maria Paola Fonseca Paez" w:date="2019-11-30T23:36:00Z">
        <w:r w:rsidR="00FA242C">
          <w:rPr>
            <w:rFonts w:ascii="Times New Roman" w:eastAsia="Times New Roman" w:hAnsi="Times New Roman" w:cs="Times New Roman"/>
          </w:rPr>
          <w:t>,</w:t>
        </w:r>
      </w:ins>
      <w:del w:id="2205" w:author="Maria Paola Fonseca Paez" w:date="2019-11-30T23:35:00Z">
        <w:r w:rsidRPr="009C09D9" w:rsidDel="00FA242C">
          <w:rPr>
            <w:rFonts w:ascii="Times New Roman" w:eastAsia="Times New Roman" w:hAnsi="Times New Roman" w:cs="Times New Roman"/>
          </w:rPr>
          <w:delText xml:space="preserve">, </w:delText>
        </w:r>
        <w:commentRangeStart w:id="2206"/>
        <w:r w:rsidRPr="009C09D9" w:rsidDel="00FA242C">
          <w:rPr>
            <w:rFonts w:ascii="Times New Roman" w:eastAsia="Times New Roman" w:hAnsi="Times New Roman" w:cs="Times New Roman"/>
          </w:rPr>
          <w:delText>pues</w:delText>
        </w:r>
      </w:del>
      <w:r w:rsidRPr="009C09D9">
        <w:rPr>
          <w:rFonts w:ascii="Times New Roman" w:eastAsia="Times New Roman" w:hAnsi="Times New Roman" w:cs="Times New Roman"/>
        </w:rPr>
        <w:t xml:space="preserve"> </w:t>
      </w:r>
      <w:ins w:id="2207" w:author="Maria Paola Fonseca Paez" w:date="2019-11-30T23:37:00Z">
        <w:r w:rsidR="00FA242C">
          <w:rPr>
            <w:rFonts w:ascii="Times New Roman" w:eastAsia="Times New Roman" w:hAnsi="Times New Roman" w:cs="Times New Roman"/>
          </w:rPr>
          <w:t xml:space="preserve">por su </w:t>
        </w:r>
      </w:ins>
      <w:ins w:id="2208" w:author="Maria Paola Fonseca Paez" w:date="2019-11-30T23:42:00Z">
        <w:r w:rsidR="002508B0">
          <w:rPr>
            <w:rFonts w:ascii="Times New Roman" w:eastAsia="Times New Roman" w:hAnsi="Times New Roman" w:cs="Times New Roman"/>
          </w:rPr>
          <w:t xml:space="preserve">bajo </w:t>
        </w:r>
      </w:ins>
      <w:ins w:id="2209" w:author="Maria Paola Fonseca Paez" w:date="2019-11-30T23:40:00Z">
        <w:r w:rsidR="00FA242C">
          <w:rPr>
            <w:rFonts w:ascii="Times New Roman" w:eastAsia="Times New Roman" w:hAnsi="Times New Roman" w:cs="Times New Roman"/>
          </w:rPr>
          <w:t xml:space="preserve">nivel de complejidad </w:t>
        </w:r>
      </w:ins>
      <w:ins w:id="2210" w:author="Maria Paola Fonseca Paez" w:date="2019-11-30T23:42:00Z">
        <w:r w:rsidR="002508B0">
          <w:rPr>
            <w:rFonts w:ascii="Times New Roman" w:eastAsia="Times New Roman" w:hAnsi="Times New Roman" w:cs="Times New Roman"/>
          </w:rPr>
          <w:t>al usar</w:t>
        </w:r>
      </w:ins>
      <w:ins w:id="2211" w:author="Maria Paola Fonseca Paez" w:date="2019-11-30T23:37:00Z">
        <w:r w:rsidR="00FA242C">
          <w:rPr>
            <w:rFonts w:ascii="Times New Roman" w:eastAsia="Times New Roman" w:hAnsi="Times New Roman" w:cs="Times New Roman"/>
          </w:rPr>
          <w:t>.</w:t>
        </w:r>
      </w:ins>
      <w:del w:id="2212" w:author="Maria Paola Fonseca Paez" w:date="2019-11-30T23:37:00Z">
        <w:r w:rsidRPr="009C09D9" w:rsidDel="00FA242C">
          <w:rPr>
            <w:rFonts w:ascii="Times New Roman" w:eastAsia="Times New Roman" w:hAnsi="Times New Roman" w:cs="Times New Roman"/>
          </w:rPr>
          <w:delText xml:space="preserve">al </w:delText>
        </w:r>
      </w:del>
      <w:del w:id="2213" w:author="Maria Paola Fonseca Paez" w:date="2019-11-30T23:36:00Z">
        <w:r w:rsidRPr="009C09D9" w:rsidDel="00FA242C">
          <w:rPr>
            <w:rFonts w:ascii="Times New Roman" w:eastAsia="Times New Roman" w:hAnsi="Times New Roman" w:cs="Times New Roman"/>
          </w:rPr>
          <w:delText>ser sencillo de usar</w:delText>
        </w:r>
      </w:del>
      <w:del w:id="2214" w:author="Maria Paola Fonseca Paez" w:date="2019-11-30T23:35:00Z">
        <w:r w:rsidRPr="009C09D9" w:rsidDel="00FA242C">
          <w:rPr>
            <w:rFonts w:ascii="Times New Roman" w:eastAsia="Times New Roman" w:hAnsi="Times New Roman" w:cs="Times New Roman"/>
          </w:rPr>
          <w:delText xml:space="preserve"> podíamos usarlo para nuestro objetivo</w:delText>
        </w:r>
        <w:commentRangeEnd w:id="2206"/>
        <w:r w:rsidR="00183F4C" w:rsidRPr="009C09D9" w:rsidDel="00FA242C">
          <w:rPr>
            <w:rStyle w:val="Refdecomentario"/>
            <w:rFonts w:ascii="Times New Roman" w:hAnsi="Times New Roman" w:cs="Times New Roman"/>
          </w:rPr>
          <w:commentReference w:id="2206"/>
        </w:r>
      </w:del>
      <w:del w:id="2215" w:author="Maria Paola Fonseca Paez" w:date="2019-11-30T23:36:00Z">
        <w:r w:rsidRPr="009C09D9" w:rsidDel="00FA242C">
          <w:rPr>
            <w:rFonts w:ascii="Times New Roman" w:eastAsia="Times New Roman" w:hAnsi="Times New Roman" w:cs="Times New Roman"/>
          </w:rPr>
          <w:delText>.</w:delText>
        </w:r>
      </w:del>
      <w:r w:rsidRPr="009C09D9">
        <w:rPr>
          <w:rFonts w:ascii="Times New Roman" w:eastAsia="Times New Roman" w:hAnsi="Times New Roman" w:cs="Times New Roman"/>
        </w:rPr>
        <w:t xml:space="preserve"> </w:t>
      </w:r>
      <w:del w:id="2216" w:author="Maria Paola Fonseca Paez" w:date="2019-11-30T23:37:00Z">
        <w:r w:rsidRPr="009C09D9" w:rsidDel="00FA242C">
          <w:rPr>
            <w:rFonts w:ascii="Times New Roman" w:eastAsia="Times New Roman" w:hAnsi="Times New Roman" w:cs="Times New Roman"/>
          </w:rPr>
          <w:delText>Luego</w:delText>
        </w:r>
      </w:del>
      <w:ins w:id="2217" w:author="Maria Paola Fonseca Paez" w:date="2019-11-30T23:37:00Z">
        <w:r w:rsidR="00FA242C">
          <w:rPr>
            <w:rFonts w:ascii="Times New Roman" w:eastAsia="Times New Roman" w:hAnsi="Times New Roman" w:cs="Times New Roman"/>
          </w:rPr>
          <w:t>Posteriormente</w:t>
        </w:r>
      </w:ins>
      <w:r w:rsidRPr="009C09D9">
        <w:rPr>
          <w:rFonts w:ascii="Times New Roman" w:eastAsia="Times New Roman" w:hAnsi="Times New Roman" w:cs="Times New Roman"/>
        </w:rPr>
        <w:t xml:space="preserve">, con el fin de </w:t>
      </w:r>
      <w:ins w:id="2218" w:author="Maria Paola Fonseca Paez" w:date="2019-11-30T23:42:00Z">
        <w:r w:rsidR="002508B0">
          <w:rPr>
            <w:rFonts w:ascii="Times New Roman" w:eastAsia="Times New Roman" w:hAnsi="Times New Roman" w:cs="Times New Roman"/>
          </w:rPr>
          <w:t xml:space="preserve">dar cumplimiento a los objetivos del proyecto, se implementó </w:t>
        </w:r>
      </w:ins>
      <w:del w:id="2219" w:author="Maria Paola Fonseca Paez" w:date="2019-11-30T23:42:00Z">
        <w:r w:rsidRPr="009C09D9" w:rsidDel="002508B0">
          <w:rPr>
            <w:rFonts w:ascii="Times New Roman" w:eastAsia="Times New Roman" w:hAnsi="Times New Roman" w:cs="Times New Roman"/>
          </w:rPr>
          <w:delText>tener u</w:delText>
        </w:r>
      </w:del>
      <w:ins w:id="2220" w:author="Maria Paola Fonseca Paez" w:date="2019-11-30T23:42:00Z">
        <w:r w:rsidR="002508B0">
          <w:rPr>
            <w:rFonts w:ascii="Times New Roman" w:eastAsia="Times New Roman" w:hAnsi="Times New Roman" w:cs="Times New Roman"/>
          </w:rPr>
          <w:t>u</w:t>
        </w:r>
      </w:ins>
      <w:r w:rsidRPr="009C09D9">
        <w:rPr>
          <w:rFonts w:ascii="Times New Roman" w:eastAsia="Times New Roman" w:hAnsi="Times New Roman" w:cs="Times New Roman"/>
        </w:rPr>
        <w:t xml:space="preserve">na </w:t>
      </w:r>
      <w:del w:id="2221" w:author="Maria Paola Fonseca Paez" w:date="2019-11-30T23:42:00Z">
        <w:r w:rsidRPr="009C09D9" w:rsidDel="002508B0">
          <w:rPr>
            <w:rFonts w:ascii="Times New Roman" w:eastAsia="Times New Roman" w:hAnsi="Times New Roman" w:cs="Times New Roman"/>
          </w:rPr>
          <w:delText xml:space="preserve">mejor </w:delText>
        </w:r>
      </w:del>
      <w:r w:rsidRPr="009C09D9">
        <w:rPr>
          <w:rFonts w:ascii="Times New Roman" w:eastAsia="Times New Roman" w:hAnsi="Times New Roman" w:cs="Times New Roman"/>
        </w:rPr>
        <w:t xml:space="preserve">interfaz </w:t>
      </w:r>
      <w:ins w:id="2222" w:author="Maria Paola Fonseca Paez" w:date="2019-11-30T23:43:00Z">
        <w:r w:rsidR="002508B0">
          <w:rPr>
            <w:rFonts w:ascii="Times New Roman" w:eastAsia="Times New Roman" w:hAnsi="Times New Roman" w:cs="Times New Roman"/>
          </w:rPr>
          <w:t xml:space="preserve">en </w:t>
        </w:r>
        <w:r w:rsidR="002508B0" w:rsidRPr="002508B0">
          <w:rPr>
            <w:rFonts w:ascii="Times New Roman" w:eastAsia="Times New Roman" w:hAnsi="Times New Roman" w:cs="Times New Roman"/>
            <w:i/>
            <w:rPrChange w:id="2223" w:author="Maria Paola Fonseca Paez" w:date="2019-11-30T23:44:00Z">
              <w:rPr>
                <w:rFonts w:ascii="Times New Roman" w:eastAsia="Times New Roman" w:hAnsi="Times New Roman" w:cs="Times New Roman"/>
              </w:rPr>
            </w:rPrChange>
          </w:rPr>
          <w:t>software</w:t>
        </w:r>
      </w:ins>
      <w:del w:id="2224" w:author="Maria Paola Fonseca Paez" w:date="2019-11-30T23:43:00Z">
        <w:r w:rsidRPr="009C09D9" w:rsidDel="002508B0">
          <w:rPr>
            <w:rFonts w:ascii="Times New Roman" w:eastAsia="Times New Roman" w:hAnsi="Times New Roman" w:cs="Times New Roman"/>
          </w:rPr>
          <w:delText>y poder dar los requerimientos al usuario utilizamos el software de</w:delText>
        </w:r>
      </w:del>
      <w:del w:id="2225" w:author="Maria Paola Fonseca Paez" w:date="2019-11-30T23:44:00Z">
        <w:r w:rsidRPr="009C09D9" w:rsidDel="002508B0">
          <w:rPr>
            <w:rFonts w:ascii="Times New Roman" w:eastAsia="Times New Roman" w:hAnsi="Times New Roman" w:cs="Times New Roman"/>
          </w:rPr>
          <w:delText xml:space="preserve"> </w:delText>
        </w:r>
      </w:del>
      <w:del w:id="2226" w:author="Maria Paola Fonseca Paez" w:date="2019-11-30T23:43:00Z">
        <w:r w:rsidRPr="002508B0" w:rsidDel="002508B0">
          <w:rPr>
            <w:rFonts w:ascii="Times New Roman" w:eastAsia="Times New Roman" w:hAnsi="Times New Roman" w:cs="Times New Roman"/>
            <w:i/>
            <w:rPrChange w:id="2227" w:author="Maria Paola Fonseca Paez" w:date="2019-11-30T23:43:00Z">
              <w:rPr>
                <w:rFonts w:ascii="Times New Roman" w:eastAsia="Times New Roman" w:hAnsi="Times New Roman" w:cs="Times New Roman"/>
              </w:rPr>
            </w:rPrChange>
          </w:rPr>
          <w:delText>P</w:delText>
        </w:r>
      </w:del>
      <w:del w:id="2228" w:author="Maria Paola Fonseca Paez" w:date="2019-11-30T23:44:00Z">
        <w:r w:rsidRPr="002508B0" w:rsidDel="002508B0">
          <w:rPr>
            <w:rFonts w:ascii="Times New Roman" w:eastAsia="Times New Roman" w:hAnsi="Times New Roman" w:cs="Times New Roman"/>
            <w:i/>
            <w:rPrChange w:id="2229" w:author="Maria Paola Fonseca Paez" w:date="2019-11-30T23:43:00Z">
              <w:rPr>
                <w:rFonts w:ascii="Times New Roman" w:eastAsia="Times New Roman" w:hAnsi="Times New Roman" w:cs="Times New Roman"/>
              </w:rPr>
            </w:rPrChange>
          </w:rPr>
          <w:delText>ython</w:delText>
        </w:r>
      </w:del>
      <w:del w:id="2230" w:author="Maria Paola Fonseca Paez" w:date="2019-11-30T23:43:00Z">
        <w:r w:rsidRPr="009C09D9" w:rsidDel="002508B0">
          <w:rPr>
            <w:rFonts w:ascii="Times New Roman" w:eastAsia="Times New Roman" w:hAnsi="Times New Roman" w:cs="Times New Roman"/>
          </w:rPr>
          <w:delText xml:space="preserve"> para transmisión serial con la </w:delText>
        </w:r>
        <w:commentRangeStart w:id="2231"/>
        <w:r w:rsidRPr="009C09D9" w:rsidDel="002508B0">
          <w:rPr>
            <w:rFonts w:ascii="Times New Roman" w:eastAsia="Times New Roman" w:hAnsi="Times New Roman" w:cs="Times New Roman"/>
          </w:rPr>
          <w:delText xml:space="preserve">utilización </w:delText>
        </w:r>
        <w:commentRangeEnd w:id="2231"/>
        <w:r w:rsidR="00183F4C" w:rsidRPr="009C09D9" w:rsidDel="002508B0">
          <w:rPr>
            <w:rStyle w:val="Refdecomentario"/>
            <w:rFonts w:ascii="Times New Roman" w:hAnsi="Times New Roman" w:cs="Times New Roman"/>
          </w:rPr>
          <w:commentReference w:id="2231"/>
        </w:r>
        <w:r w:rsidRPr="009C09D9" w:rsidDel="002508B0">
          <w:rPr>
            <w:rFonts w:ascii="Times New Roman" w:eastAsia="Times New Roman" w:hAnsi="Times New Roman" w:cs="Times New Roman"/>
          </w:rPr>
          <w:delText>de la librería Pyserial</w:delText>
        </w:r>
      </w:del>
      <w:ins w:id="2232" w:author="Maria Paola Fonseca Paez" w:date="2019-11-30T23:43:00Z">
        <w:r w:rsidR="002508B0">
          <w:rPr>
            <w:rFonts w:ascii="Times New Roman" w:eastAsia="Times New Roman" w:hAnsi="Times New Roman" w:cs="Times New Roman"/>
          </w:rPr>
          <w:t>,</w:t>
        </w:r>
      </w:ins>
      <w:del w:id="2233" w:author="Maria Paola Fonseca Paez" w:date="2019-11-30T23:43:00Z">
        <w:r w:rsidRPr="009C09D9" w:rsidDel="002508B0">
          <w:rPr>
            <w:rFonts w:ascii="Times New Roman" w:eastAsia="Times New Roman" w:hAnsi="Times New Roman" w:cs="Times New Roman"/>
          </w:rPr>
          <w:delText>,</w:delText>
        </w:r>
      </w:del>
      <w:r w:rsidRPr="009C09D9">
        <w:rPr>
          <w:rFonts w:ascii="Times New Roman" w:eastAsia="Times New Roman" w:hAnsi="Times New Roman" w:cs="Times New Roman"/>
        </w:rPr>
        <w:t xml:space="preserve"> con </w:t>
      </w:r>
      <w:del w:id="2234" w:author="Maria Paola Fonseca Paez" w:date="2019-11-30T23:44:00Z">
        <w:r w:rsidRPr="009C09D9" w:rsidDel="002508B0">
          <w:rPr>
            <w:rFonts w:ascii="Times New Roman" w:eastAsia="Times New Roman" w:hAnsi="Times New Roman" w:cs="Times New Roman"/>
          </w:rPr>
          <w:delText>el</w:delText>
        </w:r>
      </w:del>
      <w:ins w:id="2235" w:author="Maria Paola Fonseca Paez" w:date="2019-11-30T23:44:00Z">
        <w:r w:rsidR="002508B0">
          <w:rPr>
            <w:rFonts w:ascii="Times New Roman" w:eastAsia="Times New Roman" w:hAnsi="Times New Roman" w:cs="Times New Roman"/>
          </w:rPr>
          <w:t>la</w:t>
        </w:r>
      </w:ins>
      <w:r w:rsidRPr="009C09D9">
        <w:rPr>
          <w:rFonts w:ascii="Times New Roman" w:eastAsia="Times New Roman" w:hAnsi="Times New Roman" w:cs="Times New Roman"/>
        </w:rPr>
        <w:t xml:space="preserve"> cual </w:t>
      </w:r>
      <w:del w:id="2236" w:author="Maria Paola Fonseca Paez" w:date="2019-11-30T23:44:00Z">
        <w:r w:rsidRPr="009C09D9" w:rsidDel="002508B0">
          <w:rPr>
            <w:rFonts w:ascii="Times New Roman" w:eastAsia="Times New Roman" w:hAnsi="Times New Roman" w:cs="Times New Roman"/>
          </w:rPr>
          <w:delText>se pudiera</w:delText>
        </w:r>
      </w:del>
      <w:ins w:id="2237" w:author="Maria Paola Fonseca Paez" w:date="2019-11-30T23:44:00Z">
        <w:r w:rsidR="002508B0">
          <w:rPr>
            <w:rFonts w:ascii="Times New Roman" w:eastAsia="Times New Roman" w:hAnsi="Times New Roman" w:cs="Times New Roman"/>
          </w:rPr>
          <w:t>fuera posible</w:t>
        </w:r>
      </w:ins>
      <w:r w:rsidRPr="009C09D9">
        <w:rPr>
          <w:rFonts w:ascii="Times New Roman" w:eastAsia="Times New Roman" w:hAnsi="Times New Roman" w:cs="Times New Roman"/>
        </w:rPr>
        <w:t xml:space="preserve"> </w:t>
      </w:r>
      <w:del w:id="2238" w:author="Maria Paola Fonseca Paez" w:date="2019-11-30T23:45:00Z">
        <w:r w:rsidRPr="009C09D9" w:rsidDel="002508B0">
          <w:rPr>
            <w:rFonts w:ascii="Times New Roman" w:eastAsia="Times New Roman" w:hAnsi="Times New Roman" w:cs="Times New Roman"/>
          </w:rPr>
          <w:delText>guardar</w:delText>
        </w:r>
      </w:del>
      <w:del w:id="2239" w:author="Maria Paola Fonseca Paez" w:date="2019-11-30T23:44:00Z">
        <w:r w:rsidRPr="009C09D9" w:rsidDel="002508B0">
          <w:rPr>
            <w:rFonts w:ascii="Times New Roman" w:eastAsia="Times New Roman" w:hAnsi="Times New Roman" w:cs="Times New Roman"/>
          </w:rPr>
          <w:delText xml:space="preserve"> fácilmente</w:delText>
        </w:r>
      </w:del>
      <w:ins w:id="2240" w:author="Maria Paola Fonseca Paez" w:date="2019-11-30T23:45:00Z">
        <w:r w:rsidR="002508B0">
          <w:rPr>
            <w:rFonts w:ascii="Times New Roman" w:eastAsia="Times New Roman" w:hAnsi="Times New Roman" w:cs="Times New Roman"/>
          </w:rPr>
          <w:t>el ingreso de las entradas</w:t>
        </w:r>
      </w:ins>
      <w:del w:id="2241" w:author="Maria Paola Fonseca Paez" w:date="2019-11-30T23:45:00Z">
        <w:r w:rsidRPr="009C09D9" w:rsidDel="002508B0">
          <w:rPr>
            <w:rFonts w:ascii="Times New Roman" w:eastAsia="Times New Roman" w:hAnsi="Times New Roman" w:cs="Times New Roman"/>
          </w:rPr>
          <w:delText xml:space="preserve"> la salida</w:delText>
        </w:r>
      </w:del>
      <w:r w:rsidRPr="009C09D9">
        <w:rPr>
          <w:rFonts w:ascii="Times New Roman" w:eastAsia="Times New Roman" w:hAnsi="Times New Roman" w:cs="Times New Roman"/>
        </w:rPr>
        <w:t xml:space="preserve"> </w:t>
      </w:r>
      <w:ins w:id="2242" w:author="Maria Paola Fonseca Paez" w:date="2019-11-30T23:45:00Z">
        <w:r w:rsidR="002508B0">
          <w:rPr>
            <w:rFonts w:ascii="Times New Roman" w:eastAsia="Times New Roman" w:hAnsi="Times New Roman" w:cs="Times New Roman"/>
          </w:rPr>
          <w:t>y obtención de las salidas de manera sencilla.</w:t>
        </w:r>
      </w:ins>
      <w:del w:id="2243" w:author="Maria Paola Fonseca Paez" w:date="2019-11-30T23:45:00Z">
        <w:r w:rsidRPr="009C09D9" w:rsidDel="002508B0">
          <w:rPr>
            <w:rFonts w:ascii="Times New Roman" w:eastAsia="Times New Roman" w:hAnsi="Times New Roman" w:cs="Times New Roman"/>
          </w:rPr>
          <w:delText>y hacer la comparación Hardware</w:delText>
        </w:r>
      </w:del>
      <w:r w:rsidRPr="009C09D9">
        <w:rPr>
          <w:rFonts w:ascii="Times New Roman" w:eastAsia="Times New Roman" w:hAnsi="Times New Roman" w:cs="Times New Roman"/>
        </w:rPr>
        <w:t xml:space="preserve"> </w:t>
      </w:r>
      <w:del w:id="2244" w:author="Maria Paola Fonseca Paez" w:date="2019-11-30T23:45:00Z">
        <w:r w:rsidRPr="009C09D9" w:rsidDel="002508B0">
          <w:rPr>
            <w:rFonts w:ascii="Times New Roman" w:eastAsia="Times New Roman" w:hAnsi="Times New Roman" w:cs="Times New Roman"/>
          </w:rPr>
          <w:delText>- S</w:delText>
        </w:r>
      </w:del>
      <w:ins w:id="2245" w:author="Maria Paola Fonseca Paez" w:date="2019-11-30T23:45:00Z">
        <w:r w:rsidR="002508B0">
          <w:rPr>
            <w:rFonts w:ascii="Times New Roman" w:eastAsia="Times New Roman" w:hAnsi="Times New Roman" w:cs="Times New Roman"/>
          </w:rPr>
          <w:t xml:space="preserve">El </w:t>
        </w:r>
        <w:r w:rsidR="002508B0" w:rsidRPr="002508B0">
          <w:rPr>
            <w:rFonts w:ascii="Times New Roman" w:eastAsia="Times New Roman" w:hAnsi="Times New Roman" w:cs="Times New Roman"/>
            <w:i/>
            <w:rPrChange w:id="2246" w:author="Maria Paola Fonseca Paez" w:date="2019-11-30T23:45:00Z">
              <w:rPr>
                <w:rFonts w:ascii="Times New Roman" w:eastAsia="Times New Roman" w:hAnsi="Times New Roman" w:cs="Times New Roman"/>
              </w:rPr>
            </w:rPrChange>
          </w:rPr>
          <w:t>s</w:t>
        </w:r>
      </w:ins>
      <w:r w:rsidRPr="002508B0">
        <w:rPr>
          <w:rFonts w:ascii="Times New Roman" w:eastAsia="Times New Roman" w:hAnsi="Times New Roman" w:cs="Times New Roman"/>
          <w:i/>
          <w:rPrChange w:id="2247" w:author="Maria Paola Fonseca Paez" w:date="2019-11-30T23:45:00Z">
            <w:rPr>
              <w:rFonts w:ascii="Times New Roman" w:eastAsia="Times New Roman" w:hAnsi="Times New Roman" w:cs="Times New Roman"/>
            </w:rPr>
          </w:rPrChange>
        </w:rPr>
        <w:t>oftware</w:t>
      </w:r>
      <w:r w:rsidRPr="009C09D9">
        <w:rPr>
          <w:rFonts w:ascii="Times New Roman" w:eastAsia="Times New Roman" w:hAnsi="Times New Roman" w:cs="Times New Roman"/>
        </w:rPr>
        <w:t xml:space="preserve"> </w:t>
      </w:r>
      <w:del w:id="2248" w:author="Maria Paola Fonseca Paez" w:date="2019-11-30T23:45:00Z">
        <w:r w:rsidRPr="009C09D9" w:rsidDel="002508B0">
          <w:rPr>
            <w:rFonts w:ascii="Times New Roman" w:eastAsia="Times New Roman" w:hAnsi="Times New Roman" w:cs="Times New Roman"/>
          </w:rPr>
          <w:delText xml:space="preserve">que </w:delText>
        </w:r>
      </w:del>
      <w:r w:rsidRPr="009C09D9">
        <w:rPr>
          <w:rFonts w:ascii="Times New Roman" w:eastAsia="Times New Roman" w:hAnsi="Times New Roman" w:cs="Times New Roman"/>
        </w:rPr>
        <w:t>se expon</w:t>
      </w:r>
      <w:ins w:id="2249" w:author="Maria Paola Fonseca Paez" w:date="2019-11-30T23:46:00Z">
        <w:r w:rsidR="002508B0">
          <w:rPr>
            <w:rFonts w:ascii="Times New Roman" w:eastAsia="Times New Roman" w:hAnsi="Times New Roman" w:cs="Times New Roman"/>
          </w:rPr>
          <w:t xml:space="preserve">e en la sección: </w:t>
        </w:r>
        <w:r w:rsidR="002508B0">
          <w:rPr>
            <w:rFonts w:ascii="Times New Roman" w:eastAsia="Times New Roman" w:hAnsi="Times New Roman" w:cs="Times New Roman"/>
            <w:i/>
          </w:rPr>
          <w:fldChar w:fldCharType="begin"/>
        </w:r>
        <w:r w:rsidR="002508B0">
          <w:rPr>
            <w:rFonts w:ascii="Times New Roman" w:eastAsia="Times New Roman" w:hAnsi="Times New Roman" w:cs="Times New Roman"/>
            <w:i/>
          </w:rPr>
          <w:instrText xml:space="preserve"> HYPERLINK  \l "_Desarrollo_en_software" </w:instrText>
        </w:r>
        <w:r w:rsidR="002508B0">
          <w:rPr>
            <w:rFonts w:ascii="Times New Roman" w:eastAsia="Times New Roman" w:hAnsi="Times New Roman" w:cs="Times New Roman"/>
            <w:i/>
          </w:rPr>
          <w:fldChar w:fldCharType="separate"/>
        </w:r>
        <w:r w:rsidR="002508B0">
          <w:rPr>
            <w:rStyle w:val="Hipervnculo"/>
            <w:rFonts w:ascii="Times New Roman" w:eastAsia="Times New Roman" w:hAnsi="Times New Roman" w:cs="Times New Roman"/>
            <w:i/>
          </w:rPr>
          <w:t>Desarrollo en s</w:t>
        </w:r>
        <w:r w:rsidR="002508B0" w:rsidRPr="002508B0">
          <w:rPr>
            <w:rStyle w:val="Hipervnculo"/>
            <w:i/>
            <w:rPrChange w:id="2250" w:author="Maria Paola Fonseca Paez" w:date="2019-11-30T23:46:00Z">
              <w:rPr>
                <w:rFonts w:ascii="Times New Roman" w:eastAsia="Times New Roman" w:hAnsi="Times New Roman" w:cs="Times New Roman"/>
              </w:rPr>
            </w:rPrChange>
          </w:rPr>
          <w:t>oftware</w:t>
        </w:r>
        <w:r w:rsidR="002508B0">
          <w:rPr>
            <w:rFonts w:ascii="Times New Roman" w:eastAsia="Times New Roman" w:hAnsi="Times New Roman" w:cs="Times New Roman"/>
            <w:i/>
          </w:rPr>
          <w:fldChar w:fldCharType="end"/>
        </w:r>
      </w:ins>
      <w:del w:id="2251" w:author="Maria Paola Fonseca Paez" w:date="2019-11-30T23:46:00Z">
        <w:r w:rsidRPr="009C09D9" w:rsidDel="002508B0">
          <w:rPr>
            <w:rFonts w:ascii="Times New Roman" w:eastAsia="Times New Roman" w:hAnsi="Times New Roman" w:cs="Times New Roman"/>
          </w:rPr>
          <w:delText>drá más adelante</w:delText>
        </w:r>
      </w:del>
      <w:r w:rsidRPr="009C09D9">
        <w:rPr>
          <w:rFonts w:ascii="Times New Roman" w:eastAsia="Times New Roman" w:hAnsi="Times New Roman" w:cs="Times New Roman"/>
        </w:rPr>
        <w:t>.</w:t>
      </w:r>
    </w:p>
    <w:p w14:paraId="59704D1E" w14:textId="16E566B8" w:rsidR="00714E5C" w:rsidDel="002508B0" w:rsidRDefault="00714E5C">
      <w:pPr>
        <w:jc w:val="both"/>
        <w:rPr>
          <w:del w:id="2252" w:author="Maria Paola Fonseca Paez" w:date="2019-11-30T23:44:00Z"/>
          <w:rFonts w:ascii="Times New Roman" w:eastAsia="Times New Roman" w:hAnsi="Times New Roman" w:cs="Times New Roman"/>
        </w:rPr>
      </w:pPr>
    </w:p>
    <w:p w14:paraId="79A25358" w14:textId="77777777" w:rsidR="002508B0" w:rsidRPr="009C09D9" w:rsidRDefault="002508B0">
      <w:pPr>
        <w:jc w:val="both"/>
        <w:rPr>
          <w:ins w:id="2253" w:author="Maria Paola Fonseca Paez" w:date="2019-11-30T23:44:00Z"/>
          <w:rFonts w:ascii="Times New Roman" w:eastAsia="Times New Roman" w:hAnsi="Times New Roman" w:cs="Times New Roman"/>
        </w:rPr>
      </w:pPr>
    </w:p>
    <w:p w14:paraId="444B5423" w14:textId="538B6691"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Para el desarrollo de esta unidad fue necesario dividirla en dos </w:t>
      </w:r>
      <w:del w:id="2254" w:author="Maria Paola Fonseca Paez" w:date="2019-11-30T23:47:00Z">
        <w:r w:rsidRPr="009C09D9" w:rsidDel="002508B0">
          <w:rPr>
            <w:rFonts w:ascii="Times New Roman" w:eastAsia="Times New Roman" w:hAnsi="Times New Roman" w:cs="Times New Roman"/>
          </w:rPr>
          <w:delText xml:space="preserve">partes </w:delText>
        </w:r>
      </w:del>
      <w:ins w:id="2255" w:author="Maria Paola Fonseca Paez" w:date="2019-11-30T23:47:00Z">
        <w:r w:rsidR="002508B0">
          <w:rPr>
            <w:rFonts w:ascii="Times New Roman" w:eastAsia="Times New Roman" w:hAnsi="Times New Roman" w:cs="Times New Roman"/>
          </w:rPr>
          <w:t>secciones</w:t>
        </w:r>
        <w:r w:rsidR="002508B0"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relevantes:</w:t>
      </w:r>
    </w:p>
    <w:p w14:paraId="18E78D32" w14:textId="77777777" w:rsidR="00714E5C" w:rsidRPr="009C09D9" w:rsidRDefault="00714E5C">
      <w:pPr>
        <w:jc w:val="both"/>
        <w:rPr>
          <w:rFonts w:ascii="Times New Roman" w:eastAsia="Times New Roman" w:hAnsi="Times New Roman" w:cs="Times New Roman"/>
        </w:rPr>
      </w:pPr>
    </w:p>
    <w:p w14:paraId="7BF464BF" w14:textId="0B05A45C" w:rsidR="00690A05" w:rsidRDefault="002508B0" w:rsidP="00690A05">
      <w:pPr>
        <w:pStyle w:val="Prrafodelista"/>
        <w:numPr>
          <w:ilvl w:val="3"/>
          <w:numId w:val="6"/>
        </w:numPr>
        <w:jc w:val="both"/>
        <w:rPr>
          <w:ins w:id="2256" w:author="Maria Paola Fonseca Paez" w:date="2019-11-30T23:58:00Z"/>
          <w:rFonts w:ascii="Times New Roman" w:eastAsia="Times New Roman" w:hAnsi="Times New Roman" w:cs="Times New Roman"/>
        </w:rPr>
      </w:pPr>
      <w:ins w:id="2257" w:author="Maria Paola Fonseca Paez" w:date="2019-11-30T23:47:00Z">
        <w:r w:rsidRPr="00690A05">
          <w:rPr>
            <w:rFonts w:ascii="Times New Roman" w:eastAsia="Times New Roman" w:hAnsi="Times New Roman" w:cs="Times New Roman"/>
            <w:rPrChange w:id="2258" w:author="Maria Paola Fonseca Paez" w:date="2019-11-30T23:58:00Z">
              <w:rPr>
                <w:rFonts w:ascii="Times New Roman" w:eastAsia="Times New Roman" w:hAnsi="Times New Roman" w:cs="Times New Roman"/>
                <w:u w:val="single"/>
              </w:rPr>
            </w:rPrChange>
          </w:rPr>
          <w:t xml:space="preserve">La </w:t>
        </w:r>
      </w:ins>
      <w:del w:id="2259" w:author="Maria Paola Fonseca Paez" w:date="2019-11-30T23:47:00Z">
        <w:r w:rsidR="00AB58E9" w:rsidRPr="00690A05" w:rsidDel="002508B0">
          <w:rPr>
            <w:rFonts w:ascii="Times New Roman" w:eastAsia="Times New Roman" w:hAnsi="Times New Roman" w:cs="Times New Roman"/>
            <w:rPrChange w:id="2260" w:author="Maria Paola Fonseca Paez" w:date="2019-11-30T23:58:00Z">
              <w:rPr>
                <w:rFonts w:ascii="Times New Roman" w:eastAsia="Times New Roman" w:hAnsi="Times New Roman" w:cs="Times New Roman"/>
                <w:u w:val="single"/>
              </w:rPr>
            </w:rPrChange>
          </w:rPr>
          <w:delText>R</w:delText>
        </w:r>
      </w:del>
      <w:ins w:id="2261" w:author="Maria Paola Fonseca Paez" w:date="2019-11-30T23:47:00Z">
        <w:r w:rsidRPr="00690A05">
          <w:rPr>
            <w:rFonts w:ascii="Times New Roman" w:eastAsia="Times New Roman" w:hAnsi="Times New Roman" w:cs="Times New Roman"/>
            <w:rPrChange w:id="2262" w:author="Maria Paola Fonseca Paez" w:date="2019-11-30T23:58:00Z">
              <w:rPr>
                <w:rFonts w:ascii="Times New Roman" w:eastAsia="Times New Roman" w:hAnsi="Times New Roman" w:cs="Times New Roman"/>
                <w:u w:val="single"/>
              </w:rPr>
            </w:rPrChange>
          </w:rPr>
          <w:t>r</w:t>
        </w:r>
      </w:ins>
      <w:r w:rsidR="00AB58E9" w:rsidRPr="00690A05">
        <w:rPr>
          <w:rFonts w:ascii="Times New Roman" w:eastAsia="Times New Roman" w:hAnsi="Times New Roman" w:cs="Times New Roman"/>
          <w:rPrChange w:id="2263" w:author="Maria Paola Fonseca Paez" w:date="2019-11-30T23:58:00Z">
            <w:rPr>
              <w:rFonts w:ascii="Times New Roman" w:eastAsia="Times New Roman" w:hAnsi="Times New Roman" w:cs="Times New Roman"/>
              <w:u w:val="single"/>
            </w:rPr>
          </w:rPrChange>
        </w:rPr>
        <w:t>ecepción</w:t>
      </w:r>
      <w:ins w:id="2264" w:author="Maria Paola Fonseca Paez" w:date="2019-11-30T23:58:00Z">
        <w:r w:rsidR="00690A05">
          <w:rPr>
            <w:rFonts w:ascii="Times New Roman" w:eastAsia="Times New Roman" w:hAnsi="Times New Roman" w:cs="Times New Roman"/>
          </w:rPr>
          <w:t>:</w:t>
        </w:r>
      </w:ins>
    </w:p>
    <w:p w14:paraId="727F2679" w14:textId="77777777" w:rsidR="00690A05" w:rsidRPr="00690A05" w:rsidRDefault="00690A05">
      <w:pPr>
        <w:pStyle w:val="Prrafodelista"/>
        <w:ind w:left="360"/>
        <w:jc w:val="both"/>
        <w:rPr>
          <w:ins w:id="2265" w:author="Maria Paola Fonseca Paez" w:date="2019-11-30T23:58:00Z"/>
          <w:rFonts w:ascii="Times New Roman" w:eastAsia="Times New Roman" w:hAnsi="Times New Roman" w:cs="Times New Roman"/>
        </w:rPr>
        <w:pPrChange w:id="2266" w:author="Maria Paola Fonseca Paez" w:date="2019-11-30T23:58:00Z">
          <w:pPr>
            <w:jc w:val="both"/>
          </w:pPr>
        </w:pPrChange>
      </w:pPr>
    </w:p>
    <w:p w14:paraId="06207FC6" w14:textId="06742A24" w:rsidR="00714E5C" w:rsidRPr="00690A05" w:rsidRDefault="00690A05">
      <w:pPr>
        <w:jc w:val="both"/>
        <w:rPr>
          <w:rFonts w:ascii="Times New Roman" w:eastAsia="Times New Roman" w:hAnsi="Times New Roman" w:cs="Times New Roman"/>
          <w:rPrChange w:id="2267" w:author="Maria Paola Fonseca Paez" w:date="2019-11-30T23:58:00Z">
            <w:rPr/>
          </w:rPrChange>
        </w:rPr>
        <w:pPrChange w:id="2268" w:author="Maria Paola Fonseca Paez" w:date="2019-11-30T23:58:00Z">
          <w:pPr>
            <w:numPr>
              <w:numId w:val="10"/>
            </w:numPr>
            <w:ind w:left="720" w:hanging="360"/>
            <w:jc w:val="both"/>
          </w:pPr>
        </w:pPrChange>
      </w:pPr>
      <w:ins w:id="2269" w:author="Maria Paola Fonseca Paez" w:date="2019-11-30T23:58:00Z">
        <w:r>
          <w:rPr>
            <w:rFonts w:ascii="Times New Roman" w:eastAsia="Times New Roman" w:hAnsi="Times New Roman" w:cs="Times New Roman"/>
          </w:rPr>
          <w:t>P</w:t>
        </w:r>
      </w:ins>
      <w:ins w:id="2270" w:author="Maria Paola Fonseca Paez" w:date="2019-11-30T23:47:00Z">
        <w:r w:rsidR="002508B0" w:rsidRPr="00690A05">
          <w:rPr>
            <w:rFonts w:ascii="Times New Roman" w:eastAsia="Times New Roman" w:hAnsi="Times New Roman" w:cs="Times New Roman"/>
            <w:rPrChange w:id="2271" w:author="Maria Paola Fonseca Paez" w:date="2019-11-30T23:58:00Z">
              <w:rPr/>
            </w:rPrChange>
          </w:rPr>
          <w:t xml:space="preserve">ara </w:t>
        </w:r>
      </w:ins>
      <w:ins w:id="2272" w:author="Maria Paola Fonseca Paez" w:date="2019-11-30T23:58:00Z">
        <w:r>
          <w:rPr>
            <w:rFonts w:ascii="Times New Roman" w:eastAsia="Times New Roman" w:hAnsi="Times New Roman" w:cs="Times New Roman"/>
          </w:rPr>
          <w:t>esta</w:t>
        </w:r>
      </w:ins>
      <w:ins w:id="2273" w:author="Maria Paola Fonseca Paez" w:date="2019-11-30T23:47:00Z">
        <w:r w:rsidR="002508B0" w:rsidRPr="00690A05">
          <w:rPr>
            <w:rFonts w:ascii="Times New Roman" w:eastAsia="Times New Roman" w:hAnsi="Times New Roman" w:cs="Times New Roman"/>
            <w:rPrChange w:id="2274" w:author="Maria Paola Fonseca Paez" w:date="2019-11-30T23:58:00Z">
              <w:rPr/>
            </w:rPrChange>
          </w:rPr>
          <w:t xml:space="preserve"> se</w:t>
        </w:r>
      </w:ins>
      <w:del w:id="2275" w:author="Maria Paola Fonseca Paez" w:date="2019-11-30T23:47:00Z">
        <w:r w:rsidR="00AB58E9" w:rsidRPr="00690A05" w:rsidDel="002508B0">
          <w:rPr>
            <w:rFonts w:ascii="Times New Roman" w:eastAsia="Times New Roman" w:hAnsi="Times New Roman" w:cs="Times New Roman"/>
            <w:rPrChange w:id="2276" w:author="Maria Paola Fonseca Paez" w:date="2019-11-30T23:58:00Z">
              <w:rPr>
                <w:rFonts w:ascii="Times New Roman" w:eastAsia="Times New Roman" w:hAnsi="Times New Roman" w:cs="Times New Roman"/>
                <w:u w:val="single"/>
              </w:rPr>
            </w:rPrChange>
          </w:rPr>
          <w:delText>:</w:delText>
        </w:r>
        <w:r w:rsidR="00AB58E9" w:rsidRPr="00690A05" w:rsidDel="002508B0">
          <w:rPr>
            <w:rFonts w:ascii="Times New Roman" w:eastAsia="Times New Roman" w:hAnsi="Times New Roman" w:cs="Times New Roman"/>
            <w:rPrChange w:id="2277" w:author="Maria Paola Fonseca Paez" w:date="2019-11-30T23:58:00Z">
              <w:rPr/>
            </w:rPrChange>
          </w:rPr>
          <w:delText xml:space="preserve"> </w:delText>
        </w:r>
        <w:commentRangeStart w:id="2278"/>
        <w:r w:rsidR="00AB58E9" w:rsidRPr="00690A05" w:rsidDel="002508B0">
          <w:rPr>
            <w:rFonts w:ascii="Times New Roman" w:eastAsia="Times New Roman" w:hAnsi="Times New Roman" w:cs="Times New Roman"/>
            <w:rPrChange w:id="2279" w:author="Maria Paola Fonseca Paez" w:date="2019-11-30T23:58:00Z">
              <w:rPr/>
            </w:rPrChange>
          </w:rPr>
          <w:delText>P</w:delText>
        </w:r>
      </w:del>
      <w:del w:id="2280" w:author="Maria Paola Fonseca Paez" w:date="2019-11-30T23:48:00Z">
        <w:r w:rsidR="00AB58E9" w:rsidRPr="00690A05" w:rsidDel="002508B0">
          <w:rPr>
            <w:rFonts w:ascii="Times New Roman" w:eastAsia="Times New Roman" w:hAnsi="Times New Roman" w:cs="Times New Roman"/>
            <w:rPrChange w:id="2281" w:author="Maria Paola Fonseca Paez" w:date="2019-11-30T23:58:00Z">
              <w:rPr/>
            </w:rPrChange>
          </w:rPr>
          <w:delText>ara la recepción se necesitaron distintos</w:delText>
        </w:r>
      </w:del>
      <w:ins w:id="2282" w:author="Maria Paola Fonseca Paez" w:date="2019-11-30T23:48:00Z">
        <w:r w:rsidR="002508B0" w:rsidRPr="00690A05">
          <w:rPr>
            <w:rFonts w:ascii="Times New Roman" w:eastAsia="Times New Roman" w:hAnsi="Times New Roman" w:cs="Times New Roman"/>
            <w:rPrChange w:id="2283" w:author="Maria Paola Fonseca Paez" w:date="2019-11-30T23:58:00Z">
              <w:rPr/>
            </w:rPrChange>
          </w:rPr>
          <w:t xml:space="preserve"> implementaron los siguientes</w:t>
        </w:r>
      </w:ins>
      <w:r w:rsidR="00AB58E9" w:rsidRPr="00690A05">
        <w:rPr>
          <w:rFonts w:ascii="Times New Roman" w:eastAsia="Times New Roman" w:hAnsi="Times New Roman" w:cs="Times New Roman"/>
          <w:rPrChange w:id="2284" w:author="Maria Paola Fonseca Paez" w:date="2019-11-30T23:58:00Z">
            <w:rPr/>
          </w:rPrChange>
        </w:rPr>
        <w:t xml:space="preserve"> </w:t>
      </w:r>
      <w:del w:id="2285" w:author="Maria Paola Fonseca Paez" w:date="2019-11-30T23:48:00Z">
        <w:r w:rsidR="00AB58E9" w:rsidRPr="00690A05" w:rsidDel="002508B0">
          <w:rPr>
            <w:rFonts w:ascii="Times New Roman" w:eastAsia="Times New Roman" w:hAnsi="Times New Roman" w:cs="Times New Roman"/>
            <w:rPrChange w:id="2286" w:author="Maria Paola Fonseca Paez" w:date="2019-11-30T23:58:00Z">
              <w:rPr/>
            </w:rPrChange>
          </w:rPr>
          <w:delText>bloques</w:delText>
        </w:r>
      </w:del>
      <w:ins w:id="2287" w:author="Maria Paola Fonseca Paez" w:date="2019-11-30T23:48:00Z">
        <w:r w:rsidR="002508B0" w:rsidRPr="00690A05">
          <w:rPr>
            <w:rFonts w:ascii="Times New Roman" w:eastAsia="Times New Roman" w:hAnsi="Times New Roman" w:cs="Times New Roman"/>
            <w:rPrChange w:id="2288" w:author="Maria Paola Fonseca Paez" w:date="2019-11-30T23:58:00Z">
              <w:rPr/>
            </w:rPrChange>
          </w:rPr>
          <w:t>subsistemas:</w:t>
        </w:r>
      </w:ins>
      <w:del w:id="2289" w:author="Maria Paola Fonseca Paez" w:date="2019-11-30T23:48:00Z">
        <w:r w:rsidR="00AB58E9" w:rsidRPr="00690A05" w:rsidDel="002508B0">
          <w:rPr>
            <w:rFonts w:ascii="Times New Roman" w:eastAsia="Times New Roman" w:hAnsi="Times New Roman" w:cs="Times New Roman"/>
            <w:rPrChange w:id="2290" w:author="Maria Paola Fonseca Paez" w:date="2019-11-30T23:58:00Z">
              <w:rPr/>
            </w:rPrChange>
          </w:rPr>
          <w:delText>,</w:delText>
        </w:r>
      </w:del>
      <w:r w:rsidR="00AB58E9" w:rsidRPr="00690A05">
        <w:rPr>
          <w:rFonts w:ascii="Times New Roman" w:eastAsia="Times New Roman" w:hAnsi="Times New Roman" w:cs="Times New Roman"/>
          <w:rPrChange w:id="2291" w:author="Maria Paola Fonseca Paez" w:date="2019-11-30T23:58:00Z">
            <w:rPr/>
          </w:rPrChange>
        </w:rPr>
        <w:t xml:space="preserve"> el </w:t>
      </w:r>
      <w:del w:id="2292" w:author="Maria Paola Fonseca Paez" w:date="2019-11-30T23:48:00Z">
        <w:r w:rsidR="00AB58E9" w:rsidRPr="00690A05" w:rsidDel="002508B0">
          <w:rPr>
            <w:rFonts w:ascii="Times New Roman" w:eastAsia="Times New Roman" w:hAnsi="Times New Roman" w:cs="Times New Roman"/>
            <w:rPrChange w:id="2293" w:author="Maria Paola Fonseca Paez" w:date="2019-11-30T23:58:00Z">
              <w:rPr/>
            </w:rPrChange>
          </w:rPr>
          <w:delText xml:space="preserve">bloque </w:delText>
        </w:r>
      </w:del>
      <w:ins w:id="2294" w:author="Maria Paola Fonseca Paez" w:date="2019-11-30T23:48:00Z">
        <w:r w:rsidR="002508B0" w:rsidRPr="00690A05">
          <w:rPr>
            <w:rFonts w:ascii="Times New Roman" w:eastAsia="Times New Roman" w:hAnsi="Times New Roman" w:cs="Times New Roman"/>
            <w:rPrChange w:id="2295" w:author="Maria Paola Fonseca Paez" w:date="2019-11-30T23:58:00Z">
              <w:rPr/>
            </w:rPrChange>
          </w:rPr>
          <w:t xml:space="preserve">subsistema </w:t>
        </w:r>
      </w:ins>
      <w:del w:id="2296" w:author="Maria Paola Fonseca Paez" w:date="2019-11-30T23:48:00Z">
        <w:r w:rsidR="00AB58E9" w:rsidRPr="00690A05" w:rsidDel="002508B0">
          <w:rPr>
            <w:rFonts w:ascii="Times New Roman" w:eastAsia="Times New Roman" w:hAnsi="Times New Roman" w:cs="Times New Roman"/>
            <w:rPrChange w:id="2297" w:author="Maria Paola Fonseca Paez" w:date="2019-11-30T23:58:00Z">
              <w:rPr/>
            </w:rPrChange>
          </w:rPr>
          <w:delText xml:space="preserve">de </w:delText>
        </w:r>
      </w:del>
      <w:r w:rsidR="00AB58E9" w:rsidRPr="00690A05">
        <w:rPr>
          <w:rFonts w:ascii="Times New Roman" w:eastAsia="Times New Roman" w:hAnsi="Times New Roman" w:cs="Times New Roman"/>
          <w:b/>
          <w:rPrChange w:id="2298" w:author="Maria Paola Fonseca Paez" w:date="2019-11-30T23:58:00Z">
            <w:rPr>
              <w:rFonts w:ascii="Times New Roman" w:eastAsia="Times New Roman" w:hAnsi="Times New Roman" w:cs="Times New Roman"/>
            </w:rPr>
          </w:rPrChange>
        </w:rPr>
        <w:t>control recepción</w:t>
      </w:r>
      <w:r w:rsidR="00AB58E9" w:rsidRPr="00690A05">
        <w:rPr>
          <w:rFonts w:ascii="Times New Roman" w:eastAsia="Times New Roman" w:hAnsi="Times New Roman" w:cs="Times New Roman"/>
          <w:rPrChange w:id="2299" w:author="Maria Paola Fonseca Paez" w:date="2019-11-30T23:58:00Z">
            <w:rPr/>
          </w:rPrChange>
        </w:rPr>
        <w:t xml:space="preserve">, el </w:t>
      </w:r>
      <w:ins w:id="2300" w:author="Maria Paola Fonseca Paez" w:date="2019-11-30T23:48:00Z">
        <w:r w:rsidR="002508B0" w:rsidRPr="00690A05">
          <w:rPr>
            <w:rFonts w:ascii="Times New Roman" w:eastAsia="Times New Roman" w:hAnsi="Times New Roman" w:cs="Times New Roman"/>
            <w:rPrChange w:id="2301" w:author="Maria Paola Fonseca Paez" w:date="2019-11-30T23:58:00Z">
              <w:rPr/>
            </w:rPrChange>
          </w:rPr>
          <w:t xml:space="preserve">subsistema </w:t>
        </w:r>
      </w:ins>
      <w:del w:id="2302" w:author="Maria Paola Fonseca Paez" w:date="2019-11-30T23:48:00Z">
        <w:r w:rsidR="00AB58E9" w:rsidRPr="00690A05" w:rsidDel="002508B0">
          <w:rPr>
            <w:rFonts w:ascii="Times New Roman" w:eastAsia="Times New Roman" w:hAnsi="Times New Roman" w:cs="Times New Roman"/>
            <w:rPrChange w:id="2303" w:author="Maria Paola Fonseca Paez" w:date="2019-11-30T23:58:00Z">
              <w:rPr/>
            </w:rPrChange>
          </w:rPr>
          <w:delText>bloque de</w:delText>
        </w:r>
        <w:r w:rsidR="00AB58E9" w:rsidRPr="00690A05" w:rsidDel="002508B0">
          <w:rPr>
            <w:rFonts w:ascii="Times New Roman" w:eastAsia="Times New Roman" w:hAnsi="Times New Roman" w:cs="Times New Roman"/>
            <w:b/>
            <w:rPrChange w:id="2304" w:author="Maria Paola Fonseca Paez" w:date="2019-11-30T23:58:00Z">
              <w:rPr>
                <w:rFonts w:ascii="Times New Roman" w:eastAsia="Times New Roman" w:hAnsi="Times New Roman" w:cs="Times New Roman"/>
              </w:rPr>
            </w:rPrChange>
          </w:rPr>
          <w:delText xml:space="preserve"> </w:delText>
        </w:r>
      </w:del>
      <w:r w:rsidR="00AB58E9" w:rsidRPr="00690A05">
        <w:rPr>
          <w:rFonts w:ascii="Times New Roman" w:eastAsia="Times New Roman" w:hAnsi="Times New Roman" w:cs="Times New Roman"/>
          <w:b/>
          <w:rPrChange w:id="2305" w:author="Maria Paola Fonseca Paez" w:date="2019-11-30T23:58:00Z">
            <w:rPr>
              <w:rFonts w:ascii="Times New Roman" w:eastAsia="Times New Roman" w:hAnsi="Times New Roman" w:cs="Times New Roman"/>
            </w:rPr>
          </w:rPrChange>
        </w:rPr>
        <w:t>contador de ceros</w:t>
      </w:r>
      <w:r w:rsidR="00AB58E9" w:rsidRPr="00690A05">
        <w:rPr>
          <w:rFonts w:ascii="Times New Roman" w:eastAsia="Times New Roman" w:hAnsi="Times New Roman" w:cs="Times New Roman"/>
          <w:rPrChange w:id="2306" w:author="Maria Paola Fonseca Paez" w:date="2019-11-30T23:58:00Z">
            <w:rPr/>
          </w:rPrChange>
        </w:rPr>
        <w:t xml:space="preserve">, el </w:t>
      </w:r>
      <w:ins w:id="2307" w:author="Maria Paola Fonseca Paez" w:date="2019-11-30T23:48:00Z">
        <w:r w:rsidR="002508B0" w:rsidRPr="00690A05">
          <w:rPr>
            <w:rFonts w:ascii="Times New Roman" w:eastAsia="Times New Roman" w:hAnsi="Times New Roman" w:cs="Times New Roman"/>
            <w:rPrChange w:id="2308" w:author="Maria Paola Fonseca Paez" w:date="2019-11-30T23:58:00Z">
              <w:rPr/>
            </w:rPrChange>
          </w:rPr>
          <w:t xml:space="preserve">subsistema </w:t>
        </w:r>
      </w:ins>
      <w:del w:id="2309" w:author="Maria Paola Fonseca Paez" w:date="2019-11-30T23:48:00Z">
        <w:r w:rsidR="00AB58E9" w:rsidRPr="00690A05" w:rsidDel="002508B0">
          <w:rPr>
            <w:rFonts w:ascii="Times New Roman" w:eastAsia="Times New Roman" w:hAnsi="Times New Roman" w:cs="Times New Roman"/>
            <w:b/>
            <w:rPrChange w:id="2310" w:author="Maria Paola Fonseca Paez" w:date="2019-11-30T23:58:00Z">
              <w:rPr>
                <w:rFonts w:ascii="Times New Roman" w:eastAsia="Times New Roman" w:hAnsi="Times New Roman" w:cs="Times New Roman"/>
              </w:rPr>
            </w:rPrChange>
          </w:rPr>
          <w:delText xml:space="preserve">bloque de </w:delText>
        </w:r>
      </w:del>
      <w:r w:rsidR="00AB58E9" w:rsidRPr="00690A05">
        <w:rPr>
          <w:rFonts w:ascii="Times New Roman" w:eastAsia="Times New Roman" w:hAnsi="Times New Roman" w:cs="Times New Roman"/>
          <w:b/>
          <w:rPrChange w:id="2311" w:author="Maria Paola Fonseca Paez" w:date="2019-11-30T23:58:00Z">
            <w:rPr>
              <w:rFonts w:ascii="Times New Roman" w:eastAsia="Times New Roman" w:hAnsi="Times New Roman" w:cs="Times New Roman"/>
            </w:rPr>
          </w:rPrChange>
        </w:rPr>
        <w:t>contador de 512 bits</w:t>
      </w:r>
      <w:r w:rsidR="00AB58E9" w:rsidRPr="00690A05">
        <w:rPr>
          <w:rFonts w:ascii="Times New Roman" w:eastAsia="Times New Roman" w:hAnsi="Times New Roman" w:cs="Times New Roman"/>
          <w:rPrChange w:id="2312" w:author="Maria Paola Fonseca Paez" w:date="2019-11-30T23:58:00Z">
            <w:rPr/>
          </w:rPrChange>
        </w:rPr>
        <w:t xml:space="preserve">, el </w:t>
      </w:r>
      <w:ins w:id="2313" w:author="Maria Paola Fonseca Paez" w:date="2019-11-30T23:50:00Z">
        <w:r w:rsidR="002508B0" w:rsidRPr="00690A05">
          <w:rPr>
            <w:rFonts w:ascii="Times New Roman" w:eastAsia="Times New Roman" w:hAnsi="Times New Roman" w:cs="Times New Roman"/>
            <w:rPrChange w:id="2314" w:author="Maria Paola Fonseca Paez" w:date="2019-11-30T23:58:00Z">
              <w:rPr/>
            </w:rPrChange>
          </w:rPr>
          <w:t xml:space="preserve">subsistema </w:t>
        </w:r>
      </w:ins>
      <w:del w:id="2315" w:author="Maria Paola Fonseca Paez" w:date="2019-11-30T23:50:00Z">
        <w:r w:rsidR="00AB58E9" w:rsidRPr="00690A05" w:rsidDel="002508B0">
          <w:rPr>
            <w:rFonts w:ascii="Times New Roman" w:eastAsia="Times New Roman" w:hAnsi="Times New Roman" w:cs="Times New Roman"/>
            <w:b/>
            <w:rPrChange w:id="2316" w:author="Maria Paola Fonseca Paez" w:date="2019-11-30T23:58:00Z">
              <w:rPr>
                <w:rFonts w:ascii="Times New Roman" w:eastAsia="Times New Roman" w:hAnsi="Times New Roman" w:cs="Times New Roman"/>
              </w:rPr>
            </w:rPrChange>
          </w:rPr>
          <w:delText xml:space="preserve">bloque de </w:delText>
        </w:r>
      </w:del>
      <w:r w:rsidR="00AB58E9" w:rsidRPr="00690A05">
        <w:rPr>
          <w:rFonts w:ascii="Times New Roman" w:eastAsia="Times New Roman" w:hAnsi="Times New Roman" w:cs="Times New Roman"/>
          <w:b/>
          <w:rPrChange w:id="2317" w:author="Maria Paola Fonseca Paez" w:date="2019-11-30T23:58:00Z">
            <w:rPr>
              <w:rFonts w:ascii="Times New Roman" w:eastAsia="Times New Roman" w:hAnsi="Times New Roman" w:cs="Times New Roman"/>
            </w:rPr>
          </w:rPrChange>
        </w:rPr>
        <w:t>contador de bloques</w:t>
      </w:r>
      <w:r w:rsidR="00AB58E9" w:rsidRPr="00690A05">
        <w:rPr>
          <w:rFonts w:ascii="Times New Roman" w:eastAsia="Times New Roman" w:hAnsi="Times New Roman" w:cs="Times New Roman"/>
          <w:rPrChange w:id="2318" w:author="Maria Paola Fonseca Paez" w:date="2019-11-30T23:58:00Z">
            <w:rPr/>
          </w:rPrChange>
        </w:rPr>
        <w:t xml:space="preserve">, el </w:t>
      </w:r>
      <w:ins w:id="2319" w:author="Maria Paola Fonseca Paez" w:date="2019-11-30T23:50:00Z">
        <w:r w:rsidR="002508B0" w:rsidRPr="00690A05">
          <w:rPr>
            <w:rFonts w:ascii="Times New Roman" w:eastAsia="Times New Roman" w:hAnsi="Times New Roman" w:cs="Times New Roman"/>
            <w:rPrChange w:id="2320" w:author="Maria Paola Fonseca Paez" w:date="2019-11-30T23:58:00Z">
              <w:rPr/>
            </w:rPrChange>
          </w:rPr>
          <w:t xml:space="preserve">subsistema </w:t>
        </w:r>
      </w:ins>
      <w:del w:id="2321" w:author="Maria Paola Fonseca Paez" w:date="2019-11-30T23:50:00Z">
        <w:r w:rsidR="00AB58E9" w:rsidRPr="00690A05" w:rsidDel="002508B0">
          <w:rPr>
            <w:rFonts w:ascii="Times New Roman" w:eastAsia="Times New Roman" w:hAnsi="Times New Roman" w:cs="Times New Roman"/>
            <w:b/>
            <w:rPrChange w:id="2322" w:author="Maria Paola Fonseca Paez" w:date="2019-11-30T23:58:00Z">
              <w:rPr>
                <w:rFonts w:ascii="Times New Roman" w:eastAsia="Times New Roman" w:hAnsi="Times New Roman" w:cs="Times New Roman"/>
              </w:rPr>
            </w:rPrChange>
          </w:rPr>
          <w:delText xml:space="preserve">bloque de </w:delText>
        </w:r>
      </w:del>
      <w:r w:rsidR="00AB58E9" w:rsidRPr="00690A05">
        <w:rPr>
          <w:rFonts w:ascii="Times New Roman" w:eastAsia="Times New Roman" w:hAnsi="Times New Roman" w:cs="Times New Roman"/>
          <w:b/>
          <w:rPrChange w:id="2323" w:author="Maria Paola Fonseca Paez" w:date="2019-11-30T23:58:00Z">
            <w:rPr>
              <w:rFonts w:ascii="Times New Roman" w:eastAsia="Times New Roman" w:hAnsi="Times New Roman" w:cs="Times New Roman"/>
            </w:rPr>
          </w:rPrChange>
        </w:rPr>
        <w:t>contador de bits</w:t>
      </w:r>
      <w:r w:rsidR="00AB58E9" w:rsidRPr="00690A05">
        <w:rPr>
          <w:rFonts w:ascii="Times New Roman" w:eastAsia="Times New Roman" w:hAnsi="Times New Roman" w:cs="Times New Roman"/>
          <w:rPrChange w:id="2324" w:author="Maria Paola Fonseca Paez" w:date="2019-11-30T23:58:00Z">
            <w:rPr/>
          </w:rPrChange>
        </w:rPr>
        <w:t xml:space="preserve">, el </w:t>
      </w:r>
      <w:ins w:id="2325" w:author="Maria Paola Fonseca Paez" w:date="2019-11-30T23:50:00Z">
        <w:r w:rsidR="002508B0" w:rsidRPr="00690A05">
          <w:rPr>
            <w:rFonts w:ascii="Times New Roman" w:eastAsia="Times New Roman" w:hAnsi="Times New Roman" w:cs="Times New Roman"/>
            <w:rPrChange w:id="2326" w:author="Maria Paola Fonseca Paez" w:date="2019-11-30T23:58:00Z">
              <w:rPr/>
            </w:rPrChange>
          </w:rPr>
          <w:t xml:space="preserve">subsistema </w:t>
        </w:r>
      </w:ins>
      <w:del w:id="2327" w:author="Maria Paola Fonseca Paez" w:date="2019-11-30T23:50:00Z">
        <w:r w:rsidR="00AB58E9" w:rsidRPr="00690A05" w:rsidDel="002508B0">
          <w:rPr>
            <w:rFonts w:ascii="Times New Roman" w:eastAsia="Times New Roman" w:hAnsi="Times New Roman" w:cs="Times New Roman"/>
            <w:b/>
            <w:rPrChange w:id="2328" w:author="Maria Paola Fonseca Paez" w:date="2019-11-30T23:58:00Z">
              <w:rPr>
                <w:rFonts w:ascii="Times New Roman" w:eastAsia="Times New Roman" w:hAnsi="Times New Roman" w:cs="Times New Roman"/>
              </w:rPr>
            </w:rPrChange>
          </w:rPr>
          <w:delText xml:space="preserve">bloque de </w:delText>
        </w:r>
      </w:del>
      <w:r w:rsidR="00AB58E9" w:rsidRPr="00690A05">
        <w:rPr>
          <w:rFonts w:ascii="Times New Roman" w:eastAsia="Times New Roman" w:hAnsi="Times New Roman" w:cs="Times New Roman"/>
          <w:b/>
          <w:rPrChange w:id="2329" w:author="Maria Paola Fonseca Paez" w:date="2019-11-30T23:58:00Z">
            <w:rPr>
              <w:rFonts w:ascii="Times New Roman" w:eastAsia="Times New Roman" w:hAnsi="Times New Roman" w:cs="Times New Roman"/>
            </w:rPr>
          </w:rPrChange>
        </w:rPr>
        <w:t>contador de velocidad</w:t>
      </w:r>
      <w:r w:rsidR="00AB58E9" w:rsidRPr="00690A05">
        <w:rPr>
          <w:rFonts w:ascii="Times New Roman" w:eastAsia="Times New Roman" w:hAnsi="Times New Roman" w:cs="Times New Roman"/>
          <w:rPrChange w:id="2330" w:author="Maria Paola Fonseca Paez" w:date="2019-11-30T23:58:00Z">
            <w:rPr/>
          </w:rPrChange>
        </w:rPr>
        <w:t xml:space="preserve">, el </w:t>
      </w:r>
      <w:ins w:id="2331" w:author="Maria Paola Fonseca Paez" w:date="2019-11-30T23:51:00Z">
        <w:r w:rsidRPr="00690A05">
          <w:rPr>
            <w:rFonts w:ascii="Times New Roman" w:eastAsia="Times New Roman" w:hAnsi="Times New Roman" w:cs="Times New Roman"/>
            <w:rPrChange w:id="2332" w:author="Maria Paola Fonseca Paez" w:date="2019-11-30T23:58:00Z">
              <w:rPr/>
            </w:rPrChange>
          </w:rPr>
          <w:t xml:space="preserve">subsistema </w:t>
        </w:r>
      </w:ins>
      <w:r w:rsidR="00AB58E9" w:rsidRPr="00690A05">
        <w:rPr>
          <w:rFonts w:ascii="Times New Roman" w:eastAsia="Times New Roman" w:hAnsi="Times New Roman" w:cs="Times New Roman"/>
          <w:b/>
          <w:rPrChange w:id="2333" w:author="Maria Paola Fonseca Paez" w:date="2019-11-30T23:58:00Z">
            <w:rPr>
              <w:rFonts w:ascii="Times New Roman" w:eastAsia="Times New Roman" w:hAnsi="Times New Roman" w:cs="Times New Roman"/>
            </w:rPr>
          </w:rPrChange>
        </w:rPr>
        <w:t>registro de número de ceros</w:t>
      </w:r>
      <w:r w:rsidR="00AB58E9" w:rsidRPr="00690A05">
        <w:rPr>
          <w:rFonts w:ascii="Times New Roman" w:eastAsia="Times New Roman" w:hAnsi="Times New Roman" w:cs="Times New Roman"/>
          <w:rPrChange w:id="2334" w:author="Maria Paola Fonseca Paez" w:date="2019-11-30T23:58:00Z">
            <w:rPr/>
          </w:rPrChange>
        </w:rPr>
        <w:t xml:space="preserve">, el </w:t>
      </w:r>
      <w:del w:id="2335" w:author="Maria Paola Fonseca Paez" w:date="2019-11-30T23:51:00Z">
        <w:r w:rsidR="00AB58E9" w:rsidRPr="00690A05" w:rsidDel="00690A05">
          <w:rPr>
            <w:rFonts w:ascii="Times New Roman" w:eastAsia="Times New Roman" w:hAnsi="Times New Roman" w:cs="Times New Roman"/>
            <w:rPrChange w:id="2336" w:author="Maria Paola Fonseca Paez" w:date="2019-11-30T23:58:00Z">
              <w:rPr/>
            </w:rPrChange>
          </w:rPr>
          <w:delText xml:space="preserve">bloque </w:delText>
        </w:r>
      </w:del>
      <w:ins w:id="2337" w:author="Maria Paola Fonseca Paez" w:date="2019-11-30T23:51:00Z">
        <w:r w:rsidRPr="00690A05">
          <w:rPr>
            <w:rFonts w:ascii="Times New Roman" w:eastAsia="Times New Roman" w:hAnsi="Times New Roman" w:cs="Times New Roman"/>
            <w:rPrChange w:id="2338" w:author="Maria Paola Fonseca Paez" w:date="2019-11-30T23:58:00Z">
              <w:rPr/>
            </w:rPrChange>
          </w:rPr>
          <w:t>subsistema</w:t>
        </w:r>
      </w:ins>
      <w:del w:id="2339" w:author="Maria Paola Fonseca Paez" w:date="2019-11-30T23:51:00Z">
        <w:r w:rsidR="00AB58E9" w:rsidRPr="00690A05" w:rsidDel="00690A05">
          <w:rPr>
            <w:rFonts w:ascii="Times New Roman" w:eastAsia="Times New Roman" w:hAnsi="Times New Roman" w:cs="Times New Roman"/>
            <w:rPrChange w:id="2340" w:author="Maria Paola Fonseca Paez" w:date="2019-11-30T23:58:00Z">
              <w:rPr/>
            </w:rPrChange>
          </w:rPr>
          <w:delText>de</w:delText>
        </w:r>
      </w:del>
      <w:r w:rsidR="00AB58E9" w:rsidRPr="00690A05">
        <w:rPr>
          <w:rFonts w:ascii="Times New Roman" w:eastAsia="Times New Roman" w:hAnsi="Times New Roman" w:cs="Times New Roman"/>
          <w:rPrChange w:id="2341" w:author="Maria Paola Fonseca Paez" w:date="2019-11-30T23:58:00Z">
            <w:rPr/>
          </w:rPrChange>
        </w:rPr>
        <w:t xml:space="preserve"> </w:t>
      </w:r>
      <w:r w:rsidR="00AB58E9" w:rsidRPr="00690A05">
        <w:rPr>
          <w:rFonts w:ascii="Times New Roman" w:eastAsia="Times New Roman" w:hAnsi="Times New Roman" w:cs="Times New Roman"/>
          <w:b/>
          <w:rPrChange w:id="2342" w:author="Maria Paola Fonseca Paez" w:date="2019-11-30T23:58:00Z">
            <w:rPr>
              <w:rFonts w:ascii="Times New Roman" w:eastAsia="Times New Roman" w:hAnsi="Times New Roman" w:cs="Times New Roman"/>
            </w:rPr>
          </w:rPrChange>
        </w:rPr>
        <w:t xml:space="preserve">conversión de </w:t>
      </w:r>
      <w:proofErr w:type="spellStart"/>
      <w:r w:rsidR="00AB58E9" w:rsidRPr="00690A05">
        <w:rPr>
          <w:rFonts w:ascii="Times New Roman" w:eastAsia="Times New Roman" w:hAnsi="Times New Roman" w:cs="Times New Roman"/>
          <w:b/>
          <w:rPrChange w:id="2343" w:author="Maria Paola Fonseca Paez" w:date="2019-11-30T23:58:00Z">
            <w:rPr>
              <w:rFonts w:ascii="Times New Roman" w:eastAsia="Times New Roman" w:hAnsi="Times New Roman" w:cs="Times New Roman"/>
            </w:rPr>
          </w:rPrChange>
        </w:rPr>
        <w:t>ascii</w:t>
      </w:r>
      <w:proofErr w:type="spellEnd"/>
      <w:r w:rsidR="00AB58E9" w:rsidRPr="00690A05">
        <w:rPr>
          <w:rFonts w:ascii="Times New Roman" w:eastAsia="Times New Roman" w:hAnsi="Times New Roman" w:cs="Times New Roman"/>
          <w:b/>
          <w:rPrChange w:id="2344" w:author="Maria Paola Fonseca Paez" w:date="2019-11-30T23:58:00Z">
            <w:rPr>
              <w:rFonts w:ascii="Times New Roman" w:eastAsia="Times New Roman" w:hAnsi="Times New Roman" w:cs="Times New Roman"/>
            </w:rPr>
          </w:rPrChange>
        </w:rPr>
        <w:t xml:space="preserve"> a </w:t>
      </w:r>
      <w:proofErr w:type="spellStart"/>
      <w:r w:rsidR="00AB58E9" w:rsidRPr="00690A05">
        <w:rPr>
          <w:rFonts w:ascii="Times New Roman" w:eastAsia="Times New Roman" w:hAnsi="Times New Roman" w:cs="Times New Roman"/>
          <w:b/>
          <w:rPrChange w:id="2345" w:author="Maria Paola Fonseca Paez" w:date="2019-11-30T23:58:00Z">
            <w:rPr>
              <w:rFonts w:ascii="Times New Roman" w:eastAsia="Times New Roman" w:hAnsi="Times New Roman" w:cs="Times New Roman"/>
            </w:rPr>
          </w:rPrChange>
        </w:rPr>
        <w:t>integer</w:t>
      </w:r>
      <w:proofErr w:type="spellEnd"/>
      <w:r w:rsidR="00AB58E9" w:rsidRPr="00690A05">
        <w:rPr>
          <w:rFonts w:ascii="Times New Roman" w:eastAsia="Times New Roman" w:hAnsi="Times New Roman" w:cs="Times New Roman"/>
          <w:rPrChange w:id="2346" w:author="Maria Paola Fonseca Paez" w:date="2019-11-30T23:58:00Z">
            <w:rPr/>
          </w:rPrChange>
        </w:rPr>
        <w:t xml:space="preserve"> y el </w:t>
      </w:r>
      <w:del w:id="2347" w:author="Maria Paola Fonseca Paez" w:date="2019-11-30T23:51:00Z">
        <w:r w:rsidR="00AB58E9" w:rsidRPr="00690A05" w:rsidDel="00690A05">
          <w:rPr>
            <w:rFonts w:ascii="Times New Roman" w:eastAsia="Times New Roman" w:hAnsi="Times New Roman" w:cs="Times New Roman"/>
            <w:rPrChange w:id="2348" w:author="Maria Paola Fonseca Paez" w:date="2019-11-30T23:58:00Z">
              <w:rPr/>
            </w:rPrChange>
          </w:rPr>
          <w:delText xml:space="preserve">bloque </w:delText>
        </w:r>
      </w:del>
      <w:ins w:id="2349" w:author="Maria Paola Fonseca Paez" w:date="2019-11-30T23:51:00Z">
        <w:r w:rsidRPr="00690A05">
          <w:rPr>
            <w:rFonts w:ascii="Times New Roman" w:eastAsia="Times New Roman" w:hAnsi="Times New Roman" w:cs="Times New Roman"/>
            <w:rPrChange w:id="2350" w:author="Maria Paola Fonseca Paez" w:date="2019-11-30T23:58:00Z">
              <w:rPr/>
            </w:rPrChange>
          </w:rPr>
          <w:t xml:space="preserve">subsistema </w:t>
        </w:r>
      </w:ins>
      <w:del w:id="2351" w:author="Maria Paola Fonseca Paez" w:date="2019-11-30T23:52:00Z">
        <w:r w:rsidR="00AB58E9" w:rsidRPr="00690A05" w:rsidDel="00690A05">
          <w:rPr>
            <w:rFonts w:ascii="Times New Roman" w:eastAsia="Times New Roman" w:hAnsi="Times New Roman" w:cs="Times New Roman"/>
            <w:b/>
            <w:rPrChange w:id="2352" w:author="Maria Paola Fonseca Paez" w:date="2019-11-30T23:58:00Z">
              <w:rPr>
                <w:rFonts w:ascii="Times New Roman" w:eastAsia="Times New Roman" w:hAnsi="Times New Roman" w:cs="Times New Roman"/>
              </w:rPr>
            </w:rPrChange>
          </w:rPr>
          <w:delText xml:space="preserve">de la </w:delText>
        </w:r>
      </w:del>
      <w:r w:rsidR="00AB58E9" w:rsidRPr="00690A05">
        <w:rPr>
          <w:rFonts w:ascii="Times New Roman" w:eastAsia="Times New Roman" w:hAnsi="Times New Roman" w:cs="Times New Roman"/>
          <w:b/>
          <w:rPrChange w:id="2353" w:author="Maria Paola Fonseca Paez" w:date="2019-11-30T23:58:00Z">
            <w:rPr>
              <w:rFonts w:ascii="Times New Roman" w:eastAsia="Times New Roman" w:hAnsi="Times New Roman" w:cs="Times New Roman"/>
            </w:rPr>
          </w:rPrChange>
        </w:rPr>
        <w:t>memoria RAM</w:t>
      </w:r>
      <w:r w:rsidR="00AB58E9" w:rsidRPr="00690A05">
        <w:rPr>
          <w:rFonts w:ascii="Times New Roman" w:eastAsia="Times New Roman" w:hAnsi="Times New Roman" w:cs="Times New Roman"/>
          <w:rPrChange w:id="2354" w:author="Maria Paola Fonseca Paez" w:date="2019-11-30T23:58:00Z">
            <w:rPr/>
          </w:rPrChange>
        </w:rPr>
        <w:t>.</w:t>
      </w:r>
      <w:commentRangeEnd w:id="2278"/>
      <w:r w:rsidR="00183F4C" w:rsidRPr="009C09D9">
        <w:rPr>
          <w:rStyle w:val="Refdecomentario"/>
          <w:rFonts w:ascii="Times New Roman" w:hAnsi="Times New Roman" w:cs="Times New Roman"/>
        </w:rPr>
        <w:commentReference w:id="2278"/>
      </w:r>
    </w:p>
    <w:p w14:paraId="27D282C8" w14:textId="77777777" w:rsidR="00714E5C" w:rsidRPr="009C09D9" w:rsidRDefault="00714E5C">
      <w:pPr>
        <w:ind w:left="720"/>
        <w:jc w:val="both"/>
        <w:rPr>
          <w:rFonts w:ascii="Times New Roman" w:eastAsia="Times New Roman" w:hAnsi="Times New Roman" w:cs="Times New Roman"/>
        </w:rPr>
      </w:pPr>
    </w:p>
    <w:p w14:paraId="51F000CE" w14:textId="566DB4C5" w:rsidR="00714E5C" w:rsidRPr="009C09D9" w:rsidDel="00690A05" w:rsidRDefault="00AB58E9">
      <w:pPr>
        <w:jc w:val="both"/>
        <w:rPr>
          <w:del w:id="2355" w:author="Maria Paola Fonseca Paez" w:date="2019-11-30T23:53:00Z"/>
          <w:rFonts w:ascii="Times New Roman" w:eastAsia="Times New Roman" w:hAnsi="Times New Roman" w:cs="Times New Roman"/>
        </w:rPr>
      </w:pPr>
      <w:r w:rsidRPr="009C09D9">
        <w:rPr>
          <w:rFonts w:ascii="Times New Roman" w:eastAsia="Times New Roman" w:hAnsi="Times New Roman" w:cs="Times New Roman"/>
        </w:rPr>
        <w:t xml:space="preserve">Para la recepción de los datos se definió </w:t>
      </w:r>
      <w:ins w:id="2356" w:author="Maria Paola Fonseca Paez" w:date="2019-11-30T23:54:00Z">
        <w:r w:rsidR="00690A05">
          <w:rPr>
            <w:rFonts w:ascii="Times New Roman" w:eastAsia="Times New Roman" w:hAnsi="Times New Roman" w:cs="Times New Roman"/>
          </w:rPr>
          <w:t>el orden</w:t>
        </w:r>
      </w:ins>
      <w:del w:id="2357" w:author="Maria Paola Fonseca Paez" w:date="2019-11-30T23:54:00Z">
        <w:r w:rsidRPr="009C09D9" w:rsidDel="00690A05">
          <w:rPr>
            <w:rFonts w:ascii="Times New Roman" w:eastAsia="Times New Roman" w:hAnsi="Times New Roman" w:cs="Times New Roman"/>
          </w:rPr>
          <w:delText>la forma de</w:delText>
        </w:r>
      </w:del>
      <w:ins w:id="2358" w:author="Maria Paola Fonseca Paez" w:date="2019-11-30T23:54:00Z">
        <w:r w:rsidR="00690A05">
          <w:rPr>
            <w:rFonts w:ascii="Times New Roman" w:eastAsia="Times New Roman" w:hAnsi="Times New Roman" w:cs="Times New Roman"/>
          </w:rPr>
          <w:t xml:space="preserve"> de la información del</w:t>
        </w:r>
      </w:ins>
      <w:del w:id="2359" w:author="Maria Paola Fonseca Paez" w:date="2019-11-30T23:54:00Z">
        <w:r w:rsidRPr="009C09D9" w:rsidDel="00690A05">
          <w:rPr>
            <w:rFonts w:ascii="Times New Roman" w:eastAsia="Times New Roman" w:hAnsi="Times New Roman" w:cs="Times New Roman"/>
          </w:rPr>
          <w:delText xml:space="preserve"> entrada del</w:delText>
        </w:r>
      </w:del>
      <w:r w:rsidRPr="009C09D9">
        <w:rPr>
          <w:rFonts w:ascii="Times New Roman" w:eastAsia="Times New Roman" w:hAnsi="Times New Roman" w:cs="Times New Roman"/>
        </w:rPr>
        <w:t xml:space="preserve"> mensaje</w:t>
      </w:r>
      <w:ins w:id="2360" w:author="Maria Paola Fonseca Paez" w:date="2019-11-30T23:54:00Z">
        <w:r w:rsidR="00690A05">
          <w:rPr>
            <w:rFonts w:ascii="Times New Roman" w:eastAsia="Times New Roman" w:hAnsi="Times New Roman" w:cs="Times New Roman"/>
          </w:rPr>
          <w:t xml:space="preserve"> de entrada</w:t>
        </w:r>
      </w:ins>
      <w:r w:rsidRPr="009C09D9">
        <w:rPr>
          <w:rFonts w:ascii="Times New Roman" w:eastAsia="Times New Roman" w:hAnsi="Times New Roman" w:cs="Times New Roman"/>
        </w:rPr>
        <w:t xml:space="preserve">, </w:t>
      </w:r>
      <w:del w:id="2361" w:author="Maria Paola Fonseca Paez" w:date="2019-11-30T23:53:00Z">
        <w:r w:rsidRPr="009C09D9" w:rsidDel="00690A05">
          <w:rPr>
            <w:rFonts w:ascii="Times New Roman" w:eastAsia="Times New Roman" w:hAnsi="Times New Roman" w:cs="Times New Roman"/>
          </w:rPr>
          <w:delText xml:space="preserve">que </w:delText>
        </w:r>
      </w:del>
      <w:ins w:id="2362" w:author="Maria Paola Fonseca Paez" w:date="2019-11-30T23:55:00Z">
        <w:r w:rsidR="00690A05">
          <w:rPr>
            <w:rFonts w:ascii="Times New Roman" w:eastAsia="Times New Roman" w:hAnsi="Times New Roman" w:cs="Times New Roman"/>
          </w:rPr>
          <w:t>de la siguiente forma:</w:t>
        </w:r>
      </w:ins>
      <w:ins w:id="2363" w:author="Maria Paola Fonseca Paez" w:date="2019-11-30T23:53:00Z">
        <w:r w:rsidR="00690A05">
          <w:rPr>
            <w:rFonts w:ascii="Times New Roman" w:eastAsia="Times New Roman" w:hAnsi="Times New Roman" w:cs="Times New Roman"/>
          </w:rPr>
          <w:t xml:space="preserve"> l</w:t>
        </w:r>
      </w:ins>
      <w:ins w:id="2364" w:author="Maria Paola Fonseca Paez" w:date="2019-11-30T23:55:00Z">
        <w:r w:rsidR="00690A05">
          <w:rPr>
            <w:rFonts w:ascii="Times New Roman" w:eastAsia="Times New Roman" w:hAnsi="Times New Roman" w:cs="Times New Roman"/>
          </w:rPr>
          <w:t>os</w:t>
        </w:r>
      </w:ins>
      <w:ins w:id="2365" w:author="Maria Paola Fonseca Paez" w:date="2019-11-30T23:53:00Z">
        <w:r w:rsidR="00690A05">
          <w:rPr>
            <w:rFonts w:ascii="Times New Roman" w:eastAsia="Times New Roman" w:hAnsi="Times New Roman" w:cs="Times New Roman"/>
          </w:rPr>
          <w:t xml:space="preserve"> </w:t>
        </w:r>
      </w:ins>
      <w:del w:id="2366" w:author="Maria Paola Fonseca Paez" w:date="2019-11-30T23:53:00Z">
        <w:r w:rsidRPr="009C09D9" w:rsidDel="00690A05">
          <w:rPr>
            <w:rFonts w:ascii="Times New Roman" w:eastAsia="Times New Roman" w:hAnsi="Times New Roman" w:cs="Times New Roman"/>
          </w:rPr>
          <w:delText>se realizó de la siguiente manera:</w:delText>
        </w:r>
      </w:del>
    </w:p>
    <w:p w14:paraId="7F5BC9FB" w14:textId="2D6D10F5" w:rsidR="00714E5C" w:rsidRPr="009C09D9" w:rsidDel="00690A05" w:rsidRDefault="00714E5C">
      <w:pPr>
        <w:jc w:val="both"/>
        <w:rPr>
          <w:del w:id="2367" w:author="Maria Paola Fonseca Paez" w:date="2019-11-30T23:53:00Z"/>
          <w:rFonts w:ascii="Times New Roman" w:eastAsia="Times New Roman" w:hAnsi="Times New Roman" w:cs="Times New Roman"/>
        </w:rPr>
        <w:pPrChange w:id="2368" w:author="Maria Paola Fonseca Paez" w:date="2019-11-30T23:53:00Z">
          <w:pPr>
            <w:ind w:left="720" w:hanging="720"/>
            <w:jc w:val="both"/>
          </w:pPr>
        </w:pPrChange>
      </w:pPr>
    </w:p>
    <w:p w14:paraId="7F6098A4" w14:textId="034E438D" w:rsidR="00714E5C" w:rsidRPr="009C09D9" w:rsidRDefault="00AB58E9">
      <w:pPr>
        <w:jc w:val="both"/>
        <w:rPr>
          <w:rFonts w:ascii="Times New Roman" w:eastAsia="Times New Roman" w:hAnsi="Times New Roman" w:cs="Times New Roman"/>
          <w:i/>
        </w:rPr>
      </w:pPr>
      <w:del w:id="2369" w:author="Maria Paola Fonseca Paez" w:date="2019-11-30T23:53:00Z">
        <w:r w:rsidRPr="009C09D9" w:rsidDel="00690A05">
          <w:rPr>
            <w:rFonts w:ascii="Times New Roman" w:eastAsia="Times New Roman" w:hAnsi="Times New Roman" w:cs="Times New Roman"/>
          </w:rPr>
          <w:delText xml:space="preserve">Mensaje a recibir: </w:delText>
        </w:r>
      </w:del>
      <w:r w:rsidRPr="009C09D9">
        <w:rPr>
          <w:rFonts w:ascii="Times New Roman" w:eastAsia="Times New Roman" w:hAnsi="Times New Roman" w:cs="Times New Roman"/>
        </w:rPr>
        <w:t xml:space="preserve">16 bits </w:t>
      </w:r>
      <w:ins w:id="2370" w:author="Maria Paola Fonseca Paez" w:date="2019-11-30T23:55:00Z">
        <w:r w:rsidR="00690A05">
          <w:rPr>
            <w:rFonts w:ascii="Times New Roman" w:eastAsia="Times New Roman" w:hAnsi="Times New Roman" w:cs="Times New Roman"/>
          </w:rPr>
          <w:t xml:space="preserve">que llegan inicialmente, </w:t>
        </w:r>
      </w:ins>
      <w:del w:id="2371" w:author="Maria Paola Fonseca Paez" w:date="2019-11-30T23:55:00Z">
        <w:r w:rsidRPr="009C09D9" w:rsidDel="00690A05">
          <w:rPr>
            <w:rFonts w:ascii="Times New Roman" w:eastAsia="Times New Roman" w:hAnsi="Times New Roman" w:cs="Times New Roman"/>
          </w:rPr>
          <w:delText xml:space="preserve">que </w:delText>
        </w:r>
      </w:del>
      <w:r w:rsidRPr="009C09D9">
        <w:rPr>
          <w:rFonts w:ascii="Times New Roman" w:eastAsia="Times New Roman" w:hAnsi="Times New Roman" w:cs="Times New Roman"/>
        </w:rPr>
        <w:t xml:space="preserve">indican el número de ceros, </w:t>
      </w:r>
      <w:ins w:id="2372" w:author="Maria Paola Fonseca Paez" w:date="2019-11-30T23:55:00Z">
        <w:r w:rsidR="00690A05">
          <w:rPr>
            <w:rFonts w:ascii="Times New Roman" w:eastAsia="Times New Roman" w:hAnsi="Times New Roman" w:cs="Times New Roman"/>
          </w:rPr>
          <w:t xml:space="preserve">posteriormente llega el </w:t>
        </w:r>
      </w:ins>
      <w:r w:rsidRPr="009C09D9">
        <w:rPr>
          <w:rFonts w:ascii="Times New Roman" w:eastAsia="Times New Roman" w:hAnsi="Times New Roman" w:cs="Times New Roman"/>
        </w:rPr>
        <w:t>mensaje resultante del proceso de ‘</w:t>
      </w:r>
      <w:proofErr w:type="spellStart"/>
      <w:r w:rsidRPr="009C09D9">
        <w:rPr>
          <w:rFonts w:ascii="Times New Roman" w:eastAsia="Times New Roman" w:hAnsi="Times New Roman" w:cs="Times New Roman"/>
          <w:i/>
        </w:rPr>
        <w:t>padding</w:t>
      </w:r>
      <w:proofErr w:type="spellEnd"/>
      <w:r w:rsidRPr="009C09D9">
        <w:rPr>
          <w:rFonts w:ascii="Times New Roman" w:eastAsia="Times New Roman" w:hAnsi="Times New Roman" w:cs="Times New Roman"/>
        </w:rPr>
        <w:t>’ (desde 512 bits hasta 4096 bits)</w:t>
      </w:r>
      <w:ins w:id="2373" w:author="Maria Paola Fonseca Paez" w:date="2019-11-30T23:56:00Z">
        <w:r w:rsidR="00690A05">
          <w:rPr>
            <w:rFonts w:ascii="Times New Roman" w:eastAsia="Times New Roman" w:hAnsi="Times New Roman" w:cs="Times New Roman"/>
          </w:rPr>
          <w:t>,</w:t>
        </w:r>
      </w:ins>
      <w:r w:rsidRPr="009C09D9">
        <w:rPr>
          <w:rFonts w:ascii="Times New Roman" w:eastAsia="Times New Roman" w:hAnsi="Times New Roman" w:cs="Times New Roman"/>
        </w:rPr>
        <w:t xml:space="preserve"> </w:t>
      </w:r>
      <w:commentRangeStart w:id="2374"/>
      <w:r w:rsidRPr="009C09D9">
        <w:rPr>
          <w:rFonts w:ascii="Times New Roman" w:eastAsia="Times New Roman" w:hAnsi="Times New Roman" w:cs="Times New Roman"/>
        </w:rPr>
        <w:t xml:space="preserve">el cual incluye al inicio </w:t>
      </w:r>
      <w:del w:id="2375" w:author="Maria Paola Fonseca Paez" w:date="2019-11-30T23:56:00Z">
        <w:r w:rsidRPr="009C09D9" w:rsidDel="00690A05">
          <w:rPr>
            <w:rFonts w:ascii="Times New Roman" w:eastAsia="Times New Roman" w:hAnsi="Times New Roman" w:cs="Times New Roman"/>
          </w:rPr>
          <w:delText>d</w:delText>
        </w:r>
      </w:del>
      <w:ins w:id="2376" w:author="Maria Paola Fonseca Paez" w:date="2019-11-30T23:56:00Z">
        <w:r w:rsidR="00690A05">
          <w:rPr>
            <w:rFonts w:ascii="Times New Roman" w:eastAsia="Times New Roman" w:hAnsi="Times New Roman" w:cs="Times New Roman"/>
          </w:rPr>
          <w:t>d</w:t>
        </w:r>
      </w:ins>
      <w:r w:rsidRPr="009C09D9">
        <w:rPr>
          <w:rFonts w:ascii="Times New Roman" w:eastAsia="Times New Roman" w:hAnsi="Times New Roman" w:cs="Times New Roman"/>
        </w:rPr>
        <w:t xml:space="preserve">el mismo el número de bits que serán reemplazados por el </w:t>
      </w:r>
      <w:del w:id="2377" w:author="Maria Paola Fonseca Paez" w:date="2019-11-30T23:56:00Z">
        <w:r w:rsidRPr="009C09D9" w:rsidDel="00690A05">
          <w:rPr>
            <w:rFonts w:ascii="Times New Roman" w:eastAsia="Times New Roman" w:hAnsi="Times New Roman" w:cs="Times New Roman"/>
            <w:i/>
          </w:rPr>
          <w:delText>NONCE</w:delText>
        </w:r>
      </w:del>
      <w:ins w:id="2378" w:author="Maria Paola Fonseca Paez" w:date="2019-11-30T23:56:00Z">
        <w:r w:rsidR="00690A05">
          <w:rPr>
            <w:rFonts w:ascii="Times New Roman" w:eastAsia="Times New Roman" w:hAnsi="Times New Roman" w:cs="Times New Roman"/>
            <w:i/>
          </w:rPr>
          <w:t>nonce</w:t>
        </w:r>
      </w:ins>
      <w:r w:rsidRPr="009C09D9">
        <w:rPr>
          <w:rFonts w:ascii="Times New Roman" w:eastAsia="Times New Roman" w:hAnsi="Times New Roman" w:cs="Times New Roman"/>
          <w:i/>
        </w:rPr>
        <w:t xml:space="preserve">, </w:t>
      </w:r>
      <w:r w:rsidRPr="009C09D9">
        <w:rPr>
          <w:rFonts w:ascii="Times New Roman" w:eastAsia="Times New Roman" w:hAnsi="Times New Roman" w:cs="Times New Roman"/>
        </w:rPr>
        <w:t>es decir 32 b</w:t>
      </w:r>
      <w:ins w:id="2379" w:author="Maria Paola Fonseca Paez" w:date="2019-11-30T23:57:00Z">
        <w:r w:rsidR="00690A05">
          <w:rPr>
            <w:rFonts w:ascii="Times New Roman" w:eastAsia="Times New Roman" w:hAnsi="Times New Roman" w:cs="Times New Roman"/>
          </w:rPr>
          <w:t xml:space="preserve">its de información en cero, sobre la cual será reemplazado el </w:t>
        </w:r>
        <w:r w:rsidR="00690A05" w:rsidRPr="00690A05">
          <w:rPr>
            <w:rFonts w:ascii="Times New Roman" w:eastAsia="Times New Roman" w:hAnsi="Times New Roman" w:cs="Times New Roman"/>
            <w:i/>
            <w:rPrChange w:id="2380" w:author="Maria Paola Fonseca Paez" w:date="2019-11-30T23:57:00Z">
              <w:rPr>
                <w:rFonts w:ascii="Times New Roman" w:eastAsia="Times New Roman" w:hAnsi="Times New Roman" w:cs="Times New Roman"/>
              </w:rPr>
            </w:rPrChange>
          </w:rPr>
          <w:t>nonce</w:t>
        </w:r>
        <w:r w:rsidR="00690A05">
          <w:rPr>
            <w:rFonts w:ascii="Times New Roman" w:eastAsia="Times New Roman" w:hAnsi="Times New Roman" w:cs="Times New Roman"/>
          </w:rPr>
          <w:t xml:space="preserve"> adentro del sistema</w:t>
        </w:r>
      </w:ins>
      <w:del w:id="2381" w:author="Maria Paola Fonseca Paez" w:date="2019-11-30T23:57:00Z">
        <w:r w:rsidRPr="009C09D9" w:rsidDel="00690A05">
          <w:rPr>
            <w:rFonts w:ascii="Times New Roman" w:eastAsia="Times New Roman" w:hAnsi="Times New Roman" w:cs="Times New Roman"/>
          </w:rPr>
          <w:delText>its</w:delText>
        </w:r>
      </w:del>
      <w:r w:rsidRPr="009C09D9">
        <w:rPr>
          <w:rFonts w:ascii="Times New Roman" w:eastAsia="Times New Roman" w:hAnsi="Times New Roman" w:cs="Times New Roman"/>
          <w:i/>
        </w:rPr>
        <w:t>.</w:t>
      </w:r>
      <w:commentRangeEnd w:id="2374"/>
      <w:r w:rsidR="00183F4C" w:rsidRPr="009C09D9">
        <w:rPr>
          <w:rStyle w:val="Refdecomentario"/>
          <w:rFonts w:ascii="Times New Roman" w:hAnsi="Times New Roman" w:cs="Times New Roman"/>
        </w:rPr>
        <w:commentReference w:id="2374"/>
      </w:r>
    </w:p>
    <w:p w14:paraId="37CCD286" w14:textId="77777777" w:rsidR="00714E5C" w:rsidRPr="009C09D9" w:rsidRDefault="00714E5C">
      <w:pPr>
        <w:ind w:left="708" w:hanging="708"/>
        <w:jc w:val="both"/>
        <w:rPr>
          <w:rFonts w:ascii="Times New Roman" w:eastAsia="Times New Roman" w:hAnsi="Times New Roman" w:cs="Times New Roman"/>
          <w:i/>
        </w:rPr>
      </w:pPr>
    </w:p>
    <w:p w14:paraId="7B15D027" w14:textId="77777777" w:rsidR="00A26681" w:rsidRDefault="00AB58E9">
      <w:pPr>
        <w:jc w:val="both"/>
        <w:rPr>
          <w:ins w:id="2382" w:author="Maria Paola Fonseca Paez" w:date="2019-12-01T00:04:00Z"/>
          <w:rFonts w:ascii="Times New Roman" w:eastAsia="Times New Roman" w:hAnsi="Times New Roman" w:cs="Times New Roman"/>
        </w:rPr>
      </w:pPr>
      <w:r w:rsidRPr="009C09D9">
        <w:rPr>
          <w:rFonts w:ascii="Times New Roman" w:eastAsia="Times New Roman" w:hAnsi="Times New Roman" w:cs="Times New Roman"/>
        </w:rPr>
        <w:t xml:space="preserve">Después de definir </w:t>
      </w:r>
      <w:del w:id="2383" w:author="Maria Paola Fonseca Paez" w:date="2019-11-30T23:59:00Z">
        <w:r w:rsidRPr="009C09D9" w:rsidDel="00690A05">
          <w:rPr>
            <w:rFonts w:ascii="Times New Roman" w:eastAsia="Times New Roman" w:hAnsi="Times New Roman" w:cs="Times New Roman"/>
          </w:rPr>
          <w:delText>el ingreso del mensaje</w:delText>
        </w:r>
      </w:del>
      <w:ins w:id="2384" w:author="Maria Paola Fonseca Paez" w:date="2019-11-30T23:59:00Z">
        <w:r w:rsidR="00690A05">
          <w:rPr>
            <w:rFonts w:ascii="Times New Roman" w:eastAsia="Times New Roman" w:hAnsi="Times New Roman" w:cs="Times New Roman"/>
          </w:rPr>
          <w:t>este orden</w:t>
        </w:r>
      </w:ins>
      <w:r w:rsidRPr="009C09D9">
        <w:rPr>
          <w:rFonts w:ascii="Times New Roman" w:eastAsia="Times New Roman" w:hAnsi="Times New Roman" w:cs="Times New Roman"/>
        </w:rPr>
        <w:t>, se</w:t>
      </w:r>
      <w:del w:id="2385" w:author="Maria Paola Fonseca Paez" w:date="2019-11-30T23:59:00Z">
        <w:r w:rsidRPr="009C09D9" w:rsidDel="00690A05">
          <w:rPr>
            <w:rFonts w:ascii="Times New Roman" w:eastAsia="Times New Roman" w:hAnsi="Times New Roman" w:cs="Times New Roman"/>
          </w:rPr>
          <w:delText xml:space="preserve"> pudo</w:delText>
        </w:r>
      </w:del>
      <w:r w:rsidRPr="009C09D9">
        <w:rPr>
          <w:rFonts w:ascii="Times New Roman" w:eastAsia="Times New Roman" w:hAnsi="Times New Roman" w:cs="Times New Roman"/>
        </w:rPr>
        <w:t xml:space="preserve"> establec</w:t>
      </w:r>
      <w:del w:id="2386" w:author="Maria Paola Fonseca Paez" w:date="2019-12-01T00:01:00Z">
        <w:r w:rsidRPr="009C09D9" w:rsidDel="00690A05">
          <w:rPr>
            <w:rFonts w:ascii="Times New Roman" w:eastAsia="Times New Roman" w:hAnsi="Times New Roman" w:cs="Times New Roman"/>
          </w:rPr>
          <w:delText>er</w:delText>
        </w:r>
      </w:del>
      <w:ins w:id="2387" w:author="Maria Paola Fonseca Paez" w:date="2019-12-01T00:01:00Z">
        <w:r w:rsidR="00690A05">
          <w:rPr>
            <w:rFonts w:ascii="Times New Roman" w:eastAsia="Times New Roman" w:hAnsi="Times New Roman" w:cs="Times New Roman"/>
          </w:rPr>
          <w:t>ió</w:t>
        </w:r>
      </w:ins>
      <w:r w:rsidRPr="009C09D9">
        <w:rPr>
          <w:rFonts w:ascii="Times New Roman" w:eastAsia="Times New Roman" w:hAnsi="Times New Roman" w:cs="Times New Roman"/>
        </w:rPr>
        <w:t xml:space="preserve"> el procedimiento </w:t>
      </w:r>
      <w:del w:id="2388" w:author="Maria Paola Fonseca Paez" w:date="2019-12-01T00:01:00Z">
        <w:r w:rsidRPr="009C09D9" w:rsidDel="00690A05">
          <w:rPr>
            <w:rFonts w:ascii="Times New Roman" w:eastAsia="Times New Roman" w:hAnsi="Times New Roman" w:cs="Times New Roman"/>
          </w:rPr>
          <w:delText xml:space="preserve">correcto </w:delText>
        </w:r>
      </w:del>
      <w:r w:rsidRPr="009C09D9">
        <w:rPr>
          <w:rFonts w:ascii="Times New Roman" w:eastAsia="Times New Roman" w:hAnsi="Times New Roman" w:cs="Times New Roman"/>
        </w:rPr>
        <w:t>a seguir</w:t>
      </w:r>
      <w:ins w:id="2389" w:author="Maria Paola Fonseca Paez" w:date="2019-12-01T00:01:00Z">
        <w:r w:rsidR="00690A05">
          <w:rPr>
            <w:rFonts w:ascii="Times New Roman" w:eastAsia="Times New Roman" w:hAnsi="Times New Roman" w:cs="Times New Roman"/>
          </w:rPr>
          <w:t>:</w:t>
        </w:r>
      </w:ins>
      <w:del w:id="2390" w:author="Maria Paola Fonseca Paez" w:date="2019-12-01T00:01:00Z">
        <w:r w:rsidRPr="009C09D9" w:rsidDel="00690A05">
          <w:rPr>
            <w:rFonts w:ascii="Times New Roman" w:eastAsia="Times New Roman" w:hAnsi="Times New Roman" w:cs="Times New Roman"/>
          </w:rPr>
          <w:delText>.</w:delText>
        </w:r>
      </w:del>
      <w:r w:rsidRPr="009C09D9">
        <w:rPr>
          <w:rFonts w:ascii="Times New Roman" w:eastAsia="Times New Roman" w:hAnsi="Times New Roman" w:cs="Times New Roman"/>
        </w:rPr>
        <w:t xml:space="preserve"> </w:t>
      </w:r>
      <w:del w:id="2391" w:author="Maria Paola Fonseca Paez" w:date="2019-12-01T00:01:00Z">
        <w:r w:rsidRPr="009C09D9" w:rsidDel="00A26681">
          <w:rPr>
            <w:rFonts w:ascii="Times New Roman" w:eastAsia="Times New Roman" w:hAnsi="Times New Roman" w:cs="Times New Roman"/>
          </w:rPr>
          <w:delText xml:space="preserve">Inicialmente </w:delText>
        </w:r>
      </w:del>
      <w:r w:rsidRPr="009C09D9">
        <w:rPr>
          <w:rFonts w:ascii="Times New Roman" w:eastAsia="Times New Roman" w:hAnsi="Times New Roman" w:cs="Times New Roman"/>
        </w:rPr>
        <w:t xml:space="preserve">los bits que llegan </w:t>
      </w:r>
      <w:ins w:id="2392" w:author="Maria Paola Fonseca Paez" w:date="2019-12-01T00:01:00Z">
        <w:r w:rsidR="00A26681">
          <w:rPr>
            <w:rFonts w:ascii="Times New Roman" w:eastAsia="Times New Roman" w:hAnsi="Times New Roman" w:cs="Times New Roman"/>
          </w:rPr>
          <w:t>inicialmente</w:t>
        </w:r>
      </w:ins>
      <w:ins w:id="2393" w:author="Maria Paola Fonseca Paez" w:date="2019-12-01T00:02:00Z">
        <w:r w:rsidR="00A26681">
          <w:rPr>
            <w:rFonts w:ascii="Times New Roman" w:eastAsia="Times New Roman" w:hAnsi="Times New Roman" w:cs="Times New Roman"/>
          </w:rPr>
          <w:t>, como se definió anteriormente</w:t>
        </w:r>
      </w:ins>
      <w:ins w:id="2394" w:author="Maria Paola Fonseca Paez" w:date="2019-12-01T00:01:00Z">
        <w:r w:rsidR="00A26681">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son los del número de ceros, los cuales se almacenan en el registro </w:t>
      </w:r>
      <w:del w:id="2395" w:author="Maria Paola Fonseca Paez" w:date="2019-12-01T00:02:00Z">
        <w:r w:rsidRPr="009C09D9" w:rsidDel="00A26681">
          <w:rPr>
            <w:rFonts w:ascii="Times New Roman" w:eastAsia="Times New Roman" w:hAnsi="Times New Roman" w:cs="Times New Roman"/>
          </w:rPr>
          <w:delText xml:space="preserve">de </w:delText>
        </w:r>
      </w:del>
      <w:r w:rsidRPr="00A26681">
        <w:rPr>
          <w:rFonts w:ascii="Times New Roman" w:eastAsia="Times New Roman" w:hAnsi="Times New Roman" w:cs="Times New Roman"/>
          <w:b/>
          <w:rPrChange w:id="2396" w:author="Maria Paola Fonseca Paez" w:date="2019-12-01T00:02:00Z">
            <w:rPr>
              <w:rFonts w:ascii="Times New Roman" w:eastAsia="Times New Roman" w:hAnsi="Times New Roman" w:cs="Times New Roman"/>
            </w:rPr>
          </w:rPrChange>
        </w:rPr>
        <w:t>número de ceros</w:t>
      </w:r>
      <w:r w:rsidRPr="009C09D9">
        <w:rPr>
          <w:rFonts w:ascii="Times New Roman" w:eastAsia="Times New Roman" w:hAnsi="Times New Roman" w:cs="Times New Roman"/>
        </w:rPr>
        <w:t xml:space="preserve"> mediante el </w:t>
      </w:r>
      <w:ins w:id="2397" w:author="Maria Paola Fonseca Paez" w:date="2019-12-01T00:02:00Z">
        <w:r w:rsidR="00A26681">
          <w:rPr>
            <w:rFonts w:ascii="Times New Roman" w:eastAsia="Times New Roman" w:hAnsi="Times New Roman" w:cs="Times New Roman"/>
          </w:rPr>
          <w:t xml:space="preserve">subsistema </w:t>
        </w:r>
      </w:ins>
      <w:r w:rsidRPr="00A26681">
        <w:rPr>
          <w:rFonts w:ascii="Times New Roman" w:eastAsia="Times New Roman" w:hAnsi="Times New Roman" w:cs="Times New Roman"/>
          <w:b/>
          <w:rPrChange w:id="2398" w:author="Maria Paola Fonseca Paez" w:date="2019-12-01T00:02:00Z">
            <w:rPr>
              <w:rFonts w:ascii="Times New Roman" w:eastAsia="Times New Roman" w:hAnsi="Times New Roman" w:cs="Times New Roman"/>
            </w:rPr>
          </w:rPrChange>
        </w:rPr>
        <w:t>contador de ceros</w:t>
      </w:r>
      <w:r w:rsidRPr="009C09D9">
        <w:rPr>
          <w:rFonts w:ascii="Times New Roman" w:eastAsia="Times New Roman" w:hAnsi="Times New Roman" w:cs="Times New Roman"/>
        </w:rPr>
        <w:t xml:space="preserve">, el </w:t>
      </w:r>
      <w:ins w:id="2399" w:author="Maria Paola Fonseca Paez" w:date="2019-12-01T00:02:00Z">
        <w:r w:rsidR="00A26681">
          <w:rPr>
            <w:rFonts w:ascii="Times New Roman" w:eastAsia="Times New Roman" w:hAnsi="Times New Roman" w:cs="Times New Roman"/>
          </w:rPr>
          <w:t xml:space="preserve">subsistema </w:t>
        </w:r>
      </w:ins>
      <w:r w:rsidRPr="00A26681">
        <w:rPr>
          <w:rFonts w:ascii="Times New Roman" w:eastAsia="Times New Roman" w:hAnsi="Times New Roman" w:cs="Times New Roman"/>
          <w:b/>
          <w:rPrChange w:id="2400" w:author="Maria Paola Fonseca Paez" w:date="2019-12-01T00:03:00Z">
            <w:rPr>
              <w:rFonts w:ascii="Times New Roman" w:eastAsia="Times New Roman" w:hAnsi="Times New Roman" w:cs="Times New Roman"/>
            </w:rPr>
          </w:rPrChange>
        </w:rPr>
        <w:t>contador de velocidad</w:t>
      </w:r>
      <w:r w:rsidRPr="009C09D9">
        <w:rPr>
          <w:rFonts w:ascii="Times New Roman" w:eastAsia="Times New Roman" w:hAnsi="Times New Roman" w:cs="Times New Roman"/>
        </w:rPr>
        <w:t xml:space="preserve"> y el </w:t>
      </w:r>
      <w:ins w:id="2401" w:author="Maria Paola Fonseca Paez" w:date="2019-12-01T00:03:00Z">
        <w:r w:rsidR="00A26681">
          <w:rPr>
            <w:rFonts w:ascii="Times New Roman" w:eastAsia="Times New Roman" w:hAnsi="Times New Roman" w:cs="Times New Roman"/>
          </w:rPr>
          <w:t xml:space="preserve">subsistema </w:t>
        </w:r>
      </w:ins>
      <w:r w:rsidRPr="00A26681">
        <w:rPr>
          <w:rFonts w:ascii="Times New Roman" w:eastAsia="Times New Roman" w:hAnsi="Times New Roman" w:cs="Times New Roman"/>
          <w:b/>
          <w:rPrChange w:id="2402" w:author="Maria Paola Fonseca Paez" w:date="2019-12-01T00:03:00Z">
            <w:rPr>
              <w:rFonts w:ascii="Times New Roman" w:eastAsia="Times New Roman" w:hAnsi="Times New Roman" w:cs="Times New Roman"/>
            </w:rPr>
          </w:rPrChange>
        </w:rPr>
        <w:t>contador de bits</w:t>
      </w:r>
      <w:ins w:id="2403" w:author="Maria Paola Fonseca Paez" w:date="2019-12-01T00:03:00Z">
        <w:r w:rsidR="00A26681">
          <w:rPr>
            <w:rFonts w:ascii="Times New Roman" w:eastAsia="Times New Roman" w:hAnsi="Times New Roman" w:cs="Times New Roman"/>
            <w:b/>
          </w:rPr>
          <w:t>.</w:t>
        </w:r>
      </w:ins>
      <w:commentRangeStart w:id="2404"/>
      <w:del w:id="2405" w:author="Maria Paola Fonseca Paez" w:date="2019-12-01T00:03:00Z">
        <w:r w:rsidRPr="009C09D9" w:rsidDel="00A26681">
          <w:rPr>
            <w:rFonts w:ascii="Times New Roman" w:eastAsia="Times New Roman" w:hAnsi="Times New Roman" w:cs="Times New Roman"/>
          </w:rPr>
          <w:delText>,</w:delText>
        </w:r>
      </w:del>
      <w:commentRangeEnd w:id="2404"/>
      <w:r w:rsidR="00183F4C" w:rsidRPr="009C09D9">
        <w:rPr>
          <w:rStyle w:val="Refdecomentario"/>
          <w:rFonts w:ascii="Times New Roman" w:hAnsi="Times New Roman" w:cs="Times New Roman"/>
        </w:rPr>
        <w:commentReference w:id="2404"/>
      </w:r>
      <w:r w:rsidRPr="009C09D9">
        <w:rPr>
          <w:rFonts w:ascii="Times New Roman" w:eastAsia="Times New Roman" w:hAnsi="Times New Roman" w:cs="Times New Roman"/>
        </w:rPr>
        <w:t xml:space="preserve"> </w:t>
      </w:r>
      <w:del w:id="2406" w:author="Maria Paola Fonseca Paez" w:date="2019-12-01T00:03:00Z">
        <w:r w:rsidRPr="009C09D9" w:rsidDel="00A26681">
          <w:rPr>
            <w:rFonts w:ascii="Times New Roman" w:eastAsia="Times New Roman" w:hAnsi="Times New Roman" w:cs="Times New Roman"/>
          </w:rPr>
          <w:delText xml:space="preserve">el </w:delText>
        </w:r>
      </w:del>
      <w:ins w:id="2407" w:author="Maria Paola Fonseca Paez" w:date="2019-12-01T00:03:00Z">
        <w:r w:rsidR="00A26681">
          <w:rPr>
            <w:rFonts w:ascii="Times New Roman" w:eastAsia="Times New Roman" w:hAnsi="Times New Roman" w:cs="Times New Roman"/>
          </w:rPr>
          <w:t xml:space="preserve">La salida de este </w:t>
        </w:r>
      </w:ins>
      <w:r w:rsidRPr="009C09D9">
        <w:rPr>
          <w:rFonts w:ascii="Times New Roman" w:eastAsia="Times New Roman" w:hAnsi="Times New Roman" w:cs="Times New Roman"/>
        </w:rPr>
        <w:t xml:space="preserve">registro llega a la salida del </w:t>
      </w:r>
      <w:ins w:id="2408" w:author="Maria Paola Fonseca Paez" w:date="2019-12-01T00:03:00Z">
        <w:r w:rsidR="00A26681">
          <w:rPr>
            <w:rFonts w:ascii="Times New Roman" w:eastAsia="Times New Roman" w:hAnsi="Times New Roman" w:cs="Times New Roman"/>
          </w:rPr>
          <w:t xml:space="preserve">subsistema </w:t>
        </w:r>
      </w:ins>
      <w:r w:rsidRPr="00A26681">
        <w:rPr>
          <w:rFonts w:ascii="Times New Roman" w:eastAsia="Times New Roman" w:hAnsi="Times New Roman" w:cs="Times New Roman"/>
          <w:b/>
          <w:rPrChange w:id="2409" w:author="Maria Paola Fonseca Paez" w:date="2019-12-01T00:03:00Z">
            <w:rPr>
              <w:rFonts w:ascii="Times New Roman" w:eastAsia="Times New Roman" w:hAnsi="Times New Roman" w:cs="Times New Roman"/>
            </w:rPr>
          </w:rPrChange>
        </w:rPr>
        <w:t xml:space="preserve">conversor de </w:t>
      </w:r>
      <w:proofErr w:type="spellStart"/>
      <w:r w:rsidRPr="00A26681">
        <w:rPr>
          <w:rFonts w:ascii="Times New Roman" w:eastAsia="Times New Roman" w:hAnsi="Times New Roman" w:cs="Times New Roman"/>
          <w:b/>
          <w:rPrChange w:id="2410" w:author="Maria Paola Fonseca Paez" w:date="2019-12-01T00:03:00Z">
            <w:rPr>
              <w:rFonts w:ascii="Times New Roman" w:eastAsia="Times New Roman" w:hAnsi="Times New Roman" w:cs="Times New Roman"/>
            </w:rPr>
          </w:rPrChange>
        </w:rPr>
        <w:t>ascii</w:t>
      </w:r>
      <w:proofErr w:type="spellEnd"/>
      <w:r w:rsidRPr="00A26681">
        <w:rPr>
          <w:rFonts w:ascii="Times New Roman" w:eastAsia="Times New Roman" w:hAnsi="Times New Roman" w:cs="Times New Roman"/>
          <w:b/>
          <w:rPrChange w:id="2411" w:author="Maria Paola Fonseca Paez" w:date="2019-12-01T00:03:00Z">
            <w:rPr>
              <w:rFonts w:ascii="Times New Roman" w:eastAsia="Times New Roman" w:hAnsi="Times New Roman" w:cs="Times New Roman"/>
            </w:rPr>
          </w:rPrChange>
        </w:rPr>
        <w:t xml:space="preserve"> a </w:t>
      </w:r>
      <w:proofErr w:type="spellStart"/>
      <w:r w:rsidRPr="00A26681">
        <w:rPr>
          <w:rFonts w:ascii="Times New Roman" w:eastAsia="Times New Roman" w:hAnsi="Times New Roman" w:cs="Times New Roman"/>
          <w:b/>
          <w:rPrChange w:id="2412" w:author="Maria Paola Fonseca Paez" w:date="2019-12-01T00:03:00Z">
            <w:rPr>
              <w:rFonts w:ascii="Times New Roman" w:eastAsia="Times New Roman" w:hAnsi="Times New Roman" w:cs="Times New Roman"/>
            </w:rPr>
          </w:rPrChange>
        </w:rPr>
        <w:t>integer</w:t>
      </w:r>
      <w:proofErr w:type="spellEnd"/>
      <w:r w:rsidRPr="009C09D9">
        <w:rPr>
          <w:rFonts w:ascii="Times New Roman" w:eastAsia="Times New Roman" w:hAnsi="Times New Roman" w:cs="Times New Roman"/>
        </w:rPr>
        <w:t xml:space="preserve">, para que pueda ser interpretado con el </w:t>
      </w:r>
      <w:ins w:id="2413" w:author="Maria Paola Fonseca Paez" w:date="2019-12-01T00:04:00Z">
        <w:r w:rsidR="00A26681">
          <w:rPr>
            <w:rFonts w:ascii="Times New Roman" w:eastAsia="Times New Roman" w:hAnsi="Times New Roman" w:cs="Times New Roman"/>
          </w:rPr>
          <w:t xml:space="preserve">subsistema </w:t>
        </w:r>
      </w:ins>
      <w:r w:rsidRPr="00A26681">
        <w:rPr>
          <w:rFonts w:ascii="Times New Roman" w:eastAsia="Times New Roman" w:hAnsi="Times New Roman" w:cs="Times New Roman"/>
          <w:b/>
          <w:rPrChange w:id="2414" w:author="Maria Paola Fonseca Paez" w:date="2019-12-01T00:04:00Z">
            <w:rPr>
              <w:rFonts w:ascii="Times New Roman" w:eastAsia="Times New Roman" w:hAnsi="Times New Roman" w:cs="Times New Roman"/>
            </w:rPr>
          </w:rPrChange>
        </w:rPr>
        <w:t>comparador de ceros</w:t>
      </w:r>
      <w:r w:rsidRPr="009C09D9">
        <w:rPr>
          <w:rFonts w:ascii="Times New Roman" w:eastAsia="Times New Roman" w:hAnsi="Times New Roman" w:cs="Times New Roman"/>
        </w:rPr>
        <w:t xml:space="preserve"> que será explicado más adelante.</w:t>
      </w:r>
    </w:p>
    <w:p w14:paraId="36F030DE" w14:textId="77777777" w:rsidR="00A26681" w:rsidRDefault="00AB58E9">
      <w:pPr>
        <w:jc w:val="both"/>
        <w:rPr>
          <w:ins w:id="2415" w:author="Maria Paola Fonseca Paez" w:date="2019-12-01T00:04:00Z"/>
          <w:rFonts w:ascii="Times New Roman" w:eastAsia="Times New Roman" w:hAnsi="Times New Roman" w:cs="Times New Roman"/>
        </w:rPr>
      </w:pPr>
      <w:del w:id="2416" w:author="Maria Paola Fonseca Paez" w:date="2019-12-01T00:04:00Z">
        <w:r w:rsidRPr="009C09D9" w:rsidDel="00A26681">
          <w:rPr>
            <w:rFonts w:ascii="Times New Roman" w:eastAsia="Times New Roman" w:hAnsi="Times New Roman" w:cs="Times New Roman"/>
          </w:rPr>
          <w:delText xml:space="preserve"> </w:delText>
        </w:r>
      </w:del>
    </w:p>
    <w:p w14:paraId="47B53DC3" w14:textId="0DF4E506"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Luego de recibir el número de ceros, se comienza con la recepción del mensaje que será almacenado en</w:t>
      </w:r>
      <w:ins w:id="2417" w:author="Maria Paola Fonseca Paez" w:date="2019-12-01T00:06:00Z">
        <w:r w:rsidR="00A26681">
          <w:rPr>
            <w:rFonts w:ascii="Times New Roman" w:eastAsia="Times New Roman" w:hAnsi="Times New Roman" w:cs="Times New Roman"/>
          </w:rPr>
          <w:t xml:space="preserve"> el subsistema</w:t>
        </w:r>
      </w:ins>
      <w:del w:id="2418" w:author="Maria Paola Fonseca Paez" w:date="2019-12-01T00:06:00Z">
        <w:r w:rsidRPr="009C09D9" w:rsidDel="00A26681">
          <w:rPr>
            <w:rFonts w:ascii="Times New Roman" w:eastAsia="Times New Roman" w:hAnsi="Times New Roman" w:cs="Times New Roman"/>
          </w:rPr>
          <w:delText xml:space="preserve"> </w:delText>
        </w:r>
      </w:del>
      <w:del w:id="2419" w:author="Maria Paola Fonseca Paez" w:date="2019-12-01T00:05:00Z">
        <w:r w:rsidRPr="009C09D9" w:rsidDel="00A26681">
          <w:rPr>
            <w:rFonts w:ascii="Times New Roman" w:eastAsia="Times New Roman" w:hAnsi="Times New Roman" w:cs="Times New Roman"/>
          </w:rPr>
          <w:delText xml:space="preserve">una </w:delText>
        </w:r>
      </w:del>
      <w:ins w:id="2420" w:author="Maria Paola Fonseca Paez" w:date="2019-12-01T00:05:00Z">
        <w:r w:rsidR="00A26681" w:rsidRPr="009C09D9">
          <w:rPr>
            <w:rFonts w:ascii="Times New Roman" w:eastAsia="Times New Roman" w:hAnsi="Times New Roman" w:cs="Times New Roman"/>
          </w:rPr>
          <w:t xml:space="preserve"> </w:t>
        </w:r>
      </w:ins>
      <w:r w:rsidRPr="00A26681">
        <w:rPr>
          <w:rFonts w:ascii="Times New Roman" w:eastAsia="Times New Roman" w:hAnsi="Times New Roman" w:cs="Times New Roman"/>
          <w:b/>
          <w:rPrChange w:id="2421" w:author="Maria Paola Fonseca Paez" w:date="2019-12-01T00:06:00Z">
            <w:rPr>
              <w:rFonts w:ascii="Times New Roman" w:eastAsia="Times New Roman" w:hAnsi="Times New Roman" w:cs="Times New Roman"/>
            </w:rPr>
          </w:rPrChange>
        </w:rPr>
        <w:t>memoria RAM</w:t>
      </w:r>
      <w:del w:id="2422" w:author="Maria Paola Fonseca Paez" w:date="2019-12-01T00:06:00Z">
        <w:r w:rsidRPr="009C09D9" w:rsidDel="00A26681">
          <w:rPr>
            <w:rFonts w:ascii="Times New Roman" w:eastAsia="Times New Roman" w:hAnsi="Times New Roman" w:cs="Times New Roman"/>
          </w:rPr>
          <w:delText xml:space="preserve"> </w:delText>
        </w:r>
      </w:del>
      <w:ins w:id="2423" w:author="Maria Paola Fonseca Paez" w:date="2019-12-01T00:06:00Z">
        <w:r w:rsidR="00A26681">
          <w:rPr>
            <w:rFonts w:ascii="Times New Roman" w:eastAsia="Times New Roman" w:hAnsi="Times New Roman" w:cs="Times New Roman"/>
          </w:rPr>
          <w:t xml:space="preserve">. Esta memoria </w:t>
        </w:r>
      </w:ins>
      <w:ins w:id="2424" w:author="Maria Paola Fonseca Paez" w:date="2019-12-01T00:05:00Z">
        <w:r w:rsidR="00A26681">
          <w:rPr>
            <w:rFonts w:ascii="Times New Roman" w:eastAsia="Times New Roman" w:hAnsi="Times New Roman" w:cs="Times New Roman"/>
          </w:rPr>
          <w:t>comprende</w:t>
        </w:r>
      </w:ins>
      <w:del w:id="2425" w:author="Maria Paola Fonseca Paez" w:date="2019-12-01T00:05:00Z">
        <w:r w:rsidRPr="009C09D9" w:rsidDel="00A26681">
          <w:rPr>
            <w:rFonts w:ascii="Times New Roman" w:eastAsia="Times New Roman" w:hAnsi="Times New Roman" w:cs="Times New Roman"/>
          </w:rPr>
          <w:delText>de</w:delText>
        </w:r>
      </w:del>
      <w:r w:rsidRPr="009C09D9">
        <w:rPr>
          <w:rFonts w:ascii="Times New Roman" w:eastAsia="Times New Roman" w:hAnsi="Times New Roman" w:cs="Times New Roman"/>
        </w:rPr>
        <w:t xml:space="preserve"> 512 filas por 17 columnas, de la siguiente </w:t>
      </w:r>
      <w:r w:rsidRPr="009C09D9">
        <w:rPr>
          <w:rFonts w:ascii="Times New Roman" w:eastAsia="Times New Roman" w:hAnsi="Times New Roman" w:cs="Times New Roman"/>
        </w:rPr>
        <w:lastRenderedPageBreak/>
        <w:t xml:space="preserve">forma: </w:t>
      </w:r>
      <w:del w:id="2426" w:author="Maria Paola Fonseca Paez" w:date="2019-12-01T00:06:00Z">
        <w:r w:rsidRPr="009C09D9" w:rsidDel="00A26681">
          <w:rPr>
            <w:rFonts w:ascii="Times New Roman" w:eastAsia="Times New Roman" w:hAnsi="Times New Roman" w:cs="Times New Roman"/>
          </w:rPr>
          <w:delText xml:space="preserve">la </w:delText>
        </w:r>
      </w:del>
      <w:ins w:id="2427" w:author="Maria Paola Fonseca Paez" w:date="2019-12-01T00:06:00Z">
        <w:r w:rsidR="00A26681">
          <w:rPr>
            <w:rFonts w:ascii="Times New Roman" w:eastAsia="Times New Roman" w:hAnsi="Times New Roman" w:cs="Times New Roman"/>
          </w:rPr>
          <w:t>Se</w:t>
        </w:r>
      </w:ins>
      <w:del w:id="2428" w:author="Maria Paola Fonseca Paez" w:date="2019-12-01T00:06:00Z">
        <w:r w:rsidRPr="00A26681" w:rsidDel="00A26681">
          <w:rPr>
            <w:rFonts w:ascii="Times New Roman" w:eastAsia="Times New Roman" w:hAnsi="Times New Roman" w:cs="Times New Roman"/>
            <w:b/>
            <w:rPrChange w:id="2429" w:author="Maria Paola Fonseca Paez" w:date="2019-12-01T00:06:00Z">
              <w:rPr>
                <w:rFonts w:ascii="Times New Roman" w:eastAsia="Times New Roman" w:hAnsi="Times New Roman" w:cs="Times New Roman"/>
              </w:rPr>
            </w:rPrChange>
          </w:rPr>
          <w:delText>memoria RAM</w:delText>
        </w:r>
      </w:del>
      <w:r w:rsidRPr="009C09D9">
        <w:rPr>
          <w:rFonts w:ascii="Times New Roman" w:eastAsia="Times New Roman" w:hAnsi="Times New Roman" w:cs="Times New Roman"/>
        </w:rPr>
        <w:t xml:space="preserve"> almacena</w:t>
      </w:r>
      <w:ins w:id="2430" w:author="Maria Paola Fonseca Paez" w:date="2019-12-01T00:06:00Z">
        <w:r w:rsidR="00A26681">
          <w:rPr>
            <w:rFonts w:ascii="Times New Roman" w:eastAsia="Times New Roman" w:hAnsi="Times New Roman" w:cs="Times New Roman"/>
          </w:rPr>
          <w:t>n</w:t>
        </w:r>
      </w:ins>
      <w:r w:rsidRPr="009C09D9">
        <w:rPr>
          <w:rFonts w:ascii="Times New Roman" w:eastAsia="Times New Roman" w:hAnsi="Times New Roman" w:cs="Times New Roman"/>
        </w:rPr>
        <w:t xml:space="preserve"> </w:t>
      </w:r>
      <w:ins w:id="2431" w:author="Maria Paola Fonseca Paez" w:date="2019-12-01T00:05:00Z">
        <w:r w:rsidR="00A26681">
          <w:rPr>
            <w:rFonts w:ascii="Times New Roman" w:eastAsia="Times New Roman" w:hAnsi="Times New Roman" w:cs="Times New Roman"/>
          </w:rPr>
          <w:t xml:space="preserve">los </w:t>
        </w:r>
      </w:ins>
      <w:r w:rsidRPr="009C09D9">
        <w:rPr>
          <w:rFonts w:ascii="Times New Roman" w:eastAsia="Times New Roman" w:hAnsi="Times New Roman" w:cs="Times New Roman"/>
        </w:rPr>
        <w:t xml:space="preserve">bloques </w:t>
      </w:r>
      <w:del w:id="2432" w:author="Maria Paola Fonseca Paez" w:date="2019-12-01T00:07:00Z">
        <w:r w:rsidRPr="009C09D9" w:rsidDel="00A26681">
          <w:rPr>
            <w:rFonts w:ascii="Times New Roman" w:eastAsia="Times New Roman" w:hAnsi="Times New Roman" w:cs="Times New Roman"/>
          </w:rPr>
          <w:delText xml:space="preserve">de 512 bits </w:delText>
        </w:r>
      </w:del>
      <w:r w:rsidRPr="009C09D9">
        <w:rPr>
          <w:rFonts w:ascii="Times New Roman" w:eastAsia="Times New Roman" w:hAnsi="Times New Roman" w:cs="Times New Roman"/>
        </w:rPr>
        <w:t xml:space="preserve">en cada columna mediante </w:t>
      </w:r>
      <w:ins w:id="2433" w:author="Maria Paola Fonseca Paez" w:date="2019-12-01T00:05:00Z">
        <w:r w:rsidR="00A26681">
          <w:rPr>
            <w:rFonts w:ascii="Times New Roman" w:eastAsia="Times New Roman" w:hAnsi="Times New Roman" w:cs="Times New Roman"/>
          </w:rPr>
          <w:t>la salida del subsistema</w:t>
        </w:r>
      </w:ins>
      <w:del w:id="2434" w:author="Maria Paola Fonseca Paez" w:date="2019-12-01T00:05:00Z">
        <w:r w:rsidRPr="009C09D9" w:rsidDel="00A26681">
          <w:rPr>
            <w:rFonts w:ascii="Times New Roman" w:eastAsia="Times New Roman" w:hAnsi="Times New Roman" w:cs="Times New Roman"/>
          </w:rPr>
          <w:delText>el</w:delText>
        </w:r>
      </w:del>
      <w:r w:rsidRPr="009C09D9">
        <w:rPr>
          <w:rFonts w:ascii="Times New Roman" w:eastAsia="Times New Roman" w:hAnsi="Times New Roman" w:cs="Times New Roman"/>
        </w:rPr>
        <w:t xml:space="preserve"> </w:t>
      </w:r>
      <w:r w:rsidRPr="00A26681">
        <w:rPr>
          <w:rFonts w:ascii="Times New Roman" w:eastAsia="Times New Roman" w:hAnsi="Times New Roman" w:cs="Times New Roman"/>
          <w:b/>
          <w:rPrChange w:id="2435" w:author="Maria Paola Fonseca Paez" w:date="2019-12-01T00:05:00Z">
            <w:rPr>
              <w:rFonts w:ascii="Times New Roman" w:eastAsia="Times New Roman" w:hAnsi="Times New Roman" w:cs="Times New Roman"/>
            </w:rPr>
          </w:rPrChange>
        </w:rPr>
        <w:t>contador de bits</w:t>
      </w:r>
      <w:r w:rsidRPr="009C09D9">
        <w:rPr>
          <w:rFonts w:ascii="Times New Roman" w:eastAsia="Times New Roman" w:hAnsi="Times New Roman" w:cs="Times New Roman"/>
        </w:rPr>
        <w:t xml:space="preserve">, el </w:t>
      </w:r>
      <w:ins w:id="2436" w:author="Maria Paola Fonseca Paez" w:date="2019-12-01T00:07:00Z">
        <w:r w:rsidR="00A26681">
          <w:rPr>
            <w:rFonts w:ascii="Times New Roman" w:eastAsia="Times New Roman" w:hAnsi="Times New Roman" w:cs="Times New Roman"/>
          </w:rPr>
          <w:t xml:space="preserve">subsistema </w:t>
        </w:r>
      </w:ins>
      <w:r w:rsidRPr="00A26681">
        <w:rPr>
          <w:rFonts w:ascii="Times New Roman" w:eastAsia="Times New Roman" w:hAnsi="Times New Roman" w:cs="Times New Roman"/>
          <w:b/>
          <w:rPrChange w:id="2437" w:author="Maria Paola Fonseca Paez" w:date="2019-12-01T00:07:00Z">
            <w:rPr>
              <w:rFonts w:ascii="Times New Roman" w:eastAsia="Times New Roman" w:hAnsi="Times New Roman" w:cs="Times New Roman"/>
            </w:rPr>
          </w:rPrChange>
        </w:rPr>
        <w:t>contador de 512 bits</w:t>
      </w:r>
      <w:r w:rsidRPr="009C09D9">
        <w:rPr>
          <w:rFonts w:ascii="Times New Roman" w:eastAsia="Times New Roman" w:hAnsi="Times New Roman" w:cs="Times New Roman"/>
        </w:rPr>
        <w:t>, el</w:t>
      </w:r>
      <w:ins w:id="2438" w:author="Maria Paola Fonseca Paez" w:date="2019-12-01T00:07:00Z">
        <w:r w:rsidR="00A26681">
          <w:rPr>
            <w:rFonts w:ascii="Times New Roman" w:eastAsia="Times New Roman" w:hAnsi="Times New Roman" w:cs="Times New Roman"/>
          </w:rPr>
          <w:t xml:space="preserve"> subsistema</w:t>
        </w:r>
      </w:ins>
      <w:r w:rsidRPr="009C09D9">
        <w:rPr>
          <w:rFonts w:ascii="Times New Roman" w:eastAsia="Times New Roman" w:hAnsi="Times New Roman" w:cs="Times New Roman"/>
        </w:rPr>
        <w:t xml:space="preserve"> </w:t>
      </w:r>
      <w:r w:rsidRPr="00A26681">
        <w:rPr>
          <w:rFonts w:ascii="Times New Roman" w:eastAsia="Times New Roman" w:hAnsi="Times New Roman" w:cs="Times New Roman"/>
          <w:b/>
          <w:rPrChange w:id="2439" w:author="Maria Paola Fonseca Paez" w:date="2019-12-01T00:07:00Z">
            <w:rPr>
              <w:rFonts w:ascii="Times New Roman" w:eastAsia="Times New Roman" w:hAnsi="Times New Roman" w:cs="Times New Roman"/>
            </w:rPr>
          </w:rPrChange>
        </w:rPr>
        <w:t>contador de bloques</w:t>
      </w:r>
      <w:r w:rsidRPr="009C09D9">
        <w:rPr>
          <w:rFonts w:ascii="Times New Roman" w:eastAsia="Times New Roman" w:hAnsi="Times New Roman" w:cs="Times New Roman"/>
        </w:rPr>
        <w:t xml:space="preserve"> y el </w:t>
      </w:r>
      <w:ins w:id="2440" w:author="Maria Paola Fonseca Paez" w:date="2019-12-01T00:07:00Z">
        <w:r w:rsidR="00A26681">
          <w:rPr>
            <w:rFonts w:ascii="Times New Roman" w:eastAsia="Times New Roman" w:hAnsi="Times New Roman" w:cs="Times New Roman"/>
          </w:rPr>
          <w:t xml:space="preserve">subsistema </w:t>
        </w:r>
      </w:ins>
      <w:r w:rsidRPr="00A26681">
        <w:rPr>
          <w:rFonts w:ascii="Times New Roman" w:eastAsia="Times New Roman" w:hAnsi="Times New Roman" w:cs="Times New Roman"/>
          <w:b/>
          <w:rPrChange w:id="2441" w:author="Maria Paola Fonseca Paez" w:date="2019-12-01T00:07:00Z">
            <w:rPr>
              <w:rFonts w:ascii="Times New Roman" w:eastAsia="Times New Roman" w:hAnsi="Times New Roman" w:cs="Times New Roman"/>
            </w:rPr>
          </w:rPrChange>
        </w:rPr>
        <w:t>contador de velocidad</w:t>
      </w:r>
      <w:r w:rsidRPr="009C09D9">
        <w:rPr>
          <w:rFonts w:ascii="Times New Roman" w:eastAsia="Times New Roman" w:hAnsi="Times New Roman" w:cs="Times New Roman"/>
        </w:rPr>
        <w:t>. Una vez finalizad</w:t>
      </w:r>
      <w:ins w:id="2442" w:author="Maria Paola Fonseca Paez" w:date="2019-12-01T00:07:00Z">
        <w:r w:rsidR="00A26681">
          <w:rPr>
            <w:rFonts w:ascii="Times New Roman" w:eastAsia="Times New Roman" w:hAnsi="Times New Roman" w:cs="Times New Roman"/>
          </w:rPr>
          <w:t>a la función de los mismos,</w:t>
        </w:r>
      </w:ins>
      <w:del w:id="2443" w:author="Maria Paola Fonseca Paez" w:date="2019-12-01T00:07:00Z">
        <w:r w:rsidRPr="009C09D9" w:rsidDel="00A26681">
          <w:rPr>
            <w:rFonts w:ascii="Times New Roman" w:eastAsia="Times New Roman" w:hAnsi="Times New Roman" w:cs="Times New Roman"/>
          </w:rPr>
          <w:delText>o</w:delText>
        </w:r>
      </w:del>
      <w:r w:rsidRPr="009C09D9">
        <w:rPr>
          <w:rFonts w:ascii="Times New Roman" w:eastAsia="Times New Roman" w:hAnsi="Times New Roman" w:cs="Times New Roman"/>
        </w:rPr>
        <w:t xml:space="preserve"> el mensaje que se va a recibir </w:t>
      </w:r>
      <w:del w:id="2444" w:author="Maria Paola Fonseca Paez" w:date="2019-12-01T00:08:00Z">
        <w:r w:rsidRPr="009C09D9" w:rsidDel="00A26681">
          <w:rPr>
            <w:rFonts w:ascii="Times New Roman" w:eastAsia="Times New Roman" w:hAnsi="Times New Roman" w:cs="Times New Roman"/>
          </w:rPr>
          <w:delText xml:space="preserve">se queda en un estado que </w:delText>
        </w:r>
      </w:del>
      <w:r w:rsidRPr="009C09D9">
        <w:rPr>
          <w:rFonts w:ascii="Times New Roman" w:eastAsia="Times New Roman" w:hAnsi="Times New Roman" w:cs="Times New Roman"/>
        </w:rPr>
        <w:t>activa un contador final, con el cual</w:t>
      </w:r>
      <w:ins w:id="2445" w:author="Maria Paola Fonseca Paez" w:date="2019-12-01T00:08:00Z">
        <w:r w:rsidR="00A26681">
          <w:rPr>
            <w:rFonts w:ascii="Times New Roman" w:eastAsia="Times New Roman" w:hAnsi="Times New Roman" w:cs="Times New Roman"/>
          </w:rPr>
          <w:t>,</w:t>
        </w:r>
      </w:ins>
      <w:r w:rsidRPr="009C09D9">
        <w:rPr>
          <w:rFonts w:ascii="Times New Roman" w:eastAsia="Times New Roman" w:hAnsi="Times New Roman" w:cs="Times New Roman"/>
        </w:rPr>
        <w:t xml:space="preserve"> si se cumple </w:t>
      </w:r>
      <w:del w:id="2446" w:author="Maria Paola Fonseca Paez" w:date="2019-12-01T00:08:00Z">
        <w:r w:rsidRPr="009C09D9" w:rsidDel="00A26681">
          <w:rPr>
            <w:rFonts w:ascii="Times New Roman" w:eastAsia="Times New Roman" w:hAnsi="Times New Roman" w:cs="Times New Roman"/>
          </w:rPr>
          <w:delText xml:space="preserve">ese </w:delText>
        </w:r>
      </w:del>
      <w:ins w:id="2447" w:author="Maria Paola Fonseca Paez" w:date="2019-12-01T00:08:00Z">
        <w:r w:rsidR="00A26681">
          <w:rPr>
            <w:rFonts w:ascii="Times New Roman" w:eastAsia="Times New Roman" w:hAnsi="Times New Roman" w:cs="Times New Roman"/>
          </w:rPr>
          <w:t>un</w:t>
        </w:r>
        <w:r w:rsidR="00A26681"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tiempo </w:t>
      </w:r>
      <w:ins w:id="2448" w:author="Maria Paola Fonseca Paez" w:date="2019-12-01T00:08:00Z">
        <w:r w:rsidR="00A26681">
          <w:rPr>
            <w:rFonts w:ascii="Times New Roman" w:eastAsia="Times New Roman" w:hAnsi="Times New Roman" w:cs="Times New Roman"/>
          </w:rPr>
          <w:t xml:space="preserve">de inactividad en la línea de transmisión, </w:t>
        </w:r>
      </w:ins>
      <w:r w:rsidRPr="009C09D9">
        <w:rPr>
          <w:rFonts w:ascii="Times New Roman" w:eastAsia="Times New Roman" w:hAnsi="Times New Roman" w:cs="Times New Roman"/>
        </w:rPr>
        <w:t>se indica el fin del mensaje y se espera a que se acabe todo el proceso</w:t>
      </w:r>
      <w:ins w:id="2449" w:author="Maria Paola Fonseca Paez" w:date="2019-12-01T00:08:00Z">
        <w:r w:rsidR="00A26681">
          <w:rPr>
            <w:rFonts w:ascii="Times New Roman" w:eastAsia="Times New Roman" w:hAnsi="Times New Roman" w:cs="Times New Roman"/>
          </w:rPr>
          <w:t xml:space="preserve"> de minado del sistema</w:t>
        </w:r>
      </w:ins>
      <w:r w:rsidRPr="009C09D9">
        <w:rPr>
          <w:rFonts w:ascii="Times New Roman" w:eastAsia="Times New Roman" w:hAnsi="Times New Roman" w:cs="Times New Roman"/>
        </w:rPr>
        <w:t>, para volver al estado inicial y esperar un nuevo mensaje.</w:t>
      </w:r>
    </w:p>
    <w:p w14:paraId="0F0F4EF0" w14:textId="77777777" w:rsidR="00714E5C" w:rsidRPr="009C09D9" w:rsidRDefault="00AB58E9">
      <w:pPr>
        <w:jc w:val="both"/>
        <w:rPr>
          <w:rFonts w:ascii="Times New Roman" w:eastAsia="Times New Roman" w:hAnsi="Times New Roman" w:cs="Times New Roman"/>
        </w:rPr>
      </w:pPr>
      <w:del w:id="2450" w:author="Maria Paola Fonseca Paez" w:date="2019-12-01T00:09:00Z">
        <w:r w:rsidRPr="009C09D9" w:rsidDel="00A26681">
          <w:rPr>
            <w:rFonts w:ascii="Times New Roman" w:eastAsia="Times New Roman" w:hAnsi="Times New Roman" w:cs="Times New Roman"/>
          </w:rPr>
          <w:tab/>
        </w:r>
      </w:del>
    </w:p>
    <w:p w14:paraId="595412A5" w14:textId="68D5AE95"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Los </w:t>
      </w:r>
      <w:del w:id="2451" w:author="Maria Paola Fonseca Paez" w:date="2019-12-01T00:09:00Z">
        <w:r w:rsidRPr="009C09D9" w:rsidDel="00A26681">
          <w:rPr>
            <w:rFonts w:ascii="Times New Roman" w:eastAsia="Times New Roman" w:hAnsi="Times New Roman" w:cs="Times New Roman"/>
          </w:rPr>
          <w:delText xml:space="preserve">bloques </w:delText>
        </w:r>
      </w:del>
      <w:ins w:id="2452" w:author="Maria Paola Fonseca Paez" w:date="2019-12-01T00:09:00Z">
        <w:r w:rsidR="00A26681">
          <w:rPr>
            <w:rFonts w:ascii="Times New Roman" w:eastAsia="Times New Roman" w:hAnsi="Times New Roman" w:cs="Times New Roman"/>
          </w:rPr>
          <w:t>subsistemas</w:t>
        </w:r>
        <w:r w:rsidR="00A26681"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planteados fueron los siguientes:</w:t>
      </w:r>
    </w:p>
    <w:p w14:paraId="095C2C65" w14:textId="77777777" w:rsidR="00714E5C" w:rsidRPr="009C09D9" w:rsidRDefault="00714E5C">
      <w:pPr>
        <w:jc w:val="both"/>
        <w:rPr>
          <w:rFonts w:ascii="Times New Roman" w:eastAsia="Times New Roman" w:hAnsi="Times New Roman" w:cs="Times New Roman"/>
        </w:rPr>
      </w:pPr>
    </w:p>
    <w:p w14:paraId="301FDA1C" w14:textId="46A5A640"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b/>
        </w:rPr>
        <w:t xml:space="preserve">Control recepción: </w:t>
      </w:r>
      <w:r w:rsidRPr="009C09D9">
        <w:rPr>
          <w:rFonts w:ascii="Times New Roman" w:eastAsia="Times New Roman" w:hAnsi="Times New Roman" w:cs="Times New Roman"/>
        </w:rPr>
        <w:t xml:space="preserve">Es el </w:t>
      </w:r>
      <w:del w:id="2453" w:author="Maria Paola Fonseca Paez" w:date="2019-12-01T00:09:00Z">
        <w:r w:rsidRPr="009C09D9" w:rsidDel="00A26681">
          <w:rPr>
            <w:rFonts w:ascii="Times New Roman" w:eastAsia="Times New Roman" w:hAnsi="Times New Roman" w:cs="Times New Roman"/>
          </w:rPr>
          <w:delText xml:space="preserve">bloque </w:delText>
        </w:r>
      </w:del>
      <w:ins w:id="2454" w:author="Maria Paola Fonseca Paez" w:date="2019-12-01T00:09:00Z">
        <w:r w:rsidR="00A26681">
          <w:rPr>
            <w:rFonts w:ascii="Times New Roman" w:eastAsia="Times New Roman" w:hAnsi="Times New Roman" w:cs="Times New Roman"/>
          </w:rPr>
          <w:t>subsistema</w:t>
        </w:r>
        <w:r w:rsidR="00A26681"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encargado de coordinar la velocidad de transmisión con la recepción de datos, por medio de la activación y desactivación de los distintos contadores para recibir el mensaje y guardarlo en la</w:t>
      </w:r>
      <w:ins w:id="2455" w:author="Maria Paola Fonseca Paez" w:date="2019-12-01T00:09:00Z">
        <w:r w:rsidR="00A26681">
          <w:rPr>
            <w:rFonts w:ascii="Times New Roman" w:eastAsia="Times New Roman" w:hAnsi="Times New Roman" w:cs="Times New Roman"/>
          </w:rPr>
          <w:t xml:space="preserve"> memoria</w:t>
        </w:r>
      </w:ins>
      <w:r w:rsidRPr="009C09D9">
        <w:rPr>
          <w:rFonts w:ascii="Times New Roman" w:eastAsia="Times New Roman" w:hAnsi="Times New Roman" w:cs="Times New Roman"/>
        </w:rPr>
        <w:t xml:space="preserve"> RAM y en el registro de número de ceros.</w:t>
      </w:r>
    </w:p>
    <w:p w14:paraId="50FF3F95" w14:textId="77777777" w:rsidR="00714E5C" w:rsidRPr="009C09D9" w:rsidRDefault="00714E5C">
      <w:pPr>
        <w:ind w:left="708" w:hanging="708"/>
        <w:jc w:val="both"/>
        <w:rPr>
          <w:rFonts w:ascii="Times New Roman" w:eastAsia="Times New Roman" w:hAnsi="Times New Roman" w:cs="Times New Roman"/>
        </w:rPr>
      </w:pPr>
    </w:p>
    <w:p w14:paraId="6B37280B" w14:textId="6327D7B5"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b/>
        </w:rPr>
        <w:t xml:space="preserve">RAM: </w:t>
      </w:r>
      <w:r w:rsidRPr="009C09D9">
        <w:rPr>
          <w:rFonts w:ascii="Times New Roman" w:eastAsia="Times New Roman" w:hAnsi="Times New Roman" w:cs="Times New Roman"/>
        </w:rPr>
        <w:t xml:space="preserve">Es el </w:t>
      </w:r>
      <w:ins w:id="2456" w:author="Maria Paola Fonseca Paez" w:date="2019-12-01T00:09:00Z">
        <w:r w:rsidR="00A26681">
          <w:rPr>
            <w:rFonts w:ascii="Times New Roman" w:eastAsia="Times New Roman" w:hAnsi="Times New Roman" w:cs="Times New Roman"/>
          </w:rPr>
          <w:t>subsistema</w:t>
        </w:r>
        <w:r w:rsidR="00A26681" w:rsidRPr="009C09D9">
          <w:rPr>
            <w:rFonts w:ascii="Times New Roman" w:eastAsia="Times New Roman" w:hAnsi="Times New Roman" w:cs="Times New Roman"/>
          </w:rPr>
          <w:t xml:space="preserve"> </w:t>
        </w:r>
      </w:ins>
      <w:del w:id="2457" w:author="Maria Paola Fonseca Paez" w:date="2019-12-01T00:09:00Z">
        <w:r w:rsidRPr="009C09D9" w:rsidDel="00A26681">
          <w:rPr>
            <w:rFonts w:ascii="Times New Roman" w:eastAsia="Times New Roman" w:hAnsi="Times New Roman" w:cs="Times New Roman"/>
          </w:rPr>
          <w:delText xml:space="preserve">bloque </w:delText>
        </w:r>
      </w:del>
      <w:r w:rsidRPr="009C09D9">
        <w:rPr>
          <w:rFonts w:ascii="Times New Roman" w:eastAsia="Times New Roman" w:hAnsi="Times New Roman" w:cs="Times New Roman"/>
        </w:rPr>
        <w:t xml:space="preserve">encargado de almacenar todo el mensaje en filas de 512 bits y columnas de </w:t>
      </w:r>
      <w:commentRangeStart w:id="2458"/>
      <w:r w:rsidRPr="009C09D9">
        <w:rPr>
          <w:rFonts w:ascii="Times New Roman" w:eastAsia="Times New Roman" w:hAnsi="Times New Roman" w:cs="Times New Roman"/>
        </w:rPr>
        <w:t xml:space="preserve">16 </w:t>
      </w:r>
      <w:commentRangeEnd w:id="2458"/>
      <w:r w:rsidR="00183F4C" w:rsidRPr="009C09D9">
        <w:rPr>
          <w:rStyle w:val="Refdecomentario"/>
          <w:rFonts w:ascii="Times New Roman" w:hAnsi="Times New Roman" w:cs="Times New Roman"/>
        </w:rPr>
        <w:commentReference w:id="2458"/>
      </w:r>
      <w:r w:rsidRPr="009C09D9">
        <w:rPr>
          <w:rFonts w:ascii="Times New Roman" w:eastAsia="Times New Roman" w:hAnsi="Times New Roman" w:cs="Times New Roman"/>
        </w:rPr>
        <w:t>posiciones dependiendo de la longitud del mensaje que llega.</w:t>
      </w:r>
    </w:p>
    <w:p w14:paraId="3E0823EF" w14:textId="77777777" w:rsidR="00714E5C" w:rsidRPr="009C09D9" w:rsidRDefault="00714E5C">
      <w:pPr>
        <w:ind w:left="708" w:hanging="708"/>
        <w:jc w:val="both"/>
        <w:rPr>
          <w:rFonts w:ascii="Times New Roman" w:eastAsia="Times New Roman" w:hAnsi="Times New Roman" w:cs="Times New Roman"/>
        </w:rPr>
      </w:pPr>
    </w:p>
    <w:p w14:paraId="59575E11" w14:textId="72F37630"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b/>
        </w:rPr>
        <w:t>Registro número de ceros:</w:t>
      </w:r>
      <w:r w:rsidRPr="009C09D9">
        <w:rPr>
          <w:rFonts w:ascii="Times New Roman" w:eastAsia="Times New Roman" w:hAnsi="Times New Roman" w:cs="Times New Roman"/>
        </w:rPr>
        <w:t xml:space="preserve"> Es el </w:t>
      </w:r>
      <w:ins w:id="2459" w:author="Maria Paola Fonseca Paez" w:date="2019-12-01T00:11:00Z">
        <w:r w:rsidR="00EF42E2">
          <w:rPr>
            <w:rFonts w:ascii="Times New Roman" w:eastAsia="Times New Roman" w:hAnsi="Times New Roman" w:cs="Times New Roman"/>
          </w:rPr>
          <w:t>subsistema</w:t>
        </w:r>
        <w:r w:rsidR="00EF42E2" w:rsidRPr="009C09D9">
          <w:rPr>
            <w:rFonts w:ascii="Times New Roman" w:eastAsia="Times New Roman" w:hAnsi="Times New Roman" w:cs="Times New Roman"/>
          </w:rPr>
          <w:t xml:space="preserve"> </w:t>
        </w:r>
      </w:ins>
      <w:del w:id="2460" w:author="Maria Paola Fonseca Paez" w:date="2019-12-01T00:11:00Z">
        <w:r w:rsidRPr="009C09D9" w:rsidDel="00EF42E2">
          <w:rPr>
            <w:rFonts w:ascii="Times New Roman" w:eastAsia="Times New Roman" w:hAnsi="Times New Roman" w:cs="Times New Roman"/>
          </w:rPr>
          <w:delText xml:space="preserve">bloque </w:delText>
        </w:r>
      </w:del>
      <w:r w:rsidRPr="009C09D9">
        <w:rPr>
          <w:rFonts w:ascii="Times New Roman" w:eastAsia="Times New Roman" w:hAnsi="Times New Roman" w:cs="Times New Roman"/>
        </w:rPr>
        <w:t xml:space="preserve">encargado de recibir </w:t>
      </w:r>
      <w:ins w:id="2461" w:author="Maria Paola Fonseca Paez" w:date="2019-12-01T00:10:00Z">
        <w:r w:rsidR="00A26681">
          <w:rPr>
            <w:rFonts w:ascii="Times New Roman" w:eastAsia="Times New Roman" w:hAnsi="Times New Roman" w:cs="Times New Roman"/>
          </w:rPr>
          <w:t>la información correspondiente al</w:t>
        </w:r>
      </w:ins>
      <w:del w:id="2462" w:author="Maria Paola Fonseca Paez" w:date="2019-12-01T00:10:00Z">
        <w:r w:rsidRPr="009C09D9" w:rsidDel="00A26681">
          <w:rPr>
            <w:rFonts w:ascii="Times New Roman" w:eastAsia="Times New Roman" w:hAnsi="Times New Roman" w:cs="Times New Roman"/>
          </w:rPr>
          <w:delText>el</w:delText>
        </w:r>
      </w:del>
      <w:r w:rsidRPr="009C09D9">
        <w:rPr>
          <w:rFonts w:ascii="Times New Roman" w:eastAsia="Times New Roman" w:hAnsi="Times New Roman" w:cs="Times New Roman"/>
        </w:rPr>
        <w:t xml:space="preserve"> número de ceros requerido y almacenarl</w:t>
      </w:r>
      <w:del w:id="2463" w:author="Maria Paola Fonseca Paez" w:date="2019-12-01T00:10:00Z">
        <w:r w:rsidRPr="009C09D9" w:rsidDel="00A26681">
          <w:rPr>
            <w:rFonts w:ascii="Times New Roman" w:eastAsia="Times New Roman" w:hAnsi="Times New Roman" w:cs="Times New Roman"/>
          </w:rPr>
          <w:delText>o</w:delText>
        </w:r>
      </w:del>
      <w:ins w:id="2464" w:author="Maria Paola Fonseca Paez" w:date="2019-12-01T00:10:00Z">
        <w:r w:rsidR="00A26681">
          <w:rPr>
            <w:rFonts w:ascii="Times New Roman" w:eastAsia="Times New Roman" w:hAnsi="Times New Roman" w:cs="Times New Roman"/>
          </w:rPr>
          <w:t>a</w:t>
        </w:r>
      </w:ins>
      <w:r w:rsidRPr="009C09D9">
        <w:rPr>
          <w:rFonts w:ascii="Times New Roman" w:eastAsia="Times New Roman" w:hAnsi="Times New Roman" w:cs="Times New Roman"/>
        </w:rPr>
        <w:t xml:space="preserve"> para luego enviarl</w:t>
      </w:r>
      <w:ins w:id="2465" w:author="Maria Paola Fonseca Paez" w:date="2019-12-01T00:10:00Z">
        <w:r w:rsidR="00A26681">
          <w:rPr>
            <w:rFonts w:ascii="Times New Roman" w:eastAsia="Times New Roman" w:hAnsi="Times New Roman" w:cs="Times New Roman"/>
          </w:rPr>
          <w:t>a</w:t>
        </w:r>
      </w:ins>
      <w:del w:id="2466" w:author="Maria Paola Fonseca Paez" w:date="2019-12-01T00:10:00Z">
        <w:r w:rsidRPr="009C09D9" w:rsidDel="00A26681">
          <w:rPr>
            <w:rFonts w:ascii="Times New Roman" w:eastAsia="Times New Roman" w:hAnsi="Times New Roman" w:cs="Times New Roman"/>
          </w:rPr>
          <w:delText>o</w:delText>
        </w:r>
      </w:del>
      <w:r w:rsidRPr="009C09D9">
        <w:rPr>
          <w:rFonts w:ascii="Times New Roman" w:eastAsia="Times New Roman" w:hAnsi="Times New Roman" w:cs="Times New Roman"/>
        </w:rPr>
        <w:t xml:space="preserve"> al </w:t>
      </w:r>
      <w:del w:id="2467" w:author="Maria Paola Fonseca Paez" w:date="2019-12-01T00:10:00Z">
        <w:r w:rsidRPr="009C09D9" w:rsidDel="00A26681">
          <w:rPr>
            <w:rFonts w:ascii="Times New Roman" w:eastAsia="Times New Roman" w:hAnsi="Times New Roman" w:cs="Times New Roman"/>
          </w:rPr>
          <w:delText xml:space="preserve">convertidor </w:delText>
        </w:r>
      </w:del>
      <w:ins w:id="2468" w:author="Maria Paola Fonseca Paez" w:date="2019-12-01T00:10:00Z">
        <w:r w:rsidR="00A26681">
          <w:rPr>
            <w:rFonts w:ascii="Times New Roman" w:eastAsia="Times New Roman" w:hAnsi="Times New Roman" w:cs="Times New Roman"/>
          </w:rPr>
          <w:t>conversor</w:t>
        </w:r>
        <w:r w:rsidR="00A26681"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de </w:t>
      </w:r>
      <w:proofErr w:type="spellStart"/>
      <w:r w:rsidRPr="009C09D9">
        <w:rPr>
          <w:rFonts w:ascii="Times New Roman" w:eastAsia="Times New Roman" w:hAnsi="Times New Roman" w:cs="Times New Roman"/>
        </w:rPr>
        <w:t>ascii</w:t>
      </w:r>
      <w:proofErr w:type="spellEnd"/>
      <w:r w:rsidRPr="009C09D9">
        <w:rPr>
          <w:rFonts w:ascii="Times New Roman" w:eastAsia="Times New Roman" w:hAnsi="Times New Roman" w:cs="Times New Roman"/>
        </w:rPr>
        <w:t xml:space="preserve"> </w:t>
      </w:r>
      <w:del w:id="2469" w:author="Maria Paola Fonseca Paez" w:date="2019-12-01T00:10:00Z">
        <w:r w:rsidRPr="009C09D9" w:rsidDel="00A26681">
          <w:rPr>
            <w:rFonts w:ascii="Times New Roman" w:eastAsia="Times New Roman" w:hAnsi="Times New Roman" w:cs="Times New Roman"/>
          </w:rPr>
          <w:delText>to</w:delText>
        </w:r>
      </w:del>
      <w:ins w:id="2470" w:author="Maria Paola Fonseca Paez" w:date="2019-12-01T00:10:00Z">
        <w:r w:rsidR="00A26681">
          <w:rPr>
            <w:rFonts w:ascii="Times New Roman" w:eastAsia="Times New Roman" w:hAnsi="Times New Roman" w:cs="Times New Roman"/>
          </w:rPr>
          <w:t>a</w:t>
        </w:r>
      </w:ins>
      <w:r w:rsidRPr="009C09D9">
        <w:rPr>
          <w:rFonts w:ascii="Times New Roman" w:eastAsia="Times New Roman" w:hAnsi="Times New Roman" w:cs="Times New Roman"/>
        </w:rPr>
        <w:t xml:space="preserve"> </w:t>
      </w:r>
      <w:proofErr w:type="spellStart"/>
      <w:r w:rsidRPr="009C09D9">
        <w:rPr>
          <w:rFonts w:ascii="Times New Roman" w:eastAsia="Times New Roman" w:hAnsi="Times New Roman" w:cs="Times New Roman"/>
        </w:rPr>
        <w:t>integer</w:t>
      </w:r>
      <w:proofErr w:type="spellEnd"/>
      <w:r w:rsidRPr="009C09D9">
        <w:rPr>
          <w:rFonts w:ascii="Times New Roman" w:eastAsia="Times New Roman" w:hAnsi="Times New Roman" w:cs="Times New Roman"/>
        </w:rPr>
        <w:t>.</w:t>
      </w:r>
    </w:p>
    <w:p w14:paraId="07C08EA4" w14:textId="77777777" w:rsidR="00714E5C" w:rsidRPr="009C09D9" w:rsidRDefault="00714E5C">
      <w:pPr>
        <w:ind w:left="708" w:hanging="708"/>
        <w:jc w:val="both"/>
        <w:rPr>
          <w:rFonts w:ascii="Times New Roman" w:eastAsia="Times New Roman" w:hAnsi="Times New Roman" w:cs="Times New Roman"/>
        </w:rPr>
      </w:pPr>
    </w:p>
    <w:p w14:paraId="012CE29A" w14:textId="40C1914F" w:rsidR="00714E5C" w:rsidRPr="009C09D9" w:rsidRDefault="00AB58E9">
      <w:pPr>
        <w:jc w:val="both"/>
        <w:rPr>
          <w:rFonts w:ascii="Times New Roman" w:eastAsia="Times New Roman" w:hAnsi="Times New Roman" w:cs="Times New Roman"/>
        </w:rPr>
      </w:pPr>
      <w:proofErr w:type="spellStart"/>
      <w:r w:rsidRPr="009C09D9">
        <w:rPr>
          <w:rFonts w:ascii="Times New Roman" w:eastAsia="Times New Roman" w:hAnsi="Times New Roman" w:cs="Times New Roman"/>
          <w:b/>
        </w:rPr>
        <w:t>Ascii</w:t>
      </w:r>
      <w:proofErr w:type="spellEnd"/>
      <w:r w:rsidRPr="009C09D9">
        <w:rPr>
          <w:rFonts w:ascii="Times New Roman" w:eastAsia="Times New Roman" w:hAnsi="Times New Roman" w:cs="Times New Roman"/>
          <w:b/>
        </w:rPr>
        <w:t xml:space="preserve"> to </w:t>
      </w:r>
      <w:proofErr w:type="spellStart"/>
      <w:r w:rsidRPr="009C09D9">
        <w:rPr>
          <w:rFonts w:ascii="Times New Roman" w:eastAsia="Times New Roman" w:hAnsi="Times New Roman" w:cs="Times New Roman"/>
          <w:b/>
        </w:rPr>
        <w:t>integer</w:t>
      </w:r>
      <w:proofErr w:type="spellEnd"/>
      <w:r w:rsidRPr="009C09D9">
        <w:rPr>
          <w:rFonts w:ascii="Times New Roman" w:eastAsia="Times New Roman" w:hAnsi="Times New Roman" w:cs="Times New Roman"/>
          <w:b/>
        </w:rPr>
        <w:t xml:space="preserve">: </w:t>
      </w:r>
      <w:r w:rsidRPr="009C09D9">
        <w:rPr>
          <w:rFonts w:ascii="Times New Roman" w:eastAsia="Times New Roman" w:hAnsi="Times New Roman" w:cs="Times New Roman"/>
        </w:rPr>
        <w:t xml:space="preserve">Es el </w:t>
      </w:r>
      <w:ins w:id="2471" w:author="Maria Paola Fonseca Paez" w:date="2019-12-01T00:11:00Z">
        <w:r w:rsidR="00EF42E2">
          <w:rPr>
            <w:rFonts w:ascii="Times New Roman" w:eastAsia="Times New Roman" w:hAnsi="Times New Roman" w:cs="Times New Roman"/>
          </w:rPr>
          <w:t>subsistema</w:t>
        </w:r>
        <w:r w:rsidR="00EF42E2" w:rsidRPr="009C09D9">
          <w:rPr>
            <w:rFonts w:ascii="Times New Roman" w:eastAsia="Times New Roman" w:hAnsi="Times New Roman" w:cs="Times New Roman"/>
          </w:rPr>
          <w:t xml:space="preserve"> </w:t>
        </w:r>
      </w:ins>
      <w:del w:id="2472" w:author="Maria Paola Fonseca Paez" w:date="2019-12-01T00:11:00Z">
        <w:r w:rsidRPr="009C09D9" w:rsidDel="00EF42E2">
          <w:rPr>
            <w:rFonts w:ascii="Times New Roman" w:eastAsia="Times New Roman" w:hAnsi="Times New Roman" w:cs="Times New Roman"/>
          </w:rPr>
          <w:delText xml:space="preserve">bloque </w:delText>
        </w:r>
      </w:del>
      <w:r w:rsidRPr="009C09D9">
        <w:rPr>
          <w:rFonts w:ascii="Times New Roman" w:eastAsia="Times New Roman" w:hAnsi="Times New Roman" w:cs="Times New Roman"/>
        </w:rPr>
        <w:t xml:space="preserve">encargado de recibir el número de ceros requerido en </w:t>
      </w:r>
      <w:proofErr w:type="spellStart"/>
      <w:r w:rsidRPr="009C09D9">
        <w:rPr>
          <w:rFonts w:ascii="Times New Roman" w:eastAsia="Times New Roman" w:hAnsi="Times New Roman" w:cs="Times New Roman"/>
        </w:rPr>
        <w:t>ascii</w:t>
      </w:r>
      <w:proofErr w:type="spellEnd"/>
      <w:r w:rsidRPr="009C09D9">
        <w:rPr>
          <w:rFonts w:ascii="Times New Roman" w:eastAsia="Times New Roman" w:hAnsi="Times New Roman" w:cs="Times New Roman"/>
        </w:rPr>
        <w:t xml:space="preserve"> y convertirlo a </w:t>
      </w:r>
      <w:proofErr w:type="spellStart"/>
      <w:r w:rsidRPr="009C09D9">
        <w:rPr>
          <w:rFonts w:ascii="Times New Roman" w:eastAsia="Times New Roman" w:hAnsi="Times New Roman" w:cs="Times New Roman"/>
        </w:rPr>
        <w:t>integer</w:t>
      </w:r>
      <w:proofErr w:type="spellEnd"/>
      <w:r w:rsidRPr="009C09D9">
        <w:rPr>
          <w:rFonts w:ascii="Times New Roman" w:eastAsia="Times New Roman" w:hAnsi="Times New Roman" w:cs="Times New Roman"/>
        </w:rPr>
        <w:t xml:space="preserve"> para ser </w:t>
      </w:r>
      <w:del w:id="2473" w:author="Maria Paola Fonseca Paez" w:date="2019-12-01T00:12:00Z">
        <w:r w:rsidRPr="009C09D9" w:rsidDel="00EF42E2">
          <w:rPr>
            <w:rFonts w:ascii="Times New Roman" w:eastAsia="Times New Roman" w:hAnsi="Times New Roman" w:cs="Times New Roman"/>
          </w:rPr>
          <w:delText xml:space="preserve">comprendido </w:delText>
        </w:r>
      </w:del>
      <w:ins w:id="2474" w:author="Maria Paola Fonseca Paez" w:date="2019-12-01T00:12:00Z">
        <w:r w:rsidR="00EF42E2">
          <w:rPr>
            <w:rFonts w:ascii="Times New Roman" w:eastAsia="Times New Roman" w:hAnsi="Times New Roman" w:cs="Times New Roman"/>
          </w:rPr>
          <w:t>procesado de manera correcta</w:t>
        </w:r>
        <w:r w:rsidR="00EF42E2"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por el sistema.</w:t>
      </w:r>
    </w:p>
    <w:p w14:paraId="31FDEA30" w14:textId="77777777" w:rsidR="00714E5C" w:rsidRPr="009C09D9" w:rsidRDefault="00714E5C">
      <w:pPr>
        <w:ind w:left="708" w:hanging="708"/>
        <w:jc w:val="both"/>
        <w:rPr>
          <w:rFonts w:ascii="Times New Roman" w:eastAsia="Times New Roman" w:hAnsi="Times New Roman" w:cs="Times New Roman"/>
        </w:rPr>
      </w:pPr>
    </w:p>
    <w:p w14:paraId="750E0EC6" w14:textId="3913B9BC"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b/>
        </w:rPr>
        <w:t xml:space="preserve">Contador bits: </w:t>
      </w:r>
      <w:r w:rsidRPr="009C09D9">
        <w:rPr>
          <w:rFonts w:ascii="Times New Roman" w:eastAsia="Times New Roman" w:hAnsi="Times New Roman" w:cs="Times New Roman"/>
        </w:rPr>
        <w:t xml:space="preserve">Es el </w:t>
      </w:r>
      <w:ins w:id="2475" w:author="Maria Paola Fonseca Paez" w:date="2019-12-01T00:13:00Z">
        <w:r w:rsidR="00EF42E2">
          <w:rPr>
            <w:rFonts w:ascii="Times New Roman" w:eastAsia="Times New Roman" w:hAnsi="Times New Roman" w:cs="Times New Roman"/>
          </w:rPr>
          <w:t>subsistema</w:t>
        </w:r>
        <w:r w:rsidR="00EF42E2" w:rsidRPr="009C09D9">
          <w:rPr>
            <w:rFonts w:ascii="Times New Roman" w:eastAsia="Times New Roman" w:hAnsi="Times New Roman" w:cs="Times New Roman"/>
          </w:rPr>
          <w:t xml:space="preserve"> </w:t>
        </w:r>
      </w:ins>
      <w:del w:id="2476" w:author="Maria Paola Fonseca Paez" w:date="2019-12-01T00:13:00Z">
        <w:r w:rsidRPr="009C09D9" w:rsidDel="00EF42E2">
          <w:rPr>
            <w:rFonts w:ascii="Times New Roman" w:eastAsia="Times New Roman" w:hAnsi="Times New Roman" w:cs="Times New Roman"/>
          </w:rPr>
          <w:delText xml:space="preserve">bloque </w:delText>
        </w:r>
      </w:del>
      <w:r w:rsidRPr="009C09D9">
        <w:rPr>
          <w:rFonts w:ascii="Times New Roman" w:eastAsia="Times New Roman" w:hAnsi="Times New Roman" w:cs="Times New Roman"/>
        </w:rPr>
        <w:t>encargado de contar de</w:t>
      </w:r>
      <w:ins w:id="2477" w:author="Maria Paola Fonseca Paez" w:date="2019-12-01T00:12:00Z">
        <w:r w:rsidR="00EF42E2">
          <w:rPr>
            <w:rFonts w:ascii="Times New Roman" w:eastAsia="Times New Roman" w:hAnsi="Times New Roman" w:cs="Times New Roman"/>
          </w:rPr>
          <w:t xml:space="preserve"> 0</w:t>
        </w:r>
      </w:ins>
      <w:r w:rsidRPr="009C09D9">
        <w:rPr>
          <w:rFonts w:ascii="Times New Roman" w:eastAsia="Times New Roman" w:hAnsi="Times New Roman" w:cs="Times New Roman"/>
        </w:rPr>
        <w:t xml:space="preserve"> a </w:t>
      </w:r>
      <w:ins w:id="2478" w:author="Maria Paola Fonseca Paez" w:date="2019-12-01T00:12:00Z">
        <w:r w:rsidR="00EF42E2">
          <w:rPr>
            <w:rFonts w:ascii="Times New Roman" w:eastAsia="Times New Roman" w:hAnsi="Times New Roman" w:cs="Times New Roman"/>
          </w:rPr>
          <w:t>7</w:t>
        </w:r>
      </w:ins>
      <w:del w:id="2479" w:author="Maria Paola Fonseca Paez" w:date="2019-12-01T00:12:00Z">
        <w:r w:rsidRPr="009C09D9" w:rsidDel="00EF42E2">
          <w:rPr>
            <w:rFonts w:ascii="Times New Roman" w:eastAsia="Times New Roman" w:hAnsi="Times New Roman" w:cs="Times New Roman"/>
          </w:rPr>
          <w:delText>8</w:delText>
        </w:r>
      </w:del>
      <w:r w:rsidRPr="009C09D9">
        <w:rPr>
          <w:rFonts w:ascii="Times New Roman" w:eastAsia="Times New Roman" w:hAnsi="Times New Roman" w:cs="Times New Roman"/>
        </w:rPr>
        <w:t xml:space="preserve"> bits para saber cu</w:t>
      </w:r>
      <w:r w:rsidR="00183F4C" w:rsidRPr="00EF42E2">
        <w:rPr>
          <w:rFonts w:ascii="Times New Roman" w:eastAsia="Times New Roman" w:hAnsi="Times New Roman" w:cs="Times New Roman"/>
          <w:rPrChange w:id="2480" w:author="Maria Paola Fonseca Paez" w:date="2019-12-01T00:11:00Z">
            <w:rPr>
              <w:rFonts w:ascii="Times New Roman" w:eastAsia="Times New Roman" w:hAnsi="Times New Roman" w:cs="Times New Roman"/>
              <w:b/>
              <w:highlight w:val="yellow"/>
            </w:rPr>
          </w:rPrChange>
        </w:rPr>
        <w:t>á</w:t>
      </w:r>
      <w:r w:rsidRPr="009C09D9">
        <w:rPr>
          <w:rFonts w:ascii="Times New Roman" w:eastAsia="Times New Roman" w:hAnsi="Times New Roman" w:cs="Times New Roman"/>
        </w:rPr>
        <w:t>ndo se obtuvo la recepción del byte completo.</w:t>
      </w:r>
    </w:p>
    <w:p w14:paraId="3759B761" w14:textId="77777777" w:rsidR="00714E5C" w:rsidRPr="009C09D9" w:rsidRDefault="00714E5C">
      <w:pPr>
        <w:ind w:left="708" w:hanging="708"/>
        <w:jc w:val="both"/>
        <w:rPr>
          <w:rFonts w:ascii="Times New Roman" w:eastAsia="Times New Roman" w:hAnsi="Times New Roman" w:cs="Times New Roman"/>
        </w:rPr>
      </w:pPr>
    </w:p>
    <w:p w14:paraId="07DCE69F" w14:textId="15AC67AC"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b/>
        </w:rPr>
        <w:t>Contador mitad velocidad:</w:t>
      </w:r>
      <w:r w:rsidRPr="009C09D9">
        <w:rPr>
          <w:rFonts w:ascii="Times New Roman" w:eastAsia="Times New Roman" w:hAnsi="Times New Roman" w:cs="Times New Roman"/>
        </w:rPr>
        <w:t xml:space="preserve"> Es el </w:t>
      </w:r>
      <w:ins w:id="2481" w:author="Maria Paola Fonseca Paez" w:date="2019-12-01T00:13:00Z">
        <w:r w:rsidR="00EF42E2">
          <w:rPr>
            <w:rFonts w:ascii="Times New Roman" w:eastAsia="Times New Roman" w:hAnsi="Times New Roman" w:cs="Times New Roman"/>
          </w:rPr>
          <w:t>subsistema</w:t>
        </w:r>
        <w:r w:rsidR="00EF42E2" w:rsidRPr="009C09D9">
          <w:rPr>
            <w:rFonts w:ascii="Times New Roman" w:eastAsia="Times New Roman" w:hAnsi="Times New Roman" w:cs="Times New Roman"/>
          </w:rPr>
          <w:t xml:space="preserve"> </w:t>
        </w:r>
      </w:ins>
      <w:del w:id="2482" w:author="Maria Paola Fonseca Paez" w:date="2019-12-01T00:13:00Z">
        <w:r w:rsidRPr="009C09D9" w:rsidDel="00EF42E2">
          <w:rPr>
            <w:rFonts w:ascii="Times New Roman" w:eastAsia="Times New Roman" w:hAnsi="Times New Roman" w:cs="Times New Roman"/>
          </w:rPr>
          <w:delText xml:space="preserve">bloque </w:delText>
        </w:r>
      </w:del>
      <w:r w:rsidRPr="009C09D9">
        <w:rPr>
          <w:rFonts w:ascii="Times New Roman" w:eastAsia="Times New Roman" w:hAnsi="Times New Roman" w:cs="Times New Roman"/>
        </w:rPr>
        <w:t>encargado de contar</w:t>
      </w:r>
      <w:ins w:id="2483" w:author="Maria Paola Fonseca Paez" w:date="2019-12-01T00:14:00Z">
        <w:r w:rsidR="00EF42E2">
          <w:rPr>
            <w:rFonts w:ascii="Times New Roman" w:eastAsia="Times New Roman" w:hAnsi="Times New Roman" w:cs="Times New Roman"/>
          </w:rPr>
          <w:t xml:space="preserve"> hasta</w:t>
        </w:r>
      </w:ins>
      <w:del w:id="2484" w:author="Maria Paola Fonseca Paez" w:date="2019-12-01T00:14:00Z">
        <w:r w:rsidRPr="009C09D9" w:rsidDel="00EF42E2">
          <w:rPr>
            <w:rFonts w:ascii="Times New Roman" w:eastAsia="Times New Roman" w:hAnsi="Times New Roman" w:cs="Times New Roman"/>
          </w:rPr>
          <w:delText xml:space="preserve"> </w:delText>
        </w:r>
      </w:del>
      <w:del w:id="2485" w:author="Maria Paola Fonseca Paez" w:date="2019-12-01T00:13:00Z">
        <w:r w:rsidRPr="009C09D9" w:rsidDel="00EF42E2">
          <w:rPr>
            <w:rFonts w:ascii="Times New Roman" w:eastAsia="Times New Roman" w:hAnsi="Times New Roman" w:cs="Times New Roman"/>
          </w:rPr>
          <w:delText>a</w:delText>
        </w:r>
      </w:del>
      <w:r w:rsidRPr="009C09D9">
        <w:rPr>
          <w:rFonts w:ascii="Times New Roman" w:eastAsia="Times New Roman" w:hAnsi="Times New Roman" w:cs="Times New Roman"/>
        </w:rPr>
        <w:t xml:space="preserve"> la mitad de </w:t>
      </w:r>
      <w:ins w:id="2486" w:author="Maria Paola Fonseca Paez" w:date="2019-12-01T00:14:00Z">
        <w:r w:rsidR="00EF42E2">
          <w:rPr>
            <w:rFonts w:ascii="Times New Roman" w:eastAsia="Times New Roman" w:hAnsi="Times New Roman" w:cs="Times New Roman"/>
          </w:rPr>
          <w:t>un conteo de la velocidad total, es decir,</w:t>
        </w:r>
      </w:ins>
      <w:ins w:id="2487" w:author="Maria Paola Fonseca Paez" w:date="2019-12-01T00:15:00Z">
        <w:r w:rsidR="00EF42E2">
          <w:rPr>
            <w:rFonts w:ascii="Times New Roman" w:eastAsia="Times New Roman" w:hAnsi="Times New Roman" w:cs="Times New Roman"/>
          </w:rPr>
          <w:t xml:space="preserve"> si un conteo es culminado al </w:t>
        </w:r>
      </w:ins>
      <w:ins w:id="2488" w:author="Maria Paola Fonseca Paez" w:date="2019-12-01T00:16:00Z">
        <w:r w:rsidR="00EF42E2">
          <w:rPr>
            <w:rFonts w:ascii="Times New Roman" w:eastAsia="Times New Roman" w:hAnsi="Times New Roman" w:cs="Times New Roman"/>
          </w:rPr>
          <w:t xml:space="preserve">pasar 104 </w:t>
        </w:r>
        <w:r w:rsidR="00EF42E2" w:rsidRPr="00EF42E2">
          <w:rPr>
            <w:rFonts w:ascii="Times New Roman" w:eastAsia="Times New Roman" w:hAnsi="Times New Roman" w:cs="Times New Roman"/>
          </w:rPr>
          <w:t>µ</w:t>
        </w:r>
        <w:r w:rsidR="00EF42E2">
          <w:rPr>
            <w:rFonts w:ascii="Times New Roman" w:eastAsia="Times New Roman" w:hAnsi="Times New Roman" w:cs="Times New Roman"/>
          </w:rPr>
          <w:t xml:space="preserve">s, </w:t>
        </w:r>
      </w:ins>
      <w:ins w:id="2489" w:author="Maria Paola Fonseca Paez" w:date="2019-12-01T00:17:00Z">
        <w:r w:rsidR="00EF42E2">
          <w:rPr>
            <w:rFonts w:ascii="Times New Roman" w:eastAsia="Times New Roman" w:hAnsi="Times New Roman" w:cs="Times New Roman"/>
          </w:rPr>
          <w:t>este cuenta</w:t>
        </w:r>
      </w:ins>
      <w:ins w:id="2490" w:author="Maria Paola Fonseca Paez" w:date="2019-12-01T00:16:00Z">
        <w:r w:rsidR="00EF42E2">
          <w:rPr>
            <w:rFonts w:ascii="Times New Roman" w:eastAsia="Times New Roman" w:hAnsi="Times New Roman" w:cs="Times New Roman"/>
          </w:rPr>
          <w:t xml:space="preserve"> hasta 5</w:t>
        </w:r>
      </w:ins>
      <w:ins w:id="2491" w:author="Maria Paola Fonseca Paez" w:date="2019-12-01T00:17:00Z">
        <w:r w:rsidR="00EF42E2">
          <w:rPr>
            <w:rFonts w:ascii="Times New Roman" w:eastAsia="Times New Roman" w:hAnsi="Times New Roman" w:cs="Times New Roman"/>
          </w:rPr>
          <w:t>2</w:t>
        </w:r>
      </w:ins>
      <w:ins w:id="2492" w:author="Maria Paola Fonseca Paez" w:date="2019-12-01T00:16:00Z">
        <w:r w:rsidR="00EF42E2">
          <w:rPr>
            <w:rFonts w:ascii="Times New Roman" w:eastAsia="Times New Roman" w:hAnsi="Times New Roman" w:cs="Times New Roman"/>
          </w:rPr>
          <w:t xml:space="preserve"> </w:t>
        </w:r>
        <w:r w:rsidR="00EF42E2" w:rsidRPr="00EF42E2">
          <w:rPr>
            <w:rFonts w:ascii="Times New Roman" w:eastAsia="Times New Roman" w:hAnsi="Times New Roman" w:cs="Times New Roman"/>
          </w:rPr>
          <w:t>µ</w:t>
        </w:r>
        <w:r w:rsidR="00EF42E2">
          <w:rPr>
            <w:rFonts w:ascii="Times New Roman" w:eastAsia="Times New Roman" w:hAnsi="Times New Roman" w:cs="Times New Roman"/>
          </w:rPr>
          <w:t>s</w:t>
        </w:r>
      </w:ins>
      <w:ins w:id="2493" w:author="Maria Paola Fonseca Paez" w:date="2019-12-01T00:17:00Z">
        <w:r w:rsidR="00EF42E2">
          <w:rPr>
            <w:rFonts w:ascii="Times New Roman" w:eastAsia="Times New Roman" w:hAnsi="Times New Roman" w:cs="Times New Roman"/>
          </w:rPr>
          <w:t xml:space="preserve">. Esto </w:t>
        </w:r>
      </w:ins>
      <w:del w:id="2494" w:author="Maria Paola Fonseca Paez" w:date="2019-12-01T00:14:00Z">
        <w:r w:rsidRPr="009C09D9" w:rsidDel="00EF42E2">
          <w:rPr>
            <w:rFonts w:ascii="Times New Roman" w:eastAsia="Times New Roman" w:hAnsi="Times New Roman" w:cs="Times New Roman"/>
          </w:rPr>
          <w:delText>la velocidad de recepc</w:delText>
        </w:r>
      </w:del>
      <w:del w:id="2495" w:author="Maria Paola Fonseca Paez" w:date="2019-12-01T00:15:00Z">
        <w:r w:rsidRPr="009C09D9" w:rsidDel="00EF42E2">
          <w:rPr>
            <w:rFonts w:ascii="Times New Roman" w:eastAsia="Times New Roman" w:hAnsi="Times New Roman" w:cs="Times New Roman"/>
          </w:rPr>
          <w:delText>ión(</w:delText>
        </w:r>
      </w:del>
      <w:del w:id="2496" w:author="Maria Paola Fonseca Paez" w:date="2019-12-01T00:16:00Z">
        <w:r w:rsidRPr="009C09D9" w:rsidDel="00EF42E2">
          <w:rPr>
            <w:rFonts w:ascii="Times New Roman" w:eastAsia="Times New Roman" w:hAnsi="Times New Roman" w:cs="Times New Roman"/>
          </w:rPr>
          <w:delText>4</w:delText>
        </w:r>
      </w:del>
      <w:del w:id="2497" w:author="Maria Paola Fonseca Paez" w:date="2019-12-01T00:17:00Z">
        <w:r w:rsidRPr="009C09D9" w:rsidDel="00EF42E2">
          <w:rPr>
            <w:rFonts w:ascii="Times New Roman" w:eastAsia="Times New Roman" w:hAnsi="Times New Roman" w:cs="Times New Roman"/>
          </w:rPr>
          <w:delText>800</w:delText>
        </w:r>
      </w:del>
      <w:del w:id="2498" w:author="Maria Paola Fonseca Paez" w:date="2019-12-01T00:15:00Z">
        <w:r w:rsidRPr="009C09D9" w:rsidDel="00EF42E2">
          <w:rPr>
            <w:rFonts w:ascii="Times New Roman" w:eastAsia="Times New Roman" w:hAnsi="Times New Roman" w:cs="Times New Roman"/>
          </w:rPr>
          <w:delText xml:space="preserve"> baudios) </w:delText>
        </w:r>
      </w:del>
      <w:r w:rsidRPr="009C09D9">
        <w:rPr>
          <w:rFonts w:ascii="Times New Roman" w:eastAsia="Times New Roman" w:hAnsi="Times New Roman" w:cs="Times New Roman"/>
        </w:rPr>
        <w:t>con el fin de poder garantizar a partir de la cuenta de la mitad de la velocidad, que siempre se tomará el bit en el momento correcto.</w:t>
      </w:r>
    </w:p>
    <w:p w14:paraId="40882832" w14:textId="77777777" w:rsidR="00714E5C" w:rsidRPr="009C09D9" w:rsidRDefault="00714E5C">
      <w:pPr>
        <w:ind w:left="708" w:hanging="708"/>
        <w:jc w:val="both"/>
        <w:rPr>
          <w:rFonts w:ascii="Times New Roman" w:eastAsia="Times New Roman" w:hAnsi="Times New Roman" w:cs="Times New Roman"/>
        </w:rPr>
      </w:pPr>
    </w:p>
    <w:p w14:paraId="427AD61D" w14:textId="5D9F2C5B"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b/>
        </w:rPr>
        <w:t>Contador velocidad:</w:t>
      </w:r>
      <w:r w:rsidRPr="009C09D9">
        <w:rPr>
          <w:rFonts w:ascii="Times New Roman" w:eastAsia="Times New Roman" w:hAnsi="Times New Roman" w:cs="Times New Roman"/>
        </w:rPr>
        <w:t xml:space="preserve"> Es el </w:t>
      </w:r>
      <w:ins w:id="2499" w:author="Maria Paola Fonseca Paez" w:date="2019-12-01T00:19:00Z">
        <w:r w:rsidR="00EF42E2">
          <w:rPr>
            <w:rFonts w:ascii="Times New Roman" w:eastAsia="Times New Roman" w:hAnsi="Times New Roman" w:cs="Times New Roman"/>
          </w:rPr>
          <w:t>subsistema</w:t>
        </w:r>
        <w:r w:rsidR="00EF42E2" w:rsidRPr="009C09D9">
          <w:rPr>
            <w:rFonts w:ascii="Times New Roman" w:eastAsia="Times New Roman" w:hAnsi="Times New Roman" w:cs="Times New Roman"/>
          </w:rPr>
          <w:t xml:space="preserve"> </w:t>
        </w:r>
      </w:ins>
      <w:del w:id="2500" w:author="Maria Paola Fonseca Paez" w:date="2019-12-01T00:19:00Z">
        <w:r w:rsidRPr="009C09D9" w:rsidDel="00EF42E2">
          <w:rPr>
            <w:rFonts w:ascii="Times New Roman" w:eastAsia="Times New Roman" w:hAnsi="Times New Roman" w:cs="Times New Roman"/>
          </w:rPr>
          <w:delText xml:space="preserve">bloque </w:delText>
        </w:r>
      </w:del>
      <w:r w:rsidRPr="009C09D9">
        <w:rPr>
          <w:rFonts w:ascii="Times New Roman" w:eastAsia="Times New Roman" w:hAnsi="Times New Roman" w:cs="Times New Roman"/>
        </w:rPr>
        <w:t xml:space="preserve">encargado de contar a la velocidad de recepción (9600 baudios), ya que a partir de que se cuenta por primera vez la mitad </w:t>
      </w:r>
      <w:del w:id="2501" w:author="Maria Paola Fonseca Paez" w:date="2019-12-01T00:17:00Z">
        <w:r w:rsidRPr="009C09D9" w:rsidDel="00EF42E2">
          <w:rPr>
            <w:rFonts w:ascii="Times New Roman" w:eastAsia="Times New Roman" w:hAnsi="Times New Roman" w:cs="Times New Roman"/>
          </w:rPr>
          <w:delText>de la velocidad</w:delText>
        </w:r>
      </w:del>
      <w:ins w:id="2502" w:author="Maria Paola Fonseca Paez" w:date="2019-12-01T00:17:00Z">
        <w:r w:rsidR="00EF42E2">
          <w:rPr>
            <w:rFonts w:ascii="Times New Roman" w:eastAsia="Times New Roman" w:hAnsi="Times New Roman" w:cs="Times New Roman"/>
          </w:rPr>
          <w:t>se un conteo</w:t>
        </w:r>
      </w:ins>
      <w:r w:rsidRPr="009C09D9">
        <w:rPr>
          <w:rFonts w:ascii="Times New Roman" w:eastAsia="Times New Roman" w:hAnsi="Times New Roman" w:cs="Times New Roman"/>
        </w:rPr>
        <w:t xml:space="preserve"> con el contador mencionado anteriormente, al contar la velocidad total se garantiza la toma </w:t>
      </w:r>
      <w:del w:id="2503" w:author="Maria Paola Fonseca Paez" w:date="2019-12-01T00:18:00Z">
        <w:r w:rsidRPr="009C09D9" w:rsidDel="00EF42E2">
          <w:rPr>
            <w:rFonts w:ascii="Times New Roman" w:eastAsia="Times New Roman" w:hAnsi="Times New Roman" w:cs="Times New Roman"/>
          </w:rPr>
          <w:delText xml:space="preserve">del </w:delText>
        </w:r>
      </w:del>
      <w:ins w:id="2504" w:author="Maria Paola Fonseca Paez" w:date="2019-12-01T00:18:00Z">
        <w:r w:rsidR="00EF42E2">
          <w:rPr>
            <w:rFonts w:ascii="Times New Roman" w:eastAsia="Times New Roman" w:hAnsi="Times New Roman" w:cs="Times New Roman"/>
          </w:rPr>
          <w:t>cada</w:t>
        </w:r>
        <w:r w:rsidR="00EF42E2"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bit</w:t>
      </w:r>
      <w:ins w:id="2505" w:author="Maria Paola Fonseca Paez" w:date="2019-12-01T00:18:00Z">
        <w:r w:rsidR="00EF42E2">
          <w:rPr>
            <w:rFonts w:ascii="Times New Roman" w:eastAsia="Times New Roman" w:hAnsi="Times New Roman" w:cs="Times New Roman"/>
          </w:rPr>
          <w:t xml:space="preserve"> aproximadamente en la mitad de </w:t>
        </w:r>
      </w:ins>
      <w:ins w:id="2506" w:author="Maria Paola Fonseca Paez" w:date="2019-12-01T00:19:00Z">
        <w:r w:rsidR="00EF42E2">
          <w:rPr>
            <w:rFonts w:ascii="Times New Roman" w:eastAsia="Times New Roman" w:hAnsi="Times New Roman" w:cs="Times New Roman"/>
          </w:rPr>
          <w:t>su</w:t>
        </w:r>
      </w:ins>
      <w:ins w:id="2507" w:author="Maria Paola Fonseca Paez" w:date="2019-12-01T00:18:00Z">
        <w:r w:rsidR="00EF42E2">
          <w:rPr>
            <w:rFonts w:ascii="Times New Roman" w:eastAsia="Times New Roman" w:hAnsi="Times New Roman" w:cs="Times New Roman"/>
          </w:rPr>
          <w:t xml:space="preserve"> transmisión, asegurando que fue tomado</w:t>
        </w:r>
      </w:ins>
      <w:r w:rsidRPr="009C09D9">
        <w:rPr>
          <w:rFonts w:ascii="Times New Roman" w:eastAsia="Times New Roman" w:hAnsi="Times New Roman" w:cs="Times New Roman"/>
        </w:rPr>
        <w:t xml:space="preserve"> correctamente. </w:t>
      </w:r>
    </w:p>
    <w:p w14:paraId="7D74E91A" w14:textId="77777777" w:rsidR="00714E5C" w:rsidRPr="009C09D9" w:rsidRDefault="00714E5C">
      <w:pPr>
        <w:ind w:left="708" w:hanging="708"/>
        <w:jc w:val="both"/>
        <w:rPr>
          <w:rFonts w:ascii="Times New Roman" w:eastAsia="Times New Roman" w:hAnsi="Times New Roman" w:cs="Times New Roman"/>
        </w:rPr>
      </w:pPr>
    </w:p>
    <w:p w14:paraId="091F9118" w14:textId="060B4316"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b/>
        </w:rPr>
        <w:t xml:space="preserve">Contador 512 bits: </w:t>
      </w:r>
      <w:r w:rsidRPr="009C09D9">
        <w:rPr>
          <w:rFonts w:ascii="Times New Roman" w:eastAsia="Times New Roman" w:hAnsi="Times New Roman" w:cs="Times New Roman"/>
        </w:rPr>
        <w:t xml:space="preserve">Es el </w:t>
      </w:r>
      <w:ins w:id="2508" w:author="Maria Paola Fonseca Paez" w:date="2019-12-01T00:19:00Z">
        <w:r w:rsidR="00EF42E2">
          <w:rPr>
            <w:rFonts w:ascii="Times New Roman" w:eastAsia="Times New Roman" w:hAnsi="Times New Roman" w:cs="Times New Roman"/>
          </w:rPr>
          <w:t>subsistema</w:t>
        </w:r>
        <w:r w:rsidR="00EF42E2" w:rsidRPr="009C09D9">
          <w:rPr>
            <w:rFonts w:ascii="Times New Roman" w:eastAsia="Times New Roman" w:hAnsi="Times New Roman" w:cs="Times New Roman"/>
          </w:rPr>
          <w:t xml:space="preserve"> </w:t>
        </w:r>
      </w:ins>
      <w:del w:id="2509" w:author="Maria Paola Fonseca Paez" w:date="2019-12-01T00:19:00Z">
        <w:r w:rsidRPr="009C09D9" w:rsidDel="00EF42E2">
          <w:rPr>
            <w:rFonts w:ascii="Times New Roman" w:eastAsia="Times New Roman" w:hAnsi="Times New Roman" w:cs="Times New Roman"/>
          </w:rPr>
          <w:delText xml:space="preserve">bloque </w:delText>
        </w:r>
      </w:del>
      <w:r w:rsidRPr="009C09D9">
        <w:rPr>
          <w:rFonts w:ascii="Times New Roman" w:eastAsia="Times New Roman" w:hAnsi="Times New Roman" w:cs="Times New Roman"/>
        </w:rPr>
        <w:t>encargado de contar los</w:t>
      </w:r>
      <w:ins w:id="2510" w:author="Maria Paola Fonseca Paez" w:date="2019-12-01T00:19:00Z">
        <w:r w:rsidR="00EF42E2">
          <w:rPr>
            <w:rFonts w:ascii="Times New Roman" w:eastAsia="Times New Roman" w:hAnsi="Times New Roman" w:cs="Times New Roman"/>
          </w:rPr>
          <w:t xml:space="preserve"> </w:t>
        </w:r>
      </w:ins>
      <w:del w:id="2511" w:author="Maria Paola Fonseca Paez" w:date="2019-12-01T00:19:00Z">
        <w:r w:rsidRPr="009C09D9" w:rsidDel="00EF42E2">
          <w:rPr>
            <w:rFonts w:ascii="Times New Roman" w:eastAsia="Times New Roman" w:hAnsi="Times New Roman" w:cs="Times New Roman"/>
          </w:rPr>
          <w:delText xml:space="preserve"> bloque</w:delText>
        </w:r>
        <w:r w:rsidR="00183F4C" w:rsidRPr="009C09D9" w:rsidDel="00EF42E2">
          <w:rPr>
            <w:rFonts w:ascii="Times New Roman" w:eastAsia="Times New Roman" w:hAnsi="Times New Roman" w:cs="Times New Roman"/>
            <w:b/>
            <w:highlight w:val="yellow"/>
          </w:rPr>
          <w:delText>S</w:delText>
        </w:r>
        <w:r w:rsidRPr="009C09D9" w:rsidDel="00EF42E2">
          <w:rPr>
            <w:rFonts w:ascii="Times New Roman" w:eastAsia="Times New Roman" w:hAnsi="Times New Roman" w:cs="Times New Roman"/>
          </w:rPr>
          <w:delText xml:space="preserve"> de </w:delText>
        </w:r>
      </w:del>
      <w:r w:rsidRPr="009C09D9">
        <w:rPr>
          <w:rFonts w:ascii="Times New Roman" w:eastAsia="Times New Roman" w:hAnsi="Times New Roman" w:cs="Times New Roman"/>
        </w:rPr>
        <w:t>512 bits</w:t>
      </w:r>
      <w:ins w:id="2512" w:author="Maria Paola Fonseca Paez" w:date="2019-12-01T00:19:00Z">
        <w:r w:rsidR="00EF42E2">
          <w:rPr>
            <w:rFonts w:ascii="Times New Roman" w:eastAsia="Times New Roman" w:hAnsi="Times New Roman" w:cs="Times New Roman"/>
          </w:rPr>
          <w:t xml:space="preserve"> que constituyen cada bloque</w:t>
        </w:r>
      </w:ins>
      <w:r w:rsidRPr="009C09D9">
        <w:rPr>
          <w:rFonts w:ascii="Times New Roman" w:eastAsia="Times New Roman" w:hAnsi="Times New Roman" w:cs="Times New Roman"/>
        </w:rPr>
        <w:t>, para</w:t>
      </w:r>
      <w:del w:id="2513" w:author="Maria Paola Fonseca Paez" w:date="2019-12-01T00:19:00Z">
        <w:r w:rsidRPr="009C09D9" w:rsidDel="00EF42E2">
          <w:rPr>
            <w:rFonts w:ascii="Times New Roman" w:eastAsia="Times New Roman" w:hAnsi="Times New Roman" w:cs="Times New Roman"/>
          </w:rPr>
          <w:delText xml:space="preserve"> ir</w:delText>
        </w:r>
      </w:del>
      <w:r w:rsidRPr="009C09D9">
        <w:rPr>
          <w:rFonts w:ascii="Times New Roman" w:eastAsia="Times New Roman" w:hAnsi="Times New Roman" w:cs="Times New Roman"/>
        </w:rPr>
        <w:t xml:space="preserve"> almacena</w:t>
      </w:r>
      <w:del w:id="2514" w:author="Maria Paola Fonseca Paez" w:date="2019-12-01T00:19:00Z">
        <w:r w:rsidRPr="009C09D9" w:rsidDel="00EF42E2">
          <w:rPr>
            <w:rFonts w:ascii="Times New Roman" w:eastAsia="Times New Roman" w:hAnsi="Times New Roman" w:cs="Times New Roman"/>
          </w:rPr>
          <w:delText>ndo</w:delText>
        </w:r>
      </w:del>
      <w:ins w:id="2515" w:author="Maria Paola Fonseca Paez" w:date="2019-12-01T00:19:00Z">
        <w:r w:rsidR="00EF42E2">
          <w:rPr>
            <w:rFonts w:ascii="Times New Roman" w:eastAsia="Times New Roman" w:hAnsi="Times New Roman" w:cs="Times New Roman"/>
          </w:rPr>
          <w:t>r</w:t>
        </w:r>
      </w:ins>
      <w:r w:rsidRPr="009C09D9">
        <w:rPr>
          <w:rFonts w:ascii="Times New Roman" w:eastAsia="Times New Roman" w:hAnsi="Times New Roman" w:cs="Times New Roman"/>
        </w:rPr>
        <w:t xml:space="preserve"> en la memoria dependiendo </w:t>
      </w:r>
      <w:del w:id="2516" w:author="Maria Paola Fonseca Paez" w:date="2019-12-01T00:20:00Z">
        <w:r w:rsidRPr="009C09D9" w:rsidDel="00EF42E2">
          <w:rPr>
            <w:rFonts w:ascii="Times New Roman" w:eastAsia="Times New Roman" w:hAnsi="Times New Roman" w:cs="Times New Roman"/>
          </w:rPr>
          <w:delText xml:space="preserve">el </w:delText>
        </w:r>
      </w:del>
      <w:ins w:id="2517" w:author="Maria Paola Fonseca Paez" w:date="2019-12-01T00:20:00Z">
        <w:r w:rsidR="00EF42E2">
          <w:rPr>
            <w:rFonts w:ascii="Times New Roman" w:eastAsia="Times New Roman" w:hAnsi="Times New Roman" w:cs="Times New Roman"/>
          </w:rPr>
          <w:t>de la salida</w:t>
        </w:r>
      </w:ins>
      <w:del w:id="2518" w:author="Maria Paola Fonseca Paez" w:date="2019-12-01T00:20:00Z">
        <w:r w:rsidRPr="009C09D9" w:rsidDel="00EF42E2">
          <w:rPr>
            <w:rFonts w:ascii="Times New Roman" w:eastAsia="Times New Roman" w:hAnsi="Times New Roman" w:cs="Times New Roman"/>
          </w:rPr>
          <w:delText xml:space="preserve">número </w:delText>
        </w:r>
        <w:commentRangeStart w:id="2519"/>
        <w:r w:rsidRPr="009C09D9" w:rsidDel="00EF42E2">
          <w:rPr>
            <w:rFonts w:ascii="Times New Roman" w:eastAsia="Times New Roman" w:hAnsi="Times New Roman" w:cs="Times New Roman"/>
          </w:rPr>
          <w:delText>en que va</w:delText>
        </w:r>
      </w:del>
      <w:ins w:id="2520" w:author="Maria Paola Fonseca Paez" w:date="2019-12-01T00:20:00Z">
        <w:r w:rsidR="00EF42E2">
          <w:rPr>
            <w:rFonts w:ascii="Times New Roman" w:eastAsia="Times New Roman" w:hAnsi="Times New Roman" w:cs="Times New Roman"/>
          </w:rPr>
          <w:t xml:space="preserve"> de</w:t>
        </w:r>
      </w:ins>
      <w:r w:rsidRPr="009C09D9">
        <w:rPr>
          <w:rFonts w:ascii="Times New Roman" w:eastAsia="Times New Roman" w:hAnsi="Times New Roman" w:cs="Times New Roman"/>
        </w:rPr>
        <w:t xml:space="preserve"> </w:t>
      </w:r>
      <w:commentRangeEnd w:id="2519"/>
      <w:r w:rsidR="00183F4C" w:rsidRPr="009C09D9">
        <w:rPr>
          <w:rStyle w:val="Refdecomentario"/>
          <w:rFonts w:ascii="Times New Roman" w:hAnsi="Times New Roman" w:cs="Times New Roman"/>
        </w:rPr>
        <w:commentReference w:id="2519"/>
      </w:r>
      <w:r w:rsidRPr="009C09D9">
        <w:rPr>
          <w:rFonts w:ascii="Times New Roman" w:eastAsia="Times New Roman" w:hAnsi="Times New Roman" w:cs="Times New Roman"/>
        </w:rPr>
        <w:t>este contador.</w:t>
      </w:r>
    </w:p>
    <w:p w14:paraId="1B0E08EF" w14:textId="77777777" w:rsidR="00714E5C" w:rsidRPr="009C09D9" w:rsidRDefault="00714E5C">
      <w:pPr>
        <w:ind w:left="708" w:hanging="708"/>
        <w:jc w:val="both"/>
        <w:rPr>
          <w:rFonts w:ascii="Times New Roman" w:eastAsia="Times New Roman" w:hAnsi="Times New Roman" w:cs="Times New Roman"/>
        </w:rPr>
      </w:pPr>
    </w:p>
    <w:p w14:paraId="047969AE" w14:textId="6D282D4A"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b/>
        </w:rPr>
        <w:t xml:space="preserve">Contador bloques: </w:t>
      </w:r>
      <w:r w:rsidRPr="009C09D9">
        <w:rPr>
          <w:rFonts w:ascii="Times New Roman" w:eastAsia="Times New Roman" w:hAnsi="Times New Roman" w:cs="Times New Roman"/>
        </w:rPr>
        <w:t xml:space="preserve">Es el </w:t>
      </w:r>
      <w:ins w:id="2521" w:author="Maria Paola Fonseca Paez" w:date="2019-12-01T00:19:00Z">
        <w:r w:rsidR="00EF42E2">
          <w:rPr>
            <w:rFonts w:ascii="Times New Roman" w:eastAsia="Times New Roman" w:hAnsi="Times New Roman" w:cs="Times New Roman"/>
          </w:rPr>
          <w:t>subsistema</w:t>
        </w:r>
        <w:r w:rsidR="00EF42E2" w:rsidRPr="009C09D9">
          <w:rPr>
            <w:rFonts w:ascii="Times New Roman" w:eastAsia="Times New Roman" w:hAnsi="Times New Roman" w:cs="Times New Roman"/>
          </w:rPr>
          <w:t xml:space="preserve"> </w:t>
        </w:r>
      </w:ins>
      <w:del w:id="2522" w:author="Maria Paola Fonseca Paez" w:date="2019-12-01T00:19:00Z">
        <w:r w:rsidRPr="009C09D9" w:rsidDel="00EF42E2">
          <w:rPr>
            <w:rFonts w:ascii="Times New Roman" w:eastAsia="Times New Roman" w:hAnsi="Times New Roman" w:cs="Times New Roman"/>
          </w:rPr>
          <w:delText xml:space="preserve">bloque </w:delText>
        </w:r>
      </w:del>
      <w:r w:rsidRPr="009C09D9">
        <w:rPr>
          <w:rFonts w:ascii="Times New Roman" w:eastAsia="Times New Roman" w:hAnsi="Times New Roman" w:cs="Times New Roman"/>
        </w:rPr>
        <w:t>encargado de contar las veces en que se recibe un bloque</w:t>
      </w:r>
      <w:ins w:id="2523" w:author="Maria Paola Fonseca Paez" w:date="2019-12-01T00:21:00Z">
        <w:r w:rsidR="00357968">
          <w:rPr>
            <w:rFonts w:ascii="Times New Roman" w:eastAsia="Times New Roman" w:hAnsi="Times New Roman" w:cs="Times New Roman"/>
          </w:rPr>
          <w:t>,</w:t>
        </w:r>
      </w:ins>
      <w:del w:id="2524" w:author="Maria Paola Fonseca Paez" w:date="2019-12-01T00:20:00Z">
        <w:r w:rsidRPr="009C09D9" w:rsidDel="00EF42E2">
          <w:rPr>
            <w:rFonts w:ascii="Times New Roman" w:eastAsia="Times New Roman" w:hAnsi="Times New Roman" w:cs="Times New Roman"/>
          </w:rPr>
          <w:delText xml:space="preserve"> de 512 bits</w:delText>
        </w:r>
      </w:del>
      <w:r w:rsidRPr="009C09D9">
        <w:rPr>
          <w:rFonts w:ascii="Times New Roman" w:eastAsia="Times New Roman" w:hAnsi="Times New Roman" w:cs="Times New Roman"/>
        </w:rPr>
        <w:t xml:space="preserve"> para </w:t>
      </w:r>
      <w:del w:id="2525" w:author="Maria Paola Fonseca Paez" w:date="2019-12-01T00:20:00Z">
        <w:r w:rsidRPr="009C09D9" w:rsidDel="00EF42E2">
          <w:rPr>
            <w:rFonts w:ascii="Times New Roman" w:eastAsia="Times New Roman" w:hAnsi="Times New Roman" w:cs="Times New Roman"/>
          </w:rPr>
          <w:delText xml:space="preserve">poder </w:delText>
        </w:r>
      </w:del>
      <w:r w:rsidRPr="009C09D9">
        <w:rPr>
          <w:rFonts w:ascii="Times New Roman" w:eastAsia="Times New Roman" w:hAnsi="Times New Roman" w:cs="Times New Roman"/>
        </w:rPr>
        <w:t xml:space="preserve">almacenar </w:t>
      </w:r>
      <w:ins w:id="2526" w:author="Maria Paola Fonseca Paez" w:date="2019-12-01T00:20:00Z">
        <w:r w:rsidR="00EF42E2">
          <w:rPr>
            <w:rFonts w:ascii="Times New Roman" w:eastAsia="Times New Roman" w:hAnsi="Times New Roman" w:cs="Times New Roman"/>
          </w:rPr>
          <w:t xml:space="preserve">cada bloque </w:t>
        </w:r>
      </w:ins>
      <w:del w:id="2527" w:author="Maria Paola Fonseca Paez" w:date="2019-12-01T00:20:00Z">
        <w:r w:rsidRPr="009C09D9" w:rsidDel="00EF42E2">
          <w:rPr>
            <w:rFonts w:ascii="Times New Roman" w:eastAsia="Times New Roman" w:hAnsi="Times New Roman" w:cs="Times New Roman"/>
          </w:rPr>
          <w:delText>en el</w:delText>
        </w:r>
      </w:del>
      <w:del w:id="2528" w:author="Maria Paola Fonseca Paez" w:date="2019-12-01T00:21:00Z">
        <w:r w:rsidRPr="009C09D9" w:rsidDel="00357968">
          <w:rPr>
            <w:rFonts w:ascii="Times New Roman" w:eastAsia="Times New Roman" w:hAnsi="Times New Roman" w:cs="Times New Roman"/>
          </w:rPr>
          <w:delText xml:space="preserve"> número de columna </w:delText>
        </w:r>
      </w:del>
      <w:del w:id="2529" w:author="Maria Paola Fonseca Paez" w:date="2019-12-01T00:20:00Z">
        <w:r w:rsidRPr="009C09D9" w:rsidDel="00EF42E2">
          <w:rPr>
            <w:rFonts w:ascii="Times New Roman" w:eastAsia="Times New Roman" w:hAnsi="Times New Roman" w:cs="Times New Roman"/>
          </w:rPr>
          <w:delText>de</w:delText>
        </w:r>
      </w:del>
      <w:ins w:id="2530" w:author="Maria Paola Fonseca Paez" w:date="2019-12-01T00:20:00Z">
        <w:r w:rsidR="00EF42E2">
          <w:rPr>
            <w:rFonts w:ascii="Times New Roman" w:eastAsia="Times New Roman" w:hAnsi="Times New Roman" w:cs="Times New Roman"/>
          </w:rPr>
          <w:t>en</w:t>
        </w:r>
      </w:ins>
      <w:r w:rsidRPr="009C09D9">
        <w:rPr>
          <w:rFonts w:ascii="Times New Roman" w:eastAsia="Times New Roman" w:hAnsi="Times New Roman" w:cs="Times New Roman"/>
        </w:rPr>
        <w:t xml:space="preserve"> la</w:t>
      </w:r>
      <w:ins w:id="2531" w:author="Maria Paola Fonseca Paez" w:date="2019-12-01T00:21:00Z">
        <w:r w:rsidR="00EF42E2">
          <w:rPr>
            <w:rFonts w:ascii="Times New Roman" w:eastAsia="Times New Roman" w:hAnsi="Times New Roman" w:cs="Times New Roman"/>
          </w:rPr>
          <w:t xml:space="preserve"> memoria</w:t>
        </w:r>
      </w:ins>
      <w:r w:rsidRPr="009C09D9">
        <w:rPr>
          <w:rFonts w:ascii="Times New Roman" w:eastAsia="Times New Roman" w:hAnsi="Times New Roman" w:cs="Times New Roman"/>
        </w:rPr>
        <w:t xml:space="preserve"> RAM</w:t>
      </w:r>
      <w:ins w:id="2532" w:author="Maria Paola Fonseca Paez" w:date="2019-12-01T00:21:00Z">
        <w:r w:rsidR="00357968" w:rsidRPr="00357968">
          <w:rPr>
            <w:rFonts w:ascii="Times New Roman" w:eastAsia="Times New Roman" w:hAnsi="Times New Roman" w:cs="Times New Roman"/>
          </w:rPr>
          <w:t xml:space="preserve"> </w:t>
        </w:r>
        <w:r w:rsidR="00357968">
          <w:rPr>
            <w:rFonts w:ascii="Times New Roman" w:eastAsia="Times New Roman" w:hAnsi="Times New Roman" w:cs="Times New Roman"/>
          </w:rPr>
          <w:t>dependiendo del</w:t>
        </w:r>
        <w:r w:rsidR="00357968" w:rsidRPr="009C09D9">
          <w:rPr>
            <w:rFonts w:ascii="Times New Roman" w:eastAsia="Times New Roman" w:hAnsi="Times New Roman" w:cs="Times New Roman"/>
          </w:rPr>
          <w:t xml:space="preserve"> número de columna</w:t>
        </w:r>
        <w:r w:rsidR="00357968">
          <w:rPr>
            <w:rFonts w:ascii="Times New Roman" w:eastAsia="Times New Roman" w:hAnsi="Times New Roman" w:cs="Times New Roman"/>
          </w:rPr>
          <w:t xml:space="preserve"> proveniente de la salida de este co</w:t>
        </w:r>
      </w:ins>
      <w:ins w:id="2533" w:author="Maria Paola Fonseca Paez" w:date="2019-12-01T00:22:00Z">
        <w:r w:rsidR="00357968">
          <w:rPr>
            <w:rFonts w:ascii="Times New Roman" w:eastAsia="Times New Roman" w:hAnsi="Times New Roman" w:cs="Times New Roman"/>
          </w:rPr>
          <w:t>ntador</w:t>
        </w:r>
      </w:ins>
      <w:r w:rsidRPr="009C09D9">
        <w:rPr>
          <w:rFonts w:ascii="Times New Roman" w:eastAsia="Times New Roman" w:hAnsi="Times New Roman" w:cs="Times New Roman"/>
        </w:rPr>
        <w:t>.</w:t>
      </w:r>
    </w:p>
    <w:p w14:paraId="40D7FC2C" w14:textId="77777777" w:rsidR="00714E5C" w:rsidRPr="009C09D9" w:rsidRDefault="00714E5C">
      <w:pPr>
        <w:ind w:left="708" w:hanging="708"/>
        <w:jc w:val="both"/>
        <w:rPr>
          <w:rFonts w:ascii="Times New Roman" w:eastAsia="Times New Roman" w:hAnsi="Times New Roman" w:cs="Times New Roman"/>
        </w:rPr>
      </w:pPr>
    </w:p>
    <w:p w14:paraId="38F1F429" w14:textId="4C8FC2D7"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b/>
        </w:rPr>
        <w:t xml:space="preserve">Contador final: </w:t>
      </w:r>
      <w:r w:rsidRPr="009C09D9">
        <w:rPr>
          <w:rFonts w:ascii="Times New Roman" w:eastAsia="Times New Roman" w:hAnsi="Times New Roman" w:cs="Times New Roman"/>
        </w:rPr>
        <w:t xml:space="preserve">Es el </w:t>
      </w:r>
      <w:ins w:id="2534" w:author="Maria Paola Fonseca Paez" w:date="2019-12-01T00:21:00Z">
        <w:r w:rsidR="00EF42E2">
          <w:rPr>
            <w:rFonts w:ascii="Times New Roman" w:eastAsia="Times New Roman" w:hAnsi="Times New Roman" w:cs="Times New Roman"/>
          </w:rPr>
          <w:t>subsistema</w:t>
        </w:r>
        <w:r w:rsidR="00EF42E2" w:rsidRPr="009C09D9">
          <w:rPr>
            <w:rFonts w:ascii="Times New Roman" w:eastAsia="Times New Roman" w:hAnsi="Times New Roman" w:cs="Times New Roman"/>
          </w:rPr>
          <w:t xml:space="preserve"> </w:t>
        </w:r>
      </w:ins>
      <w:del w:id="2535" w:author="Maria Paola Fonseca Paez" w:date="2019-12-01T00:21:00Z">
        <w:r w:rsidRPr="009C09D9" w:rsidDel="00EF42E2">
          <w:rPr>
            <w:rFonts w:ascii="Times New Roman" w:eastAsia="Times New Roman" w:hAnsi="Times New Roman" w:cs="Times New Roman"/>
          </w:rPr>
          <w:delText xml:space="preserve">bloque </w:delText>
        </w:r>
      </w:del>
      <w:r w:rsidRPr="009C09D9">
        <w:rPr>
          <w:rFonts w:ascii="Times New Roman" w:eastAsia="Times New Roman" w:hAnsi="Times New Roman" w:cs="Times New Roman"/>
        </w:rPr>
        <w:t>encargado de contar el doble de ciclos de reloj que toma</w:t>
      </w:r>
      <w:del w:id="2536" w:author="Maria Paola Fonseca Paez" w:date="2019-12-01T00:23:00Z">
        <w:r w:rsidRPr="009C09D9" w:rsidDel="00357968">
          <w:rPr>
            <w:rFonts w:ascii="Times New Roman" w:eastAsia="Times New Roman" w:hAnsi="Times New Roman" w:cs="Times New Roman"/>
          </w:rPr>
          <w:delText xml:space="preserve"> la</w:delText>
        </w:r>
      </w:del>
      <w:r w:rsidRPr="009C09D9">
        <w:rPr>
          <w:rFonts w:ascii="Times New Roman" w:eastAsia="Times New Roman" w:hAnsi="Times New Roman" w:cs="Times New Roman"/>
        </w:rPr>
        <w:t xml:space="preserve"> </w:t>
      </w:r>
      <w:ins w:id="2537" w:author="Maria Paola Fonseca Paez" w:date="2019-12-01T00:22:00Z">
        <w:r w:rsidR="00357968">
          <w:rPr>
            <w:rFonts w:ascii="Times New Roman" w:eastAsia="Times New Roman" w:hAnsi="Times New Roman" w:cs="Times New Roman"/>
          </w:rPr>
          <w:t>el subsistema</w:t>
        </w:r>
      </w:ins>
      <w:ins w:id="2538" w:author="Maria Paola Fonseca Paez" w:date="2019-12-01T00:23:00Z">
        <w:r w:rsidR="00357968">
          <w:rPr>
            <w:rFonts w:ascii="Times New Roman" w:eastAsia="Times New Roman" w:hAnsi="Times New Roman" w:cs="Times New Roman"/>
          </w:rPr>
          <w:t xml:space="preserve"> </w:t>
        </w:r>
      </w:ins>
      <w:ins w:id="2539" w:author="Maria Paola Fonseca Paez" w:date="2019-12-01T00:22:00Z">
        <w:r w:rsidR="00357968">
          <w:rPr>
            <w:rFonts w:ascii="Times New Roman" w:eastAsia="Times New Roman" w:hAnsi="Times New Roman" w:cs="Times New Roman"/>
          </w:rPr>
          <w:t xml:space="preserve">de la </w:t>
        </w:r>
      </w:ins>
      <w:r w:rsidRPr="009C09D9">
        <w:rPr>
          <w:rFonts w:ascii="Times New Roman" w:eastAsia="Times New Roman" w:hAnsi="Times New Roman" w:cs="Times New Roman"/>
        </w:rPr>
        <w:t>velocidad de transmisión, mientras espera un nuevo bloque de mensaje</w:t>
      </w:r>
      <w:del w:id="2540" w:author="Maria Paola Fonseca Paez" w:date="2019-12-01T00:23:00Z">
        <w:r w:rsidRPr="009C09D9" w:rsidDel="00357968">
          <w:rPr>
            <w:rFonts w:ascii="Times New Roman" w:eastAsia="Times New Roman" w:hAnsi="Times New Roman" w:cs="Times New Roman"/>
          </w:rPr>
          <w:delText>,</w:delText>
        </w:r>
      </w:del>
      <w:ins w:id="2541" w:author="Maria Paola Fonseca Paez" w:date="2019-12-01T00:23:00Z">
        <w:r w:rsidR="00357968">
          <w:rPr>
            <w:rFonts w:ascii="Times New Roman" w:eastAsia="Times New Roman" w:hAnsi="Times New Roman" w:cs="Times New Roman"/>
          </w:rPr>
          <w:t>.</w:t>
        </w:r>
      </w:ins>
      <w:r w:rsidRPr="009C09D9">
        <w:rPr>
          <w:rFonts w:ascii="Times New Roman" w:eastAsia="Times New Roman" w:hAnsi="Times New Roman" w:cs="Times New Roman"/>
        </w:rPr>
        <w:t xml:space="preserve"> </w:t>
      </w:r>
      <w:del w:id="2542" w:author="Maria Paola Fonseca Paez" w:date="2019-12-01T00:23:00Z">
        <w:r w:rsidRPr="009C09D9" w:rsidDel="00357968">
          <w:rPr>
            <w:rFonts w:ascii="Times New Roman" w:eastAsia="Times New Roman" w:hAnsi="Times New Roman" w:cs="Times New Roman"/>
          </w:rPr>
          <w:delText>con el cual s</w:delText>
        </w:r>
      </w:del>
      <w:ins w:id="2543" w:author="Maria Paola Fonseca Paez" w:date="2019-12-01T00:23:00Z">
        <w:r w:rsidR="00357968">
          <w:rPr>
            <w:rFonts w:ascii="Times New Roman" w:eastAsia="Times New Roman" w:hAnsi="Times New Roman" w:cs="Times New Roman"/>
          </w:rPr>
          <w:t>S</w:t>
        </w:r>
      </w:ins>
      <w:r w:rsidRPr="009C09D9">
        <w:rPr>
          <w:rFonts w:ascii="Times New Roman" w:eastAsia="Times New Roman" w:hAnsi="Times New Roman" w:cs="Times New Roman"/>
        </w:rPr>
        <w:t>i se cumple e</w:t>
      </w:r>
      <w:del w:id="2544" w:author="Maria Paola Fonseca Paez" w:date="2019-12-01T00:23:00Z">
        <w:r w:rsidRPr="009C09D9" w:rsidDel="00357968">
          <w:rPr>
            <w:rFonts w:ascii="Times New Roman" w:eastAsia="Times New Roman" w:hAnsi="Times New Roman" w:cs="Times New Roman"/>
          </w:rPr>
          <w:delText>l</w:delText>
        </w:r>
      </w:del>
      <w:ins w:id="2545" w:author="Maria Paola Fonseca Paez" w:date="2019-12-01T00:23:00Z">
        <w:r w:rsidR="00357968">
          <w:rPr>
            <w:rFonts w:ascii="Times New Roman" w:eastAsia="Times New Roman" w:hAnsi="Times New Roman" w:cs="Times New Roman"/>
          </w:rPr>
          <w:t>ste</w:t>
        </w:r>
      </w:ins>
      <w:r w:rsidRPr="009C09D9">
        <w:rPr>
          <w:rFonts w:ascii="Times New Roman" w:eastAsia="Times New Roman" w:hAnsi="Times New Roman" w:cs="Times New Roman"/>
        </w:rPr>
        <w:t xml:space="preserve"> tiempo y </w:t>
      </w:r>
      <w:del w:id="2546" w:author="Maria Paola Fonseca Paez" w:date="2019-12-01T00:23:00Z">
        <w:r w:rsidRPr="009C09D9" w:rsidDel="00357968">
          <w:rPr>
            <w:rFonts w:ascii="Times New Roman" w:eastAsia="Times New Roman" w:hAnsi="Times New Roman" w:cs="Times New Roman"/>
          </w:rPr>
          <w:delText>no llegó nada más</w:delText>
        </w:r>
      </w:del>
      <w:ins w:id="2547" w:author="Maria Paola Fonseca Paez" w:date="2019-12-01T00:23:00Z">
        <w:r w:rsidR="00357968">
          <w:rPr>
            <w:rFonts w:ascii="Times New Roman" w:eastAsia="Times New Roman" w:hAnsi="Times New Roman" w:cs="Times New Roman"/>
          </w:rPr>
          <w:t xml:space="preserve">no </w:t>
        </w:r>
      </w:ins>
      <w:ins w:id="2548" w:author="Maria Paola Fonseca Paez" w:date="2019-12-01T00:24:00Z">
        <w:r w:rsidR="00357968">
          <w:rPr>
            <w:rFonts w:ascii="Times New Roman" w:eastAsia="Times New Roman" w:hAnsi="Times New Roman" w:cs="Times New Roman"/>
          </w:rPr>
          <w:t xml:space="preserve">ha </w:t>
        </w:r>
      </w:ins>
      <w:ins w:id="2549" w:author="Maria Paola Fonseca Paez" w:date="2019-12-01T00:23:00Z">
        <w:r w:rsidR="00357968">
          <w:rPr>
            <w:rFonts w:ascii="Times New Roman" w:eastAsia="Times New Roman" w:hAnsi="Times New Roman" w:cs="Times New Roman"/>
          </w:rPr>
          <w:t>llega</w:t>
        </w:r>
      </w:ins>
      <w:ins w:id="2550" w:author="Maria Paola Fonseca Paez" w:date="2019-12-01T00:24:00Z">
        <w:r w:rsidR="00357968">
          <w:rPr>
            <w:rFonts w:ascii="Times New Roman" w:eastAsia="Times New Roman" w:hAnsi="Times New Roman" w:cs="Times New Roman"/>
          </w:rPr>
          <w:t>do</w:t>
        </w:r>
      </w:ins>
      <w:ins w:id="2551" w:author="Maria Paola Fonseca Paez" w:date="2019-12-01T00:23:00Z">
        <w:r w:rsidR="00357968">
          <w:rPr>
            <w:rFonts w:ascii="Times New Roman" w:eastAsia="Times New Roman" w:hAnsi="Times New Roman" w:cs="Times New Roman"/>
          </w:rPr>
          <w:t xml:space="preserve"> más información, se</w:t>
        </w:r>
      </w:ins>
      <w:r w:rsidRPr="009C09D9">
        <w:rPr>
          <w:rFonts w:ascii="Times New Roman" w:eastAsia="Times New Roman" w:hAnsi="Times New Roman" w:cs="Times New Roman"/>
        </w:rPr>
        <w:t xml:space="preserve"> da el fin del mensaje.</w:t>
      </w:r>
    </w:p>
    <w:p w14:paraId="35308A02" w14:textId="77777777" w:rsidR="00714E5C" w:rsidRPr="009C09D9" w:rsidRDefault="00714E5C">
      <w:pPr>
        <w:jc w:val="both"/>
        <w:rPr>
          <w:rFonts w:ascii="Times New Roman" w:eastAsia="Times New Roman" w:hAnsi="Times New Roman" w:cs="Times New Roman"/>
        </w:rPr>
      </w:pPr>
    </w:p>
    <w:p w14:paraId="222B42A6" w14:textId="30E27B1C"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b/>
        </w:rPr>
        <w:t xml:space="preserve">Contador ceros: </w:t>
      </w:r>
      <w:r w:rsidRPr="009C09D9">
        <w:rPr>
          <w:rFonts w:ascii="Times New Roman" w:eastAsia="Times New Roman" w:hAnsi="Times New Roman" w:cs="Times New Roman"/>
        </w:rPr>
        <w:t>Es el encargado de contar la recepción de los primero</w:t>
      </w:r>
      <w:ins w:id="2552" w:author="Maria Paola Fonseca Paez" w:date="2019-12-01T00:24:00Z">
        <w:r w:rsidR="00357968">
          <w:rPr>
            <w:rFonts w:ascii="Times New Roman" w:eastAsia="Times New Roman" w:hAnsi="Times New Roman" w:cs="Times New Roman"/>
          </w:rPr>
          <w:t>s</w:t>
        </w:r>
      </w:ins>
      <w:r w:rsidRPr="009C09D9">
        <w:rPr>
          <w:rFonts w:ascii="Times New Roman" w:eastAsia="Times New Roman" w:hAnsi="Times New Roman" w:cs="Times New Roman"/>
        </w:rPr>
        <w:t xml:space="preserve"> 16 bits del mensaje recibido por la comunicación serial, para </w:t>
      </w:r>
      <w:del w:id="2553" w:author="Maria Paola Fonseca Paez" w:date="2019-12-01T00:24:00Z">
        <w:r w:rsidRPr="009C09D9" w:rsidDel="00357968">
          <w:rPr>
            <w:rFonts w:ascii="Times New Roman" w:eastAsia="Times New Roman" w:hAnsi="Times New Roman" w:cs="Times New Roman"/>
          </w:rPr>
          <w:delText xml:space="preserve">guardar </w:delText>
        </w:r>
      </w:del>
      <w:proofErr w:type="spellStart"/>
      <w:ins w:id="2554" w:author="Maria Paola Fonseca Paez" w:date="2019-12-01T00:24:00Z">
        <w:r w:rsidR="00357968">
          <w:rPr>
            <w:rFonts w:ascii="Times New Roman" w:eastAsia="Times New Roman" w:hAnsi="Times New Roman" w:cs="Times New Roman"/>
          </w:rPr>
          <w:t>almacernarlos</w:t>
        </w:r>
      </w:ins>
      <w:proofErr w:type="spellEnd"/>
      <w:del w:id="2555" w:author="Maria Paola Fonseca Paez" w:date="2019-12-01T00:24:00Z">
        <w:r w:rsidRPr="009C09D9" w:rsidDel="00357968">
          <w:rPr>
            <w:rFonts w:ascii="Times New Roman" w:eastAsia="Times New Roman" w:hAnsi="Times New Roman" w:cs="Times New Roman"/>
          </w:rPr>
          <w:delText>dichos bits</w:delText>
        </w:r>
      </w:del>
      <w:r w:rsidRPr="009C09D9">
        <w:rPr>
          <w:rFonts w:ascii="Times New Roman" w:eastAsia="Times New Roman" w:hAnsi="Times New Roman" w:cs="Times New Roman"/>
        </w:rPr>
        <w:t xml:space="preserve"> en el registro del número de ceros.</w:t>
      </w:r>
    </w:p>
    <w:p w14:paraId="70A89E90" w14:textId="77777777" w:rsidR="00714E5C" w:rsidRPr="009C09D9" w:rsidRDefault="00714E5C">
      <w:pPr>
        <w:jc w:val="both"/>
        <w:rPr>
          <w:rFonts w:ascii="Times New Roman" w:eastAsia="Times New Roman" w:hAnsi="Times New Roman" w:cs="Times New Roman"/>
        </w:rPr>
      </w:pPr>
    </w:p>
    <w:p w14:paraId="0FD7E65D" w14:textId="532F7931"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lastRenderedPageBreak/>
        <w:t xml:space="preserve">Los esquemáticos específicos de este </w:t>
      </w:r>
      <w:ins w:id="2556" w:author="Maria Paola Fonseca Paez" w:date="2019-12-01T00:24:00Z">
        <w:r w:rsidR="00357968">
          <w:rPr>
            <w:rFonts w:ascii="Times New Roman" w:eastAsia="Times New Roman" w:hAnsi="Times New Roman" w:cs="Times New Roman"/>
          </w:rPr>
          <w:t>subsistema</w:t>
        </w:r>
        <w:r w:rsidR="00357968" w:rsidRPr="009C09D9">
          <w:rPr>
            <w:rFonts w:ascii="Times New Roman" w:eastAsia="Times New Roman" w:hAnsi="Times New Roman" w:cs="Times New Roman"/>
          </w:rPr>
          <w:t xml:space="preserve"> </w:t>
        </w:r>
      </w:ins>
      <w:del w:id="2557" w:author="Maria Paola Fonseca Paez" w:date="2019-12-01T00:24:00Z">
        <w:r w:rsidRPr="009C09D9" w:rsidDel="00357968">
          <w:rPr>
            <w:rFonts w:ascii="Times New Roman" w:eastAsia="Times New Roman" w:hAnsi="Times New Roman" w:cs="Times New Roman"/>
          </w:rPr>
          <w:delText xml:space="preserve">bloque </w:delText>
        </w:r>
      </w:del>
      <w:r w:rsidRPr="009C09D9">
        <w:rPr>
          <w:rFonts w:ascii="Times New Roman" w:eastAsia="Times New Roman" w:hAnsi="Times New Roman" w:cs="Times New Roman"/>
        </w:rPr>
        <w:t xml:space="preserve">se pueden encontrar en los anexos ingresando en el siguiente enlace: </w:t>
      </w:r>
      <w:r w:rsidR="009C09D9" w:rsidRPr="009C09D9">
        <w:rPr>
          <w:rFonts w:ascii="Times New Roman" w:hAnsi="Times New Roman" w:cs="Times New Roman"/>
        </w:rPr>
        <w:fldChar w:fldCharType="begin"/>
      </w:r>
      <w:r w:rsidR="009C09D9" w:rsidRPr="009C09D9">
        <w:rPr>
          <w:rFonts w:ascii="Times New Roman" w:hAnsi="Times New Roman" w:cs="Times New Roman"/>
        </w:rPr>
        <w:instrText xml:space="preserve"> HYPERLINK "https://livejaverianaedu-my.sharepoint.com/:b:/g/personal/fonseca_maria_javeriana_edu_co/EexYHqTJRcxHibUd3-btAREBbZx1kodhFukwX3Pfm1SEiw?e=CoamRE" \h </w:instrText>
      </w:r>
      <w:r w:rsidR="009C09D9" w:rsidRPr="009C09D9">
        <w:rPr>
          <w:rFonts w:ascii="Times New Roman" w:hAnsi="Times New Roman" w:cs="Times New Roman"/>
        </w:rPr>
        <w:fldChar w:fldCharType="separate"/>
      </w:r>
      <w:r w:rsidRPr="009C09D9">
        <w:rPr>
          <w:rFonts w:ascii="Times New Roman" w:eastAsia="Times New Roman" w:hAnsi="Times New Roman" w:cs="Times New Roman"/>
          <w:color w:val="1155CC"/>
          <w:u w:val="single"/>
        </w:rPr>
        <w:t>Diagrama de bloques de la recepción</w:t>
      </w:r>
      <w:r w:rsidR="009C09D9" w:rsidRPr="009C09D9">
        <w:rPr>
          <w:rFonts w:ascii="Times New Roman" w:eastAsia="Times New Roman" w:hAnsi="Times New Roman" w:cs="Times New Roman"/>
          <w:color w:val="1155CC"/>
          <w:u w:val="single"/>
        </w:rPr>
        <w:fldChar w:fldCharType="end"/>
      </w:r>
      <w:r w:rsidRPr="009C09D9">
        <w:rPr>
          <w:rFonts w:ascii="Times New Roman" w:eastAsia="Times New Roman" w:hAnsi="Times New Roman" w:cs="Times New Roman"/>
        </w:rPr>
        <w:t>.</w:t>
      </w:r>
    </w:p>
    <w:p w14:paraId="68AD2E90" w14:textId="77777777" w:rsidR="00714E5C" w:rsidRPr="009C09D9" w:rsidRDefault="00714E5C">
      <w:pPr>
        <w:jc w:val="both"/>
        <w:rPr>
          <w:rFonts w:ascii="Times New Roman" w:eastAsia="Times New Roman" w:hAnsi="Times New Roman" w:cs="Times New Roman"/>
        </w:rPr>
      </w:pPr>
    </w:p>
    <w:p w14:paraId="56E02DAB" w14:textId="415135CE"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A </w:t>
      </w:r>
      <w:del w:id="2558" w:author="Maria Paola Fonseca Paez" w:date="2019-12-01T00:24:00Z">
        <w:r w:rsidRPr="009C09D9" w:rsidDel="00357968">
          <w:rPr>
            <w:rFonts w:ascii="Times New Roman" w:eastAsia="Times New Roman" w:hAnsi="Times New Roman" w:cs="Times New Roman"/>
          </w:rPr>
          <w:delText>continuación</w:delText>
        </w:r>
      </w:del>
      <w:ins w:id="2559" w:author="Maria Paola Fonseca Paez" w:date="2019-12-01T00:24:00Z">
        <w:r w:rsidR="00357968" w:rsidRPr="009C09D9">
          <w:rPr>
            <w:rFonts w:ascii="Times New Roman" w:eastAsia="Times New Roman" w:hAnsi="Times New Roman" w:cs="Times New Roman"/>
          </w:rPr>
          <w:t>continuación,</w:t>
        </w:r>
      </w:ins>
      <w:r w:rsidRPr="009C09D9">
        <w:rPr>
          <w:rFonts w:ascii="Times New Roman" w:eastAsia="Times New Roman" w:hAnsi="Times New Roman" w:cs="Times New Roman"/>
        </w:rPr>
        <w:t xml:space="preserve"> se presenta la máquina de estados desarrollada para coordinar las interacciones entre los bloques que componen </w:t>
      </w:r>
      <w:del w:id="2560" w:author="Maria Paola Fonseca Paez" w:date="2019-12-01T00:24:00Z">
        <w:r w:rsidRPr="009C09D9" w:rsidDel="00357968">
          <w:rPr>
            <w:rFonts w:ascii="Times New Roman" w:eastAsia="Times New Roman" w:hAnsi="Times New Roman" w:cs="Times New Roman"/>
          </w:rPr>
          <w:delText xml:space="preserve">el bloque </w:delText>
        </w:r>
      </w:del>
      <w:del w:id="2561" w:author="Maria Paola Fonseca Paez" w:date="2019-12-01T00:25:00Z">
        <w:r w:rsidRPr="009C09D9" w:rsidDel="00357968">
          <w:rPr>
            <w:rFonts w:ascii="Times New Roman" w:eastAsia="Times New Roman" w:hAnsi="Times New Roman" w:cs="Times New Roman"/>
          </w:rPr>
          <w:delText xml:space="preserve">de </w:delText>
        </w:r>
      </w:del>
      <w:r w:rsidRPr="009C09D9">
        <w:rPr>
          <w:rFonts w:ascii="Times New Roman" w:eastAsia="Times New Roman" w:hAnsi="Times New Roman" w:cs="Times New Roman"/>
        </w:rPr>
        <w:t>la recepción serial.</w:t>
      </w:r>
    </w:p>
    <w:p w14:paraId="7144CD6A" w14:textId="77777777" w:rsidR="00714E5C" w:rsidRPr="009C09D9" w:rsidRDefault="00714E5C">
      <w:pPr>
        <w:jc w:val="both"/>
        <w:rPr>
          <w:rFonts w:ascii="Times New Roman" w:eastAsia="Times New Roman" w:hAnsi="Times New Roman" w:cs="Times New Roman"/>
          <w:b/>
        </w:rPr>
      </w:pPr>
    </w:p>
    <w:p w14:paraId="43BAAF93" w14:textId="77777777" w:rsidR="00357968" w:rsidRDefault="00AB58E9">
      <w:pPr>
        <w:keepNext/>
        <w:jc w:val="center"/>
        <w:rPr>
          <w:ins w:id="2562" w:author="Maria Paola Fonseca Paez" w:date="2019-12-01T00:26:00Z"/>
        </w:rPr>
        <w:pPrChange w:id="2563" w:author="Maria Paola Fonseca Paez" w:date="2019-12-01T00:26:00Z">
          <w:pPr>
            <w:jc w:val="center"/>
          </w:pPr>
        </w:pPrChange>
      </w:pPr>
      <w:r w:rsidRPr="009C09D9">
        <w:rPr>
          <w:rFonts w:ascii="Times New Roman" w:eastAsia="Times New Roman" w:hAnsi="Times New Roman" w:cs="Times New Roman"/>
          <w:noProof/>
          <w:lang w:val="it-IT"/>
        </w:rPr>
        <w:drawing>
          <wp:inline distT="114300" distB="114300" distL="114300" distR="114300" wp14:anchorId="1398F311" wp14:editId="6DB1A0E0">
            <wp:extent cx="3816143" cy="3936907"/>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3816143" cy="3936907"/>
                    </a:xfrm>
                    <a:prstGeom prst="rect">
                      <a:avLst/>
                    </a:prstGeom>
                    <a:ln/>
                  </pic:spPr>
                </pic:pic>
              </a:graphicData>
            </a:graphic>
          </wp:inline>
        </w:drawing>
      </w:r>
    </w:p>
    <w:p w14:paraId="7789429B" w14:textId="25BB2404" w:rsidR="00714E5C" w:rsidRPr="00357968" w:rsidRDefault="00357968">
      <w:pPr>
        <w:pStyle w:val="Descripcin"/>
        <w:jc w:val="center"/>
        <w:rPr>
          <w:rFonts w:ascii="Times New Roman" w:eastAsia="Times New Roman" w:hAnsi="Times New Roman" w:cs="Times New Roman"/>
          <w:rPrChange w:id="2564" w:author="Maria Paola Fonseca Paez" w:date="2019-12-01T00:26:00Z">
            <w:rPr>
              <w:rFonts w:ascii="Times New Roman" w:eastAsia="Times New Roman" w:hAnsi="Times New Roman" w:cs="Times New Roman"/>
            </w:rPr>
          </w:rPrChange>
        </w:rPr>
        <w:pPrChange w:id="2565" w:author="Maria Paola Fonseca Paez" w:date="2019-12-01T00:26:00Z">
          <w:pPr>
            <w:jc w:val="center"/>
          </w:pPr>
        </w:pPrChange>
      </w:pPr>
      <w:bookmarkStart w:id="2566" w:name="_Ref26052517"/>
      <w:ins w:id="2567" w:author="Maria Paola Fonseca Paez" w:date="2019-12-01T00:26:00Z">
        <w:r w:rsidRPr="00357968">
          <w:rPr>
            <w:rFonts w:ascii="Times New Roman" w:hAnsi="Times New Roman" w:cs="Times New Roman"/>
            <w:color w:val="auto"/>
            <w:rPrChange w:id="2568" w:author="Maria Paola Fonseca Paez" w:date="2019-12-01T00:26:00Z">
              <w:rPr>
                <w:i/>
                <w:iCs/>
              </w:rPr>
            </w:rPrChange>
          </w:rPr>
          <w:t xml:space="preserve">Figura </w:t>
        </w:r>
        <w:r w:rsidRPr="00357968">
          <w:rPr>
            <w:rFonts w:ascii="Times New Roman" w:hAnsi="Times New Roman" w:cs="Times New Roman"/>
            <w:color w:val="auto"/>
            <w:rPrChange w:id="2569" w:author="Maria Paola Fonseca Paez" w:date="2019-12-01T00:26:00Z">
              <w:rPr>
                <w:i/>
                <w:iCs/>
              </w:rPr>
            </w:rPrChange>
          </w:rPr>
          <w:fldChar w:fldCharType="begin"/>
        </w:r>
        <w:r w:rsidRPr="00357968">
          <w:rPr>
            <w:rFonts w:ascii="Times New Roman" w:hAnsi="Times New Roman" w:cs="Times New Roman"/>
            <w:color w:val="auto"/>
            <w:rPrChange w:id="2570" w:author="Maria Paola Fonseca Paez" w:date="2019-12-01T00:26:00Z">
              <w:rPr>
                <w:i/>
                <w:iCs/>
              </w:rPr>
            </w:rPrChange>
          </w:rPr>
          <w:instrText xml:space="preserve"> SEQ Figura \* ARABIC </w:instrText>
        </w:r>
      </w:ins>
      <w:r w:rsidRPr="00357968">
        <w:rPr>
          <w:rFonts w:ascii="Times New Roman" w:hAnsi="Times New Roman" w:cs="Times New Roman"/>
          <w:color w:val="auto"/>
          <w:rPrChange w:id="2571" w:author="Maria Paola Fonseca Paez" w:date="2019-12-01T00:26:00Z">
            <w:rPr>
              <w:i/>
              <w:iCs/>
            </w:rPr>
          </w:rPrChange>
        </w:rPr>
        <w:fldChar w:fldCharType="separate"/>
      </w:r>
      <w:ins w:id="2572" w:author="Maria Paola Fonseca Paez" w:date="2019-12-01T03:44:00Z">
        <w:r w:rsidR="00025C63">
          <w:rPr>
            <w:rFonts w:ascii="Times New Roman" w:hAnsi="Times New Roman" w:cs="Times New Roman"/>
            <w:noProof/>
            <w:color w:val="auto"/>
          </w:rPr>
          <w:t>10</w:t>
        </w:r>
      </w:ins>
      <w:ins w:id="2573" w:author="Maria Paola Fonseca Paez" w:date="2019-12-01T00:26:00Z">
        <w:r w:rsidRPr="00357968">
          <w:rPr>
            <w:rFonts w:ascii="Times New Roman" w:hAnsi="Times New Roman" w:cs="Times New Roman"/>
            <w:color w:val="auto"/>
            <w:rPrChange w:id="2574" w:author="Maria Paola Fonseca Paez" w:date="2019-12-01T00:26:00Z">
              <w:rPr>
                <w:i/>
                <w:iCs/>
              </w:rPr>
            </w:rPrChange>
          </w:rPr>
          <w:fldChar w:fldCharType="end"/>
        </w:r>
        <w:bookmarkEnd w:id="2566"/>
        <w:r w:rsidRPr="00357968">
          <w:rPr>
            <w:rFonts w:ascii="Times New Roman" w:hAnsi="Times New Roman" w:cs="Times New Roman"/>
            <w:color w:val="auto"/>
            <w:rPrChange w:id="2575" w:author="Maria Paola Fonseca Paez" w:date="2019-12-01T00:26:00Z">
              <w:rPr>
                <w:i/>
                <w:iCs/>
              </w:rPr>
            </w:rPrChange>
          </w:rPr>
          <w:t>. Máquina de estados finitos que implementa la recepción de la comunicación serial.</w:t>
        </w:r>
      </w:ins>
    </w:p>
    <w:p w14:paraId="67CD321C" w14:textId="5D470E5D" w:rsidR="00714E5C" w:rsidRPr="009C09D9" w:rsidDel="00357968" w:rsidRDefault="00AB58E9">
      <w:pPr>
        <w:jc w:val="center"/>
        <w:rPr>
          <w:del w:id="2576" w:author="Maria Paola Fonseca Paez" w:date="2019-12-01T00:25:00Z"/>
          <w:rFonts w:ascii="Times New Roman" w:eastAsia="Times New Roman" w:hAnsi="Times New Roman" w:cs="Times New Roman"/>
          <w:highlight w:val="yellow"/>
        </w:rPr>
      </w:pPr>
      <w:del w:id="2577" w:author="Maria Paola Fonseca Paez" w:date="2019-12-01T00:25:00Z">
        <w:r w:rsidRPr="009C09D9" w:rsidDel="00357968">
          <w:rPr>
            <w:rFonts w:ascii="Times New Roman" w:eastAsia="Times New Roman" w:hAnsi="Times New Roman" w:cs="Times New Roman"/>
            <w:i/>
            <w:sz w:val="20"/>
            <w:szCs w:val="20"/>
          </w:rPr>
          <w:delText>Figura X. máquina de estados finitos del módulo que implementa la recepción de la comunicación serial.</w:delText>
        </w:r>
      </w:del>
    </w:p>
    <w:p w14:paraId="46085B7A" w14:textId="77777777" w:rsidR="00714E5C" w:rsidRPr="009C09D9" w:rsidRDefault="00714E5C">
      <w:pPr>
        <w:ind w:left="708" w:hanging="708"/>
        <w:jc w:val="both"/>
        <w:rPr>
          <w:rFonts w:ascii="Times New Roman" w:eastAsia="Times New Roman" w:hAnsi="Times New Roman" w:cs="Times New Roman"/>
          <w:highlight w:val="yellow"/>
        </w:rPr>
      </w:pPr>
    </w:p>
    <w:p w14:paraId="49AA2219" w14:textId="3EF0497A" w:rsidR="00714E5C" w:rsidRPr="009C09D9" w:rsidRDefault="00AB58E9">
      <w:pPr>
        <w:jc w:val="both"/>
        <w:rPr>
          <w:rFonts w:ascii="Times New Roman" w:eastAsia="Times New Roman" w:hAnsi="Times New Roman" w:cs="Times New Roman"/>
        </w:rPr>
      </w:pPr>
      <w:del w:id="2578" w:author="Maria Paola Fonseca Paez" w:date="2019-12-01T00:28:00Z">
        <w:r w:rsidRPr="009C09D9" w:rsidDel="00357968">
          <w:rPr>
            <w:rFonts w:ascii="Times New Roman" w:eastAsia="Times New Roman" w:hAnsi="Times New Roman" w:cs="Times New Roman"/>
          </w:rPr>
          <w:delText>El sistema de la recepción mostrado</w:delText>
        </w:r>
      </w:del>
      <w:ins w:id="2579" w:author="Maria Paola Fonseca Paez" w:date="2019-12-01T00:28:00Z">
        <w:r w:rsidR="00357968">
          <w:rPr>
            <w:rFonts w:ascii="Times New Roman" w:eastAsia="Times New Roman" w:hAnsi="Times New Roman" w:cs="Times New Roman"/>
          </w:rPr>
          <w:t>La máquina de estados mostrada</w:t>
        </w:r>
      </w:ins>
      <w:r w:rsidRPr="009C09D9">
        <w:rPr>
          <w:rFonts w:ascii="Times New Roman" w:eastAsia="Times New Roman" w:hAnsi="Times New Roman" w:cs="Times New Roman"/>
        </w:rPr>
        <w:t xml:space="preserve"> en la </w:t>
      </w:r>
      <w:ins w:id="2580" w:author="Maria Paola Fonseca Paez" w:date="2019-12-01T00:28:00Z">
        <w:r w:rsidR="00357968">
          <w:rPr>
            <w:rFonts w:ascii="Times New Roman" w:eastAsia="Times New Roman" w:hAnsi="Times New Roman" w:cs="Times New Roman"/>
          </w:rPr>
          <w:fldChar w:fldCharType="begin"/>
        </w:r>
        <w:r w:rsidR="00357968">
          <w:rPr>
            <w:rFonts w:ascii="Times New Roman" w:eastAsia="Times New Roman" w:hAnsi="Times New Roman" w:cs="Times New Roman"/>
          </w:rPr>
          <w:instrText xml:space="preserve"> REF _Ref26052517 \h </w:instrText>
        </w:r>
      </w:ins>
      <w:r w:rsidR="00357968">
        <w:rPr>
          <w:rFonts w:ascii="Times New Roman" w:eastAsia="Times New Roman" w:hAnsi="Times New Roman" w:cs="Times New Roman"/>
        </w:rPr>
      </w:r>
      <w:r w:rsidR="00357968">
        <w:rPr>
          <w:rFonts w:ascii="Times New Roman" w:eastAsia="Times New Roman" w:hAnsi="Times New Roman" w:cs="Times New Roman"/>
        </w:rPr>
        <w:fldChar w:fldCharType="separate"/>
      </w:r>
      <w:ins w:id="2581" w:author="Maria Paola Fonseca Paez" w:date="2019-12-01T00:28:00Z">
        <w:r w:rsidR="00357968" w:rsidRPr="00357968">
          <w:rPr>
            <w:rFonts w:ascii="Times New Roman" w:hAnsi="Times New Roman" w:cs="Times New Roman"/>
            <w:rPrChange w:id="2582" w:author="Maria Paola Fonseca Paez" w:date="2019-12-01T00:26:00Z">
              <w:rPr/>
            </w:rPrChange>
          </w:rPr>
          <w:t xml:space="preserve">Figura </w:t>
        </w:r>
        <w:r w:rsidR="00357968" w:rsidRPr="00357968">
          <w:rPr>
            <w:rFonts w:ascii="Times New Roman" w:hAnsi="Times New Roman" w:cs="Times New Roman"/>
            <w:noProof/>
            <w:rPrChange w:id="2583" w:author="Maria Paola Fonseca Paez" w:date="2019-12-01T00:26:00Z">
              <w:rPr>
                <w:noProof/>
              </w:rPr>
            </w:rPrChange>
          </w:rPr>
          <w:t>10</w:t>
        </w:r>
        <w:r w:rsidR="00357968">
          <w:rPr>
            <w:rFonts w:ascii="Times New Roman" w:eastAsia="Times New Roman" w:hAnsi="Times New Roman" w:cs="Times New Roman"/>
          </w:rPr>
          <w:fldChar w:fldCharType="end"/>
        </w:r>
      </w:ins>
      <w:del w:id="2584" w:author="Maria Paola Fonseca Paez" w:date="2019-12-01T00:28:00Z">
        <w:r w:rsidRPr="009C09D9" w:rsidDel="00357968">
          <w:rPr>
            <w:rFonts w:ascii="Times New Roman" w:eastAsia="Times New Roman" w:hAnsi="Times New Roman" w:cs="Times New Roman"/>
          </w:rPr>
          <w:delText>figura X</w:delText>
        </w:r>
      </w:del>
      <w:r w:rsidRPr="009C09D9">
        <w:rPr>
          <w:rFonts w:ascii="Times New Roman" w:eastAsia="Times New Roman" w:hAnsi="Times New Roman" w:cs="Times New Roman"/>
        </w:rPr>
        <w:t xml:space="preserve"> comienza en el estado </w:t>
      </w:r>
      <w:del w:id="2585" w:author="Maria Paola Fonseca Paez" w:date="2019-12-01T00:43:00Z">
        <w:r w:rsidRPr="009C09D9" w:rsidDel="003F7412">
          <w:rPr>
            <w:rFonts w:ascii="Times New Roman" w:eastAsia="Times New Roman" w:hAnsi="Times New Roman" w:cs="Times New Roman"/>
          </w:rPr>
          <w:delText>1</w:delText>
        </w:r>
      </w:del>
      <w:ins w:id="2586" w:author="Maria Paola Fonseca Paez" w:date="2019-12-01T00:43:00Z">
        <w:r w:rsidR="003F7412">
          <w:rPr>
            <w:rFonts w:ascii="Times New Roman" w:eastAsia="Times New Roman" w:hAnsi="Times New Roman" w:cs="Times New Roman"/>
          </w:rPr>
          <w:t>uno</w:t>
        </w:r>
      </w:ins>
      <w:r w:rsidRPr="009C09D9">
        <w:rPr>
          <w:rFonts w:ascii="Times New Roman" w:eastAsia="Times New Roman" w:hAnsi="Times New Roman" w:cs="Times New Roman"/>
        </w:rPr>
        <w:t xml:space="preserve"> mientras </w:t>
      </w:r>
      <w:del w:id="2587" w:author="Maria Paola Fonseca Paez" w:date="2019-12-01T00:31:00Z">
        <w:r w:rsidRPr="009C09D9" w:rsidDel="00357968">
          <w:rPr>
            <w:rFonts w:ascii="Times New Roman" w:eastAsia="Times New Roman" w:hAnsi="Times New Roman" w:cs="Times New Roman"/>
          </w:rPr>
          <w:delText xml:space="preserve">rx </w:delText>
        </w:r>
      </w:del>
      <w:ins w:id="2588" w:author="Maria Paola Fonseca Paez" w:date="2019-12-01T00:31:00Z">
        <w:r w:rsidR="00357968">
          <w:rPr>
            <w:rFonts w:ascii="Times New Roman" w:eastAsia="Times New Roman" w:hAnsi="Times New Roman" w:cs="Times New Roman"/>
          </w:rPr>
          <w:t xml:space="preserve">la </w:t>
        </w:r>
      </w:ins>
      <w:del w:id="2589" w:author="Maria Paola Fonseca Paez" w:date="2019-12-01T00:31:00Z">
        <w:r w:rsidRPr="009C09D9" w:rsidDel="00357968">
          <w:rPr>
            <w:rFonts w:ascii="Times New Roman" w:eastAsia="Times New Roman" w:hAnsi="Times New Roman" w:cs="Times New Roman"/>
          </w:rPr>
          <w:delText>(</w:delText>
        </w:r>
      </w:del>
      <w:r w:rsidRPr="009C09D9">
        <w:rPr>
          <w:rFonts w:ascii="Times New Roman" w:eastAsia="Times New Roman" w:hAnsi="Times New Roman" w:cs="Times New Roman"/>
        </w:rPr>
        <w:t>señal de recepción</w:t>
      </w:r>
      <w:ins w:id="2590" w:author="Maria Paola Fonseca Paez" w:date="2019-12-01T00:31:00Z">
        <w:r w:rsidR="00357968" w:rsidRPr="00357968">
          <w:rPr>
            <w:rFonts w:ascii="Times New Roman" w:eastAsia="Times New Roman" w:hAnsi="Times New Roman" w:cs="Times New Roman"/>
          </w:rPr>
          <w:t xml:space="preserve"> </w:t>
        </w:r>
        <w:proofErr w:type="spellStart"/>
        <w:r w:rsidR="00357968" w:rsidRPr="00357968">
          <w:rPr>
            <w:rFonts w:ascii="Times New Roman" w:eastAsia="Times New Roman" w:hAnsi="Times New Roman" w:cs="Times New Roman"/>
            <w:i/>
            <w:rPrChange w:id="2591" w:author="Maria Paola Fonseca Paez" w:date="2019-12-01T00:31:00Z">
              <w:rPr>
                <w:rFonts w:ascii="Times New Roman" w:eastAsia="Times New Roman" w:hAnsi="Times New Roman" w:cs="Times New Roman"/>
              </w:rPr>
            </w:rPrChange>
          </w:rPr>
          <w:t>rx</w:t>
        </w:r>
      </w:ins>
      <w:proofErr w:type="spellEnd"/>
      <w:del w:id="2592" w:author="Maria Paola Fonseca Paez" w:date="2019-12-01T00:31:00Z">
        <w:r w:rsidRPr="00357968" w:rsidDel="00357968">
          <w:rPr>
            <w:rFonts w:ascii="Times New Roman" w:eastAsia="Times New Roman" w:hAnsi="Times New Roman" w:cs="Times New Roman"/>
          </w:rPr>
          <w:delText>)</w:delText>
        </w:r>
      </w:del>
      <w:r w:rsidRPr="009C09D9">
        <w:rPr>
          <w:rFonts w:ascii="Times New Roman" w:eastAsia="Times New Roman" w:hAnsi="Times New Roman" w:cs="Times New Roman"/>
        </w:rPr>
        <w:t xml:space="preserve"> está en ‘1’</w:t>
      </w:r>
      <w:ins w:id="2593" w:author="Maria Paola Fonseca Paez" w:date="2019-12-01T00:32:00Z">
        <w:r w:rsidR="00A50AA9">
          <w:rPr>
            <w:rFonts w:ascii="Times New Roman" w:eastAsia="Times New Roman" w:hAnsi="Times New Roman" w:cs="Times New Roman"/>
          </w:rPr>
          <w:t>.</w:t>
        </w:r>
      </w:ins>
      <w:del w:id="2594" w:author="Maria Paola Fonseca Paez" w:date="2019-12-01T00:32:00Z">
        <w:r w:rsidRPr="009C09D9" w:rsidDel="00A50AA9">
          <w:rPr>
            <w:rFonts w:ascii="Times New Roman" w:eastAsia="Times New Roman" w:hAnsi="Times New Roman" w:cs="Times New Roman"/>
          </w:rPr>
          <w:delText>,</w:delText>
        </w:r>
      </w:del>
      <w:r w:rsidRPr="009C09D9">
        <w:rPr>
          <w:rFonts w:ascii="Times New Roman" w:eastAsia="Times New Roman" w:hAnsi="Times New Roman" w:cs="Times New Roman"/>
        </w:rPr>
        <w:t xml:space="preserve"> </w:t>
      </w:r>
      <w:del w:id="2595" w:author="Maria Paola Fonseca Paez" w:date="2019-12-01T00:32:00Z">
        <w:r w:rsidRPr="009C09D9" w:rsidDel="00A50AA9">
          <w:rPr>
            <w:rFonts w:ascii="Times New Roman" w:eastAsia="Times New Roman" w:hAnsi="Times New Roman" w:cs="Times New Roman"/>
          </w:rPr>
          <w:delText>c</w:delText>
        </w:r>
      </w:del>
      <w:ins w:id="2596" w:author="Maria Paola Fonseca Paez" w:date="2019-12-01T00:32:00Z">
        <w:r w:rsidR="00A50AA9">
          <w:rPr>
            <w:rFonts w:ascii="Times New Roman" w:eastAsia="Times New Roman" w:hAnsi="Times New Roman" w:cs="Times New Roman"/>
          </w:rPr>
          <w:t>C</w:t>
        </w:r>
      </w:ins>
      <w:r w:rsidRPr="009C09D9">
        <w:rPr>
          <w:rFonts w:ascii="Times New Roman" w:eastAsia="Times New Roman" w:hAnsi="Times New Roman" w:cs="Times New Roman"/>
        </w:rPr>
        <w:t xml:space="preserve">uando </w:t>
      </w:r>
      <w:del w:id="2597" w:author="Maria Paola Fonseca Paez" w:date="2019-12-01T00:31:00Z">
        <w:r w:rsidRPr="009C09D9" w:rsidDel="00357968">
          <w:rPr>
            <w:rFonts w:ascii="Times New Roman" w:eastAsia="Times New Roman" w:hAnsi="Times New Roman" w:cs="Times New Roman"/>
          </w:rPr>
          <w:delText xml:space="preserve">rx </w:delText>
        </w:r>
      </w:del>
      <w:r w:rsidRPr="009C09D9">
        <w:rPr>
          <w:rFonts w:ascii="Times New Roman" w:eastAsia="Times New Roman" w:hAnsi="Times New Roman" w:cs="Times New Roman"/>
        </w:rPr>
        <w:t xml:space="preserve">se pone en ‘0’ cambia al estado </w:t>
      </w:r>
      <w:ins w:id="2598" w:author="Maria Paola Fonseca Paez" w:date="2019-12-01T00:43:00Z">
        <w:r w:rsidR="003F7412">
          <w:rPr>
            <w:rFonts w:ascii="Times New Roman" w:eastAsia="Times New Roman" w:hAnsi="Times New Roman" w:cs="Times New Roman"/>
          </w:rPr>
          <w:t>dos</w:t>
        </w:r>
      </w:ins>
      <w:del w:id="2599" w:author="Maria Paola Fonseca Paez" w:date="2019-12-01T00:43:00Z">
        <w:r w:rsidRPr="009C09D9" w:rsidDel="003F7412">
          <w:rPr>
            <w:rFonts w:ascii="Times New Roman" w:eastAsia="Times New Roman" w:hAnsi="Times New Roman" w:cs="Times New Roman"/>
          </w:rPr>
          <w:delText>2</w:delText>
        </w:r>
      </w:del>
      <w:ins w:id="2600" w:author="Maria Paola Fonseca Paez" w:date="2019-12-01T00:32:00Z">
        <w:r w:rsidR="00A50AA9">
          <w:rPr>
            <w:rFonts w:ascii="Times New Roman" w:eastAsia="Times New Roman" w:hAnsi="Times New Roman" w:cs="Times New Roman"/>
          </w:rPr>
          <w:t>,</w:t>
        </w:r>
      </w:ins>
      <w:r w:rsidRPr="009C09D9">
        <w:rPr>
          <w:rFonts w:ascii="Times New Roman" w:eastAsia="Times New Roman" w:hAnsi="Times New Roman" w:cs="Times New Roman"/>
        </w:rPr>
        <w:t xml:space="preserve"> </w:t>
      </w:r>
      <w:ins w:id="2601" w:author="Maria Paola Fonseca Paez" w:date="2019-12-01T00:32:00Z">
        <w:r w:rsidR="00A50AA9">
          <w:rPr>
            <w:rFonts w:ascii="Times New Roman" w:eastAsia="Times New Roman" w:hAnsi="Times New Roman" w:cs="Times New Roman"/>
          </w:rPr>
          <w:t>el cual</w:t>
        </w:r>
      </w:ins>
      <w:del w:id="2602" w:author="Maria Paola Fonseca Paez" w:date="2019-12-01T00:32:00Z">
        <w:r w:rsidRPr="009C09D9" w:rsidDel="00A50AA9">
          <w:rPr>
            <w:rFonts w:ascii="Times New Roman" w:eastAsia="Times New Roman" w:hAnsi="Times New Roman" w:cs="Times New Roman"/>
          </w:rPr>
          <w:delText xml:space="preserve">que </w:delText>
        </w:r>
        <w:commentRangeStart w:id="2603"/>
        <w:r w:rsidRPr="009C09D9" w:rsidDel="00A50AA9">
          <w:rPr>
            <w:rFonts w:ascii="Times New Roman" w:eastAsia="Times New Roman" w:hAnsi="Times New Roman" w:cs="Times New Roman"/>
          </w:rPr>
          <w:delText>pues</w:delText>
        </w:r>
      </w:del>
      <w:r w:rsidRPr="009C09D9">
        <w:rPr>
          <w:rFonts w:ascii="Times New Roman" w:eastAsia="Times New Roman" w:hAnsi="Times New Roman" w:cs="Times New Roman"/>
        </w:rPr>
        <w:t xml:space="preserve"> </w:t>
      </w:r>
      <w:commentRangeEnd w:id="2603"/>
      <w:r w:rsidR="005E48C5" w:rsidRPr="009C09D9">
        <w:rPr>
          <w:rStyle w:val="Refdecomentario"/>
          <w:rFonts w:ascii="Times New Roman" w:hAnsi="Times New Roman" w:cs="Times New Roman"/>
        </w:rPr>
        <w:commentReference w:id="2603"/>
      </w:r>
      <w:r w:rsidRPr="009C09D9">
        <w:rPr>
          <w:rFonts w:ascii="Times New Roman" w:eastAsia="Times New Roman" w:hAnsi="Times New Roman" w:cs="Times New Roman"/>
        </w:rPr>
        <w:t>indica un primer bit de inicio de datos y se activa el contador de la mitad de la velocidad</w:t>
      </w:r>
      <w:ins w:id="2604" w:author="Maria Paola Fonseca Paez" w:date="2019-12-01T00:34:00Z">
        <w:r w:rsidR="00A50AA9">
          <w:rPr>
            <w:rFonts w:ascii="Times New Roman" w:eastAsia="Times New Roman" w:hAnsi="Times New Roman" w:cs="Times New Roman"/>
          </w:rPr>
          <w:t>.</w:t>
        </w:r>
      </w:ins>
      <w:del w:id="2605" w:author="Maria Paola Fonseca Paez" w:date="2019-12-01T00:34:00Z">
        <w:r w:rsidRPr="009C09D9" w:rsidDel="00A50AA9">
          <w:rPr>
            <w:rFonts w:ascii="Times New Roman" w:eastAsia="Times New Roman" w:hAnsi="Times New Roman" w:cs="Times New Roman"/>
          </w:rPr>
          <w:delText>,</w:delText>
        </w:r>
      </w:del>
      <w:r w:rsidRPr="009C09D9">
        <w:rPr>
          <w:rFonts w:ascii="Times New Roman" w:eastAsia="Times New Roman" w:hAnsi="Times New Roman" w:cs="Times New Roman"/>
        </w:rPr>
        <w:t xml:space="preserve"> </w:t>
      </w:r>
      <w:del w:id="2606" w:author="Maria Paola Fonseca Paez" w:date="2019-12-01T00:34:00Z">
        <w:r w:rsidRPr="009C09D9" w:rsidDel="00A50AA9">
          <w:rPr>
            <w:rFonts w:ascii="Times New Roman" w:eastAsia="Times New Roman" w:hAnsi="Times New Roman" w:cs="Times New Roman"/>
          </w:rPr>
          <w:delText>u</w:delText>
        </w:r>
      </w:del>
      <w:ins w:id="2607" w:author="Maria Paola Fonseca Paez" w:date="2019-12-01T00:34:00Z">
        <w:r w:rsidR="00A50AA9">
          <w:rPr>
            <w:rFonts w:ascii="Times New Roman" w:eastAsia="Times New Roman" w:hAnsi="Times New Roman" w:cs="Times New Roman"/>
          </w:rPr>
          <w:t>U</w:t>
        </w:r>
      </w:ins>
      <w:r w:rsidRPr="009C09D9">
        <w:rPr>
          <w:rFonts w:ascii="Times New Roman" w:eastAsia="Times New Roman" w:hAnsi="Times New Roman" w:cs="Times New Roman"/>
        </w:rPr>
        <w:t xml:space="preserve">na vez </w:t>
      </w:r>
      <w:del w:id="2608" w:author="Maria Paola Fonseca Paez" w:date="2019-12-01T00:35:00Z">
        <w:r w:rsidRPr="009C09D9" w:rsidDel="00A50AA9">
          <w:rPr>
            <w:rFonts w:ascii="Times New Roman" w:eastAsia="Times New Roman" w:hAnsi="Times New Roman" w:cs="Times New Roman"/>
          </w:rPr>
          <w:delText xml:space="preserve">se </w:delText>
        </w:r>
      </w:del>
      <w:r w:rsidRPr="009C09D9">
        <w:rPr>
          <w:rFonts w:ascii="Times New Roman" w:eastAsia="Times New Roman" w:hAnsi="Times New Roman" w:cs="Times New Roman"/>
        </w:rPr>
        <w:t>termina de contar la mitad</w:t>
      </w:r>
      <w:ins w:id="2609" w:author="Maria Paola Fonseca Paez" w:date="2019-12-01T00:35:00Z">
        <w:r w:rsidR="00A50AA9">
          <w:rPr>
            <w:rFonts w:ascii="Times New Roman" w:eastAsia="Times New Roman" w:hAnsi="Times New Roman" w:cs="Times New Roman"/>
          </w:rPr>
          <w:t>,</w:t>
        </w:r>
      </w:ins>
      <w:r w:rsidRPr="009C09D9">
        <w:rPr>
          <w:rFonts w:ascii="Times New Roman" w:eastAsia="Times New Roman" w:hAnsi="Times New Roman" w:cs="Times New Roman"/>
        </w:rPr>
        <w:t xml:space="preserve"> se pasa al estado </w:t>
      </w:r>
      <w:del w:id="2610" w:author="Maria Paola Fonseca Paez" w:date="2019-12-01T00:43:00Z">
        <w:r w:rsidRPr="009C09D9" w:rsidDel="003F7412">
          <w:rPr>
            <w:rFonts w:ascii="Times New Roman" w:eastAsia="Times New Roman" w:hAnsi="Times New Roman" w:cs="Times New Roman"/>
          </w:rPr>
          <w:delText>3</w:delText>
        </w:r>
      </w:del>
      <w:ins w:id="2611" w:author="Maria Paola Fonseca Paez" w:date="2019-12-01T00:43:00Z">
        <w:r w:rsidR="003F7412">
          <w:rPr>
            <w:rFonts w:ascii="Times New Roman" w:eastAsia="Times New Roman" w:hAnsi="Times New Roman" w:cs="Times New Roman"/>
          </w:rPr>
          <w:t>tres</w:t>
        </w:r>
      </w:ins>
      <w:ins w:id="2612" w:author="Maria Paola Fonseca Paez" w:date="2019-12-01T00:35:00Z">
        <w:r w:rsidR="00A50AA9">
          <w:rPr>
            <w:rFonts w:ascii="Times New Roman" w:eastAsia="Times New Roman" w:hAnsi="Times New Roman" w:cs="Times New Roman"/>
          </w:rPr>
          <w:t>,</w:t>
        </w:r>
      </w:ins>
      <w:r w:rsidRPr="009C09D9">
        <w:rPr>
          <w:rFonts w:ascii="Times New Roman" w:eastAsia="Times New Roman" w:hAnsi="Times New Roman" w:cs="Times New Roman"/>
        </w:rPr>
        <w:t xml:space="preserve"> en donde </w:t>
      </w:r>
      <w:del w:id="2613" w:author="Maria Paola Fonseca Paez" w:date="2019-12-01T00:42:00Z">
        <w:r w:rsidRPr="009C09D9" w:rsidDel="003F7412">
          <w:rPr>
            <w:rFonts w:ascii="Times New Roman" w:eastAsia="Times New Roman" w:hAnsi="Times New Roman" w:cs="Times New Roman"/>
          </w:rPr>
          <w:delText>al</w:delText>
        </w:r>
      </w:del>
      <w:ins w:id="2614" w:author="Maria Paola Fonseca Paez" w:date="2019-12-01T00:42:00Z">
        <w:r w:rsidR="003F7412">
          <w:rPr>
            <w:rFonts w:ascii="Times New Roman" w:eastAsia="Times New Roman" w:hAnsi="Times New Roman" w:cs="Times New Roman"/>
          </w:rPr>
          <w:t>tras</w:t>
        </w:r>
      </w:ins>
      <w:r w:rsidRPr="009C09D9">
        <w:rPr>
          <w:rFonts w:ascii="Times New Roman" w:eastAsia="Times New Roman" w:hAnsi="Times New Roman" w:cs="Times New Roman"/>
        </w:rPr>
        <w:t xml:space="preserve"> haber asegurado </w:t>
      </w:r>
      <w:ins w:id="2615" w:author="Maria Paola Fonseca Paez" w:date="2019-12-01T00:42:00Z">
        <w:r w:rsidR="003F7412">
          <w:rPr>
            <w:rFonts w:ascii="Times New Roman" w:eastAsia="Times New Roman" w:hAnsi="Times New Roman" w:cs="Times New Roman"/>
          </w:rPr>
          <w:t>el muestreo de los</w:t>
        </w:r>
      </w:ins>
      <w:del w:id="2616" w:author="Maria Paola Fonseca Paez" w:date="2019-12-01T00:42:00Z">
        <w:r w:rsidRPr="009C09D9" w:rsidDel="003F7412">
          <w:rPr>
            <w:rFonts w:ascii="Times New Roman" w:eastAsia="Times New Roman" w:hAnsi="Times New Roman" w:cs="Times New Roman"/>
          </w:rPr>
          <w:delText>tomar el</w:delText>
        </w:r>
      </w:del>
      <w:r w:rsidRPr="009C09D9">
        <w:rPr>
          <w:rFonts w:ascii="Times New Roman" w:eastAsia="Times New Roman" w:hAnsi="Times New Roman" w:cs="Times New Roman"/>
        </w:rPr>
        <w:t xml:space="preserve"> dato</w:t>
      </w:r>
      <w:ins w:id="2617" w:author="Maria Paola Fonseca Paez" w:date="2019-12-01T00:42:00Z">
        <w:r w:rsidR="003F7412">
          <w:rPr>
            <w:rFonts w:ascii="Times New Roman" w:eastAsia="Times New Roman" w:hAnsi="Times New Roman" w:cs="Times New Roman"/>
          </w:rPr>
          <w:t>s</w:t>
        </w:r>
      </w:ins>
      <w:r w:rsidRPr="009C09D9">
        <w:rPr>
          <w:rFonts w:ascii="Times New Roman" w:eastAsia="Times New Roman" w:hAnsi="Times New Roman" w:cs="Times New Roman"/>
        </w:rPr>
        <w:t xml:space="preserve"> en la mitad de los bits</w:t>
      </w:r>
      <w:del w:id="2618" w:author="Maria Paola Fonseca Paez" w:date="2019-12-01T00:35:00Z">
        <w:r w:rsidRPr="009C09D9" w:rsidDel="00A50AA9">
          <w:rPr>
            <w:rFonts w:ascii="Times New Roman" w:eastAsia="Times New Roman" w:hAnsi="Times New Roman" w:cs="Times New Roman"/>
          </w:rPr>
          <w:delText xml:space="preserve">, es decir una toma de </w:delText>
        </w:r>
        <w:commentRangeStart w:id="2619"/>
        <w:r w:rsidRPr="009C09D9" w:rsidDel="00A50AA9">
          <w:rPr>
            <w:rFonts w:ascii="Times New Roman" w:eastAsia="Times New Roman" w:hAnsi="Times New Roman" w:cs="Times New Roman"/>
          </w:rPr>
          <w:delText>datos correcta</w:delText>
        </w:r>
      </w:del>
      <w:r w:rsidRPr="009C09D9">
        <w:rPr>
          <w:rFonts w:ascii="Times New Roman" w:eastAsia="Times New Roman" w:hAnsi="Times New Roman" w:cs="Times New Roman"/>
        </w:rPr>
        <w:t xml:space="preserve">, </w:t>
      </w:r>
      <w:commentRangeEnd w:id="2619"/>
      <w:r w:rsidR="005E48C5" w:rsidRPr="009C09D9">
        <w:rPr>
          <w:rStyle w:val="Refdecomentario"/>
          <w:rFonts w:ascii="Times New Roman" w:hAnsi="Times New Roman" w:cs="Times New Roman"/>
        </w:rPr>
        <w:commentReference w:id="2619"/>
      </w:r>
      <w:r w:rsidRPr="009C09D9">
        <w:rPr>
          <w:rFonts w:ascii="Times New Roman" w:eastAsia="Times New Roman" w:hAnsi="Times New Roman" w:cs="Times New Roman"/>
        </w:rPr>
        <w:t>se activa el contador de la velocidad para tomar el primer bit</w:t>
      </w:r>
      <w:ins w:id="2620" w:author="Maria Paola Fonseca Paez" w:date="2019-12-01T00:43:00Z">
        <w:r w:rsidR="003F7412">
          <w:rPr>
            <w:rFonts w:ascii="Times New Roman" w:eastAsia="Times New Roman" w:hAnsi="Times New Roman" w:cs="Times New Roman"/>
          </w:rPr>
          <w:t>. Posteriormente se</w:t>
        </w:r>
      </w:ins>
      <w:del w:id="2621" w:author="Maria Paola Fonseca Paez" w:date="2019-12-01T00:43:00Z">
        <w:r w:rsidRPr="009C09D9" w:rsidDel="003F7412">
          <w:rPr>
            <w:rFonts w:ascii="Times New Roman" w:eastAsia="Times New Roman" w:hAnsi="Times New Roman" w:cs="Times New Roman"/>
          </w:rPr>
          <w:delText>, una vez se termina</w:delText>
        </w:r>
      </w:del>
      <w:r w:rsidRPr="009C09D9">
        <w:rPr>
          <w:rFonts w:ascii="Times New Roman" w:eastAsia="Times New Roman" w:hAnsi="Times New Roman" w:cs="Times New Roman"/>
        </w:rPr>
        <w:t xml:space="preserve"> pasa al estado </w:t>
      </w:r>
      <w:del w:id="2622" w:author="Maria Paola Fonseca Paez" w:date="2019-12-01T00:43:00Z">
        <w:r w:rsidRPr="009C09D9" w:rsidDel="003F7412">
          <w:rPr>
            <w:rFonts w:ascii="Times New Roman" w:eastAsia="Times New Roman" w:hAnsi="Times New Roman" w:cs="Times New Roman"/>
          </w:rPr>
          <w:delText xml:space="preserve">4 </w:delText>
        </w:r>
      </w:del>
      <w:ins w:id="2623" w:author="Maria Paola Fonseca Paez" w:date="2019-12-01T00:43:00Z">
        <w:r w:rsidR="003F7412">
          <w:rPr>
            <w:rFonts w:ascii="Times New Roman" w:eastAsia="Times New Roman" w:hAnsi="Times New Roman" w:cs="Times New Roman"/>
          </w:rPr>
          <w:t>cuatro</w:t>
        </w:r>
        <w:r w:rsidR="003F7412"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donde se </w:t>
      </w:r>
      <w:del w:id="2624" w:author="Maria Paola Fonseca Paez" w:date="2019-12-01T00:43:00Z">
        <w:r w:rsidRPr="009C09D9" w:rsidDel="003F7412">
          <w:rPr>
            <w:rFonts w:ascii="Times New Roman" w:eastAsia="Times New Roman" w:hAnsi="Times New Roman" w:cs="Times New Roman"/>
          </w:rPr>
          <w:delText xml:space="preserve">van </w:delText>
        </w:r>
      </w:del>
      <w:r w:rsidRPr="009C09D9">
        <w:rPr>
          <w:rFonts w:ascii="Times New Roman" w:eastAsia="Times New Roman" w:hAnsi="Times New Roman" w:cs="Times New Roman"/>
        </w:rPr>
        <w:t>almacenan los 16 bits que indican el número de ceros, en el registro de número de ceros.</w:t>
      </w:r>
    </w:p>
    <w:p w14:paraId="1EEAFD90" w14:textId="77777777" w:rsidR="00714E5C" w:rsidRPr="009C09D9" w:rsidRDefault="00714E5C">
      <w:pPr>
        <w:jc w:val="both"/>
        <w:rPr>
          <w:rFonts w:ascii="Times New Roman" w:eastAsia="Times New Roman" w:hAnsi="Times New Roman" w:cs="Times New Roman"/>
        </w:rPr>
      </w:pPr>
    </w:p>
    <w:p w14:paraId="380E470B" w14:textId="7956B2ED"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Del estado </w:t>
      </w:r>
      <w:del w:id="2625" w:author="Maria Paola Fonseca Paez" w:date="2019-12-01T00:44:00Z">
        <w:r w:rsidRPr="009C09D9" w:rsidDel="00F37F88">
          <w:rPr>
            <w:rFonts w:ascii="Times New Roman" w:eastAsia="Times New Roman" w:hAnsi="Times New Roman" w:cs="Times New Roman"/>
          </w:rPr>
          <w:delText xml:space="preserve">4 </w:delText>
        </w:r>
      </w:del>
      <w:ins w:id="2626" w:author="Maria Paola Fonseca Paez" w:date="2019-12-01T00:44:00Z">
        <w:r w:rsidR="00F37F88">
          <w:rPr>
            <w:rFonts w:ascii="Times New Roman" w:eastAsia="Times New Roman" w:hAnsi="Times New Roman" w:cs="Times New Roman"/>
          </w:rPr>
          <w:t>cuatro se vuelve al</w:t>
        </w:r>
      </w:ins>
      <w:del w:id="2627" w:author="Maria Paola Fonseca Paez" w:date="2019-12-01T00:44:00Z">
        <w:r w:rsidRPr="009C09D9" w:rsidDel="00F37F88">
          <w:rPr>
            <w:rFonts w:ascii="Times New Roman" w:eastAsia="Times New Roman" w:hAnsi="Times New Roman" w:cs="Times New Roman"/>
          </w:rPr>
          <w:delText>pasa al</w:delText>
        </w:r>
      </w:del>
      <w:r w:rsidRPr="009C09D9">
        <w:rPr>
          <w:rFonts w:ascii="Times New Roman" w:eastAsia="Times New Roman" w:hAnsi="Times New Roman" w:cs="Times New Roman"/>
        </w:rPr>
        <w:t xml:space="preserve"> estado </w:t>
      </w:r>
      <w:del w:id="2628" w:author="Maria Paola Fonseca Paez" w:date="2019-12-01T00:49:00Z">
        <w:r w:rsidRPr="009C09D9" w:rsidDel="00F37F88">
          <w:rPr>
            <w:rFonts w:ascii="Times New Roman" w:eastAsia="Times New Roman" w:hAnsi="Times New Roman" w:cs="Times New Roman"/>
          </w:rPr>
          <w:delText>3</w:delText>
        </w:r>
      </w:del>
      <w:ins w:id="2629" w:author="Maria Paola Fonseca Paez" w:date="2019-12-01T00:49:00Z">
        <w:r w:rsidR="00F37F88">
          <w:rPr>
            <w:rFonts w:ascii="Times New Roman" w:eastAsia="Times New Roman" w:hAnsi="Times New Roman" w:cs="Times New Roman"/>
          </w:rPr>
          <w:t>tres</w:t>
        </w:r>
      </w:ins>
      <w:r w:rsidRPr="009C09D9">
        <w:rPr>
          <w:rFonts w:ascii="Times New Roman" w:eastAsia="Times New Roman" w:hAnsi="Times New Roman" w:cs="Times New Roman"/>
        </w:rPr>
        <w:t xml:space="preserve"> si no ha terminado de almacenar los 16 bits del número de ceros, </w:t>
      </w:r>
      <w:ins w:id="2630" w:author="Maria Paola Fonseca Paez" w:date="2019-12-01T00:49:00Z">
        <w:r w:rsidR="00F37F88">
          <w:rPr>
            <w:rFonts w:ascii="Times New Roman" w:eastAsia="Times New Roman" w:hAnsi="Times New Roman" w:cs="Times New Roman"/>
          </w:rPr>
          <w:t xml:space="preserve">y se queda en un pequeño ciclo entre estos estados. </w:t>
        </w:r>
      </w:ins>
      <w:del w:id="2631" w:author="Maria Paola Fonseca Paez" w:date="2019-12-01T00:50:00Z">
        <w:r w:rsidRPr="009C09D9" w:rsidDel="00F37F88">
          <w:rPr>
            <w:rFonts w:ascii="Times New Roman" w:eastAsia="Times New Roman" w:hAnsi="Times New Roman" w:cs="Times New Roman"/>
          </w:rPr>
          <w:delText xml:space="preserve">una </w:delText>
        </w:r>
      </w:del>
      <w:ins w:id="2632" w:author="Maria Paola Fonseca Paez" w:date="2019-12-01T00:50:00Z">
        <w:r w:rsidR="00F37F88">
          <w:rPr>
            <w:rFonts w:ascii="Times New Roman" w:eastAsia="Times New Roman" w:hAnsi="Times New Roman" w:cs="Times New Roman"/>
          </w:rPr>
          <w:t>U</w:t>
        </w:r>
        <w:r w:rsidR="00F37F88" w:rsidRPr="009C09D9">
          <w:rPr>
            <w:rFonts w:ascii="Times New Roman" w:eastAsia="Times New Roman" w:hAnsi="Times New Roman" w:cs="Times New Roman"/>
          </w:rPr>
          <w:t xml:space="preserve">na </w:t>
        </w:r>
      </w:ins>
      <w:r w:rsidRPr="009C09D9">
        <w:rPr>
          <w:rFonts w:ascii="Times New Roman" w:eastAsia="Times New Roman" w:hAnsi="Times New Roman" w:cs="Times New Roman"/>
        </w:rPr>
        <w:t xml:space="preserve">vez se almacenaron </w:t>
      </w:r>
      <w:del w:id="2633" w:author="Maria Paola Fonseca Paez" w:date="2019-12-01T00:50:00Z">
        <w:r w:rsidRPr="009C09D9" w:rsidDel="00F37F88">
          <w:rPr>
            <w:rFonts w:ascii="Times New Roman" w:eastAsia="Times New Roman" w:hAnsi="Times New Roman" w:cs="Times New Roman"/>
          </w:rPr>
          <w:delText xml:space="preserve">todos </w:delText>
        </w:r>
      </w:del>
      <w:r w:rsidRPr="009C09D9">
        <w:rPr>
          <w:rFonts w:ascii="Times New Roman" w:eastAsia="Times New Roman" w:hAnsi="Times New Roman" w:cs="Times New Roman"/>
        </w:rPr>
        <w:t>los 16 bits</w:t>
      </w:r>
      <w:ins w:id="2634" w:author="Maria Paola Fonseca Paez" w:date="2019-12-01T00:50:00Z">
        <w:r w:rsidR="00F37F88">
          <w:rPr>
            <w:rFonts w:ascii="Times New Roman" w:eastAsia="Times New Roman" w:hAnsi="Times New Roman" w:cs="Times New Roman"/>
          </w:rPr>
          <w:t>,</w:t>
        </w:r>
      </w:ins>
      <w:r w:rsidRPr="009C09D9">
        <w:rPr>
          <w:rFonts w:ascii="Times New Roman" w:eastAsia="Times New Roman" w:hAnsi="Times New Roman" w:cs="Times New Roman"/>
        </w:rPr>
        <w:t xml:space="preserve"> pasa al estado </w:t>
      </w:r>
      <w:ins w:id="2635" w:author="Maria Paola Fonseca Paez" w:date="2019-12-01T00:50:00Z">
        <w:r w:rsidR="00F37F88">
          <w:rPr>
            <w:rFonts w:ascii="Times New Roman" w:eastAsia="Times New Roman" w:hAnsi="Times New Roman" w:cs="Times New Roman"/>
          </w:rPr>
          <w:t>cinco</w:t>
        </w:r>
      </w:ins>
      <w:del w:id="2636" w:author="Maria Paola Fonseca Paez" w:date="2019-12-01T00:50:00Z">
        <w:r w:rsidRPr="009C09D9" w:rsidDel="00F37F88">
          <w:rPr>
            <w:rFonts w:ascii="Times New Roman" w:eastAsia="Times New Roman" w:hAnsi="Times New Roman" w:cs="Times New Roman"/>
          </w:rPr>
          <w:delText>5</w:delText>
        </w:r>
      </w:del>
      <w:r w:rsidRPr="009C09D9">
        <w:rPr>
          <w:rFonts w:ascii="Times New Roman" w:eastAsia="Times New Roman" w:hAnsi="Times New Roman" w:cs="Times New Roman"/>
        </w:rPr>
        <w:t xml:space="preserve"> donde espera que pase una última vez el tiempo de la velocidad de transmisión que indica el bi</w:t>
      </w:r>
      <w:ins w:id="2637" w:author="Maria Paola Fonseca Paez" w:date="2019-12-01T00:50:00Z">
        <w:r w:rsidR="00F37F88">
          <w:rPr>
            <w:rFonts w:ascii="Times New Roman" w:eastAsia="Times New Roman" w:hAnsi="Times New Roman" w:cs="Times New Roman"/>
          </w:rPr>
          <w:t>t</w:t>
        </w:r>
      </w:ins>
      <w:del w:id="2638" w:author="Maria Paola Fonseca Paez" w:date="2019-12-01T00:50:00Z">
        <w:r w:rsidRPr="009C09D9" w:rsidDel="00F37F88">
          <w:rPr>
            <w:rFonts w:ascii="Times New Roman" w:eastAsia="Times New Roman" w:hAnsi="Times New Roman" w:cs="Times New Roman"/>
          </w:rPr>
          <w:delText>t</w:delText>
        </w:r>
      </w:del>
      <w:r w:rsidRPr="009C09D9">
        <w:rPr>
          <w:rFonts w:ascii="Times New Roman" w:eastAsia="Times New Roman" w:hAnsi="Times New Roman" w:cs="Times New Roman"/>
        </w:rPr>
        <w:t xml:space="preserve"> final, es decir, </w:t>
      </w:r>
      <w:proofErr w:type="spellStart"/>
      <w:r w:rsidRPr="00F37F88">
        <w:rPr>
          <w:rFonts w:ascii="Times New Roman" w:eastAsia="Times New Roman" w:hAnsi="Times New Roman" w:cs="Times New Roman"/>
          <w:i/>
          <w:rPrChange w:id="2639" w:author="Maria Paola Fonseca Paez" w:date="2019-12-01T00:50:00Z">
            <w:rPr>
              <w:rFonts w:ascii="Times New Roman" w:eastAsia="Times New Roman" w:hAnsi="Times New Roman" w:cs="Times New Roman"/>
            </w:rPr>
          </w:rPrChange>
        </w:rPr>
        <w:t>rx</w:t>
      </w:r>
      <w:proofErr w:type="spellEnd"/>
      <w:r w:rsidRPr="009C09D9">
        <w:rPr>
          <w:rFonts w:ascii="Times New Roman" w:eastAsia="Times New Roman" w:hAnsi="Times New Roman" w:cs="Times New Roman"/>
        </w:rPr>
        <w:t xml:space="preserve"> en ‘1’. Después de almacenar en el registro el número de ceros, pasa al estado </w:t>
      </w:r>
      <w:del w:id="2640" w:author="Maria Paola Fonseca Paez" w:date="2019-12-01T00:50:00Z">
        <w:r w:rsidRPr="009C09D9" w:rsidDel="00F37F88">
          <w:rPr>
            <w:rFonts w:ascii="Times New Roman" w:eastAsia="Times New Roman" w:hAnsi="Times New Roman" w:cs="Times New Roman"/>
          </w:rPr>
          <w:delText>6</w:delText>
        </w:r>
      </w:del>
      <w:ins w:id="2641" w:author="Maria Paola Fonseca Paez" w:date="2019-12-01T00:50:00Z">
        <w:r w:rsidR="00F37F88">
          <w:rPr>
            <w:rFonts w:ascii="Times New Roman" w:eastAsia="Times New Roman" w:hAnsi="Times New Roman" w:cs="Times New Roman"/>
          </w:rPr>
          <w:t>seis</w:t>
        </w:r>
      </w:ins>
      <w:r w:rsidRPr="009C09D9">
        <w:rPr>
          <w:rFonts w:ascii="Times New Roman" w:eastAsia="Times New Roman" w:hAnsi="Times New Roman" w:cs="Times New Roman"/>
        </w:rPr>
        <w:t xml:space="preserve"> en donde vuelve a esperar un bit de inicio en ‘0’ proveniente de</w:t>
      </w:r>
      <w:ins w:id="2642" w:author="Maria Paola Fonseca Paez" w:date="2019-12-01T00:50:00Z">
        <w:r w:rsidR="00F37F88">
          <w:rPr>
            <w:rFonts w:ascii="Times New Roman" w:eastAsia="Times New Roman" w:hAnsi="Times New Roman" w:cs="Times New Roman"/>
          </w:rPr>
          <w:t xml:space="preserve"> la señal</w:t>
        </w:r>
      </w:ins>
      <w:r w:rsidRPr="009C09D9">
        <w:rPr>
          <w:rFonts w:ascii="Times New Roman" w:eastAsia="Times New Roman" w:hAnsi="Times New Roman" w:cs="Times New Roman"/>
        </w:rPr>
        <w:t xml:space="preserve"> </w:t>
      </w:r>
      <w:proofErr w:type="spellStart"/>
      <w:r w:rsidRPr="00F37F88">
        <w:rPr>
          <w:rFonts w:ascii="Times New Roman" w:eastAsia="Times New Roman" w:hAnsi="Times New Roman" w:cs="Times New Roman"/>
          <w:i/>
          <w:rPrChange w:id="2643" w:author="Maria Paola Fonseca Paez" w:date="2019-12-01T00:50:00Z">
            <w:rPr>
              <w:rFonts w:ascii="Times New Roman" w:eastAsia="Times New Roman" w:hAnsi="Times New Roman" w:cs="Times New Roman"/>
            </w:rPr>
          </w:rPrChange>
        </w:rPr>
        <w:t>rx</w:t>
      </w:r>
      <w:proofErr w:type="spellEnd"/>
      <w:r w:rsidRPr="009C09D9">
        <w:rPr>
          <w:rFonts w:ascii="Times New Roman" w:eastAsia="Times New Roman" w:hAnsi="Times New Roman" w:cs="Times New Roman"/>
        </w:rPr>
        <w:t xml:space="preserve">, </w:t>
      </w:r>
      <w:ins w:id="2644" w:author="Maria Paola Fonseca Paez" w:date="2019-12-01T00:50:00Z">
        <w:r w:rsidR="00F37F88">
          <w:rPr>
            <w:rFonts w:ascii="Times New Roman" w:eastAsia="Times New Roman" w:hAnsi="Times New Roman" w:cs="Times New Roman"/>
          </w:rPr>
          <w:t xml:space="preserve">y </w:t>
        </w:r>
      </w:ins>
      <w:r w:rsidRPr="009C09D9">
        <w:rPr>
          <w:rFonts w:ascii="Times New Roman" w:eastAsia="Times New Roman" w:hAnsi="Times New Roman" w:cs="Times New Roman"/>
        </w:rPr>
        <w:t xml:space="preserve">luego hace el mismo proceso de la adaptación de las velocidades en los estados </w:t>
      </w:r>
      <w:ins w:id="2645" w:author="Maria Paola Fonseca Paez" w:date="2019-12-01T00:51:00Z">
        <w:r w:rsidR="00F37F88">
          <w:rPr>
            <w:rFonts w:ascii="Times New Roman" w:eastAsia="Times New Roman" w:hAnsi="Times New Roman" w:cs="Times New Roman"/>
          </w:rPr>
          <w:t xml:space="preserve">siete </w:t>
        </w:r>
      </w:ins>
      <w:del w:id="2646" w:author="Maria Paola Fonseca Paez" w:date="2019-12-01T00:51:00Z">
        <w:r w:rsidRPr="009C09D9" w:rsidDel="00F37F88">
          <w:rPr>
            <w:rFonts w:ascii="Times New Roman" w:eastAsia="Times New Roman" w:hAnsi="Times New Roman" w:cs="Times New Roman"/>
          </w:rPr>
          <w:delText>7</w:delText>
        </w:r>
      </w:del>
      <w:proofErr w:type="spellStart"/>
      <w:r w:rsidRPr="009C09D9">
        <w:rPr>
          <w:rFonts w:ascii="Times New Roman" w:eastAsia="Times New Roman" w:hAnsi="Times New Roman" w:cs="Times New Roman"/>
        </w:rPr>
        <w:t>mit</w:t>
      </w:r>
      <w:proofErr w:type="spellEnd"/>
      <w:r w:rsidRPr="009C09D9">
        <w:rPr>
          <w:rFonts w:ascii="Times New Roman" w:eastAsia="Times New Roman" w:hAnsi="Times New Roman" w:cs="Times New Roman"/>
        </w:rPr>
        <w:t xml:space="preserve"> y </w:t>
      </w:r>
      <w:ins w:id="2647" w:author="Maria Paola Fonseca Paez" w:date="2019-12-01T00:51:00Z">
        <w:r w:rsidR="00F37F88">
          <w:rPr>
            <w:rFonts w:ascii="Times New Roman" w:eastAsia="Times New Roman" w:hAnsi="Times New Roman" w:cs="Times New Roman"/>
          </w:rPr>
          <w:t>siete</w:t>
        </w:r>
      </w:ins>
      <w:del w:id="2648" w:author="Maria Paola Fonseca Paez" w:date="2019-12-01T00:51:00Z">
        <w:r w:rsidRPr="009C09D9" w:rsidDel="00F37F88">
          <w:rPr>
            <w:rFonts w:ascii="Times New Roman" w:eastAsia="Times New Roman" w:hAnsi="Times New Roman" w:cs="Times New Roman"/>
          </w:rPr>
          <w:delText>7, y e</w:delText>
        </w:r>
      </w:del>
      <w:ins w:id="2649" w:author="Maria Paola Fonseca Paez" w:date="2019-12-01T00:51:00Z">
        <w:r w:rsidR="00F37F88">
          <w:rPr>
            <w:rFonts w:ascii="Times New Roman" w:eastAsia="Times New Roman" w:hAnsi="Times New Roman" w:cs="Times New Roman"/>
          </w:rPr>
          <w:t>. E</w:t>
        </w:r>
      </w:ins>
      <w:r w:rsidRPr="009C09D9">
        <w:rPr>
          <w:rFonts w:ascii="Times New Roman" w:eastAsia="Times New Roman" w:hAnsi="Times New Roman" w:cs="Times New Roman"/>
        </w:rPr>
        <w:t xml:space="preserve">ntre el estado </w:t>
      </w:r>
      <w:ins w:id="2650" w:author="Maria Paola Fonseca Paez" w:date="2019-12-01T00:51:00Z">
        <w:r w:rsidR="00F37F88">
          <w:rPr>
            <w:rFonts w:ascii="Times New Roman" w:eastAsia="Times New Roman" w:hAnsi="Times New Roman" w:cs="Times New Roman"/>
          </w:rPr>
          <w:t>siete</w:t>
        </w:r>
      </w:ins>
      <w:del w:id="2651" w:author="Maria Paola Fonseca Paez" w:date="2019-12-01T00:51:00Z">
        <w:r w:rsidRPr="009C09D9" w:rsidDel="00F37F88">
          <w:rPr>
            <w:rFonts w:ascii="Times New Roman" w:eastAsia="Times New Roman" w:hAnsi="Times New Roman" w:cs="Times New Roman"/>
          </w:rPr>
          <w:delText>7</w:delText>
        </w:r>
      </w:del>
      <w:r w:rsidRPr="009C09D9">
        <w:rPr>
          <w:rFonts w:ascii="Times New Roman" w:eastAsia="Times New Roman" w:hAnsi="Times New Roman" w:cs="Times New Roman"/>
        </w:rPr>
        <w:t xml:space="preserve"> y </w:t>
      </w:r>
      <w:del w:id="2652" w:author="Maria Paola Fonseca Paez" w:date="2019-12-01T00:51:00Z">
        <w:r w:rsidRPr="009C09D9" w:rsidDel="00F37F88">
          <w:rPr>
            <w:rFonts w:ascii="Times New Roman" w:eastAsia="Times New Roman" w:hAnsi="Times New Roman" w:cs="Times New Roman"/>
          </w:rPr>
          <w:delText>8</w:delText>
        </w:r>
      </w:del>
      <w:ins w:id="2653" w:author="Maria Paola Fonseca Paez" w:date="2019-12-01T00:51:00Z">
        <w:r w:rsidR="00F37F88">
          <w:rPr>
            <w:rFonts w:ascii="Times New Roman" w:eastAsia="Times New Roman" w:hAnsi="Times New Roman" w:cs="Times New Roman"/>
          </w:rPr>
          <w:t>ocho</w:t>
        </w:r>
      </w:ins>
      <w:r w:rsidRPr="009C09D9">
        <w:rPr>
          <w:rFonts w:ascii="Times New Roman" w:eastAsia="Times New Roman" w:hAnsi="Times New Roman" w:cs="Times New Roman"/>
        </w:rPr>
        <w:t xml:space="preserve"> se comienza a almacenar el mensaje en bloques de 512 bits, con </w:t>
      </w:r>
      <w:ins w:id="2654" w:author="Maria Paola Fonseca Paez" w:date="2019-12-01T00:51:00Z">
        <w:r w:rsidR="00F37F88">
          <w:rPr>
            <w:rFonts w:ascii="Times New Roman" w:eastAsia="Times New Roman" w:hAnsi="Times New Roman" w:cs="Times New Roman"/>
          </w:rPr>
          <w:t xml:space="preserve">un </w:t>
        </w:r>
      </w:ins>
      <w:r w:rsidRPr="009C09D9">
        <w:rPr>
          <w:rFonts w:ascii="Times New Roman" w:eastAsia="Times New Roman" w:hAnsi="Times New Roman" w:cs="Times New Roman"/>
        </w:rPr>
        <w:t>máximo</w:t>
      </w:r>
      <w:ins w:id="2655" w:author="Maria Paola Fonseca Paez" w:date="2019-12-01T00:51:00Z">
        <w:r w:rsidR="00F37F88">
          <w:rPr>
            <w:rFonts w:ascii="Times New Roman" w:eastAsia="Times New Roman" w:hAnsi="Times New Roman" w:cs="Times New Roman"/>
          </w:rPr>
          <w:t xml:space="preserve"> de</w:t>
        </w:r>
      </w:ins>
      <w:del w:id="2656" w:author="Maria Paola Fonseca Paez" w:date="2019-12-01T00:51:00Z">
        <w:r w:rsidRPr="009C09D9" w:rsidDel="00F37F88">
          <w:rPr>
            <w:rFonts w:ascii="Times New Roman" w:eastAsia="Times New Roman" w:hAnsi="Times New Roman" w:cs="Times New Roman"/>
          </w:rPr>
          <w:delText xml:space="preserve"> </w:delText>
        </w:r>
      </w:del>
      <w:ins w:id="2657" w:author="Maria Paola Fonseca Paez" w:date="2019-12-01T00:51:00Z">
        <w:r w:rsidR="00F37F88">
          <w:rPr>
            <w:rFonts w:ascii="Times New Roman" w:eastAsia="Times New Roman" w:hAnsi="Times New Roman" w:cs="Times New Roman"/>
          </w:rPr>
          <w:t>16 bloques</w:t>
        </w:r>
      </w:ins>
      <w:del w:id="2658" w:author="Maria Paola Fonseca Paez" w:date="2019-12-01T00:51:00Z">
        <w:r w:rsidRPr="009C09D9" w:rsidDel="00F37F88">
          <w:rPr>
            <w:rFonts w:ascii="Times New Roman" w:eastAsia="Times New Roman" w:hAnsi="Times New Roman" w:cs="Times New Roman"/>
          </w:rPr>
          <w:delText>número de bloques de 16,</w:delText>
        </w:r>
      </w:del>
      <w:r w:rsidRPr="009C09D9">
        <w:rPr>
          <w:rFonts w:ascii="Times New Roman" w:eastAsia="Times New Roman" w:hAnsi="Times New Roman" w:cs="Times New Roman"/>
        </w:rPr>
        <w:t xml:space="preserve"> por medio </w:t>
      </w:r>
      <w:del w:id="2659" w:author="Maria Paola Fonseca Paez" w:date="2019-12-01T00:52:00Z">
        <w:r w:rsidRPr="0023385E" w:rsidDel="0023385E">
          <w:rPr>
            <w:rFonts w:ascii="Times New Roman" w:eastAsia="Times New Roman" w:hAnsi="Times New Roman" w:cs="Times New Roman"/>
            <w:highlight w:val="yellow"/>
            <w:rPrChange w:id="2660" w:author="Maria Paola Fonseca Paez" w:date="2019-12-01T00:52:00Z">
              <w:rPr>
                <w:rFonts w:ascii="Times New Roman" w:eastAsia="Times New Roman" w:hAnsi="Times New Roman" w:cs="Times New Roman"/>
                <w:b/>
                <w:highlight w:val="yellow"/>
              </w:rPr>
            </w:rPrChange>
          </w:rPr>
          <w:delText>de el</w:delText>
        </w:r>
      </w:del>
      <w:ins w:id="2661" w:author="Maria Paola Fonseca Paez" w:date="2019-12-01T00:52:00Z">
        <w:r w:rsidR="0023385E" w:rsidRPr="0023385E">
          <w:rPr>
            <w:rFonts w:ascii="Times New Roman" w:eastAsia="Times New Roman" w:hAnsi="Times New Roman" w:cs="Times New Roman"/>
            <w:rPrChange w:id="2662" w:author="Maria Paola Fonseca Paez" w:date="2019-12-01T00:52:00Z">
              <w:rPr>
                <w:rFonts w:ascii="Times New Roman" w:eastAsia="Times New Roman" w:hAnsi="Times New Roman" w:cs="Times New Roman"/>
                <w:b/>
              </w:rPr>
            </w:rPrChange>
          </w:rPr>
          <w:t>del</w:t>
        </w:r>
      </w:ins>
      <w:r w:rsidRPr="009C09D9">
        <w:rPr>
          <w:rFonts w:ascii="Times New Roman" w:eastAsia="Times New Roman" w:hAnsi="Times New Roman" w:cs="Times New Roman"/>
        </w:rPr>
        <w:t xml:space="preserve"> contador de 512 bits que indica la fila y el contador de bloques que indica la columna</w:t>
      </w:r>
      <w:ins w:id="2663" w:author="Maria Paola Fonseca Paez" w:date="2019-12-01T00:52:00Z">
        <w:r w:rsidR="0023385E">
          <w:rPr>
            <w:rFonts w:ascii="Times New Roman" w:eastAsia="Times New Roman" w:hAnsi="Times New Roman" w:cs="Times New Roman"/>
          </w:rPr>
          <w:t xml:space="preserve"> de la memoria RAM.</w:t>
        </w:r>
      </w:ins>
      <w:del w:id="2664" w:author="Maria Paola Fonseca Paez" w:date="2019-12-01T00:52:00Z">
        <w:r w:rsidRPr="009C09D9" w:rsidDel="0023385E">
          <w:rPr>
            <w:rFonts w:ascii="Times New Roman" w:eastAsia="Times New Roman" w:hAnsi="Times New Roman" w:cs="Times New Roman"/>
          </w:rPr>
          <w:delText>, para ser almacenado en la memoria RAM.</w:delText>
        </w:r>
      </w:del>
      <w:r w:rsidRPr="009C09D9">
        <w:rPr>
          <w:rFonts w:ascii="Times New Roman" w:eastAsia="Times New Roman" w:hAnsi="Times New Roman" w:cs="Times New Roman"/>
        </w:rPr>
        <w:t xml:space="preserve"> Cada vez que llegan 512 bits</w:t>
      </w:r>
      <w:ins w:id="2665" w:author="Maria Paola Fonseca Paez" w:date="2019-12-01T00:52:00Z">
        <w:r w:rsidR="0023385E">
          <w:rPr>
            <w:rFonts w:ascii="Times New Roman" w:eastAsia="Times New Roman" w:hAnsi="Times New Roman" w:cs="Times New Roman"/>
          </w:rPr>
          <w:t>,</w:t>
        </w:r>
      </w:ins>
      <w:r w:rsidRPr="009C09D9">
        <w:rPr>
          <w:rFonts w:ascii="Times New Roman" w:eastAsia="Times New Roman" w:hAnsi="Times New Roman" w:cs="Times New Roman"/>
        </w:rPr>
        <w:t xml:space="preserve"> se aumenta el contador de bloques y si llegan más se vuelve a hacer el </w:t>
      </w:r>
      <w:ins w:id="2666" w:author="Maria Paola Fonseca Paez" w:date="2019-12-01T00:53:00Z">
        <w:r w:rsidR="0023385E">
          <w:rPr>
            <w:rFonts w:ascii="Times New Roman" w:eastAsia="Times New Roman" w:hAnsi="Times New Roman" w:cs="Times New Roman"/>
          </w:rPr>
          <w:t xml:space="preserve">mismo </w:t>
        </w:r>
      </w:ins>
      <w:r w:rsidRPr="009C09D9">
        <w:rPr>
          <w:rFonts w:ascii="Times New Roman" w:eastAsia="Times New Roman" w:hAnsi="Times New Roman" w:cs="Times New Roman"/>
        </w:rPr>
        <w:t>proceso</w:t>
      </w:r>
      <w:ins w:id="2667" w:author="Maria Paola Fonseca Paez" w:date="2019-12-01T00:53:00Z">
        <w:r w:rsidR="0023385E">
          <w:rPr>
            <w:rFonts w:ascii="Times New Roman" w:eastAsia="Times New Roman" w:hAnsi="Times New Roman" w:cs="Times New Roman"/>
          </w:rPr>
          <w:t xml:space="preserve"> descrito.</w:t>
        </w:r>
      </w:ins>
      <w:del w:id="2668" w:author="Maria Paola Fonseca Paez" w:date="2019-12-01T00:53:00Z">
        <w:r w:rsidRPr="009C09D9" w:rsidDel="0023385E">
          <w:rPr>
            <w:rFonts w:ascii="Times New Roman" w:eastAsia="Times New Roman" w:hAnsi="Times New Roman" w:cs="Times New Roman"/>
          </w:rPr>
          <w:delText>,</w:delText>
        </w:r>
      </w:del>
      <w:r w:rsidRPr="009C09D9">
        <w:rPr>
          <w:rFonts w:ascii="Times New Roman" w:eastAsia="Times New Roman" w:hAnsi="Times New Roman" w:cs="Times New Roman"/>
        </w:rPr>
        <w:t xml:space="preserve"> </w:t>
      </w:r>
      <w:del w:id="2669" w:author="Maria Paola Fonseca Paez" w:date="2019-12-01T00:53:00Z">
        <w:r w:rsidRPr="009C09D9" w:rsidDel="0023385E">
          <w:rPr>
            <w:rFonts w:ascii="Times New Roman" w:eastAsia="Times New Roman" w:hAnsi="Times New Roman" w:cs="Times New Roman"/>
          </w:rPr>
          <w:delText xml:space="preserve">de </w:delText>
        </w:r>
      </w:del>
      <w:ins w:id="2670" w:author="Maria Paola Fonseca Paez" w:date="2019-12-01T00:53:00Z">
        <w:r w:rsidR="0023385E">
          <w:rPr>
            <w:rFonts w:ascii="Times New Roman" w:eastAsia="Times New Roman" w:hAnsi="Times New Roman" w:cs="Times New Roman"/>
          </w:rPr>
          <w:t>D</w:t>
        </w:r>
        <w:r w:rsidR="0023385E" w:rsidRPr="009C09D9">
          <w:rPr>
            <w:rFonts w:ascii="Times New Roman" w:eastAsia="Times New Roman" w:hAnsi="Times New Roman" w:cs="Times New Roman"/>
          </w:rPr>
          <w:t xml:space="preserve">e </w:t>
        </w:r>
      </w:ins>
      <w:r w:rsidRPr="009C09D9">
        <w:rPr>
          <w:rFonts w:ascii="Times New Roman" w:eastAsia="Times New Roman" w:hAnsi="Times New Roman" w:cs="Times New Roman"/>
        </w:rPr>
        <w:t xml:space="preserve">lo contrario se activa el contador final con el cual se termina la recepción del mensaje.    </w:t>
      </w:r>
    </w:p>
    <w:p w14:paraId="16C840A6" w14:textId="77777777" w:rsidR="00714E5C" w:rsidRPr="009C09D9" w:rsidRDefault="00714E5C">
      <w:pPr>
        <w:jc w:val="both"/>
        <w:rPr>
          <w:rFonts w:ascii="Times New Roman" w:eastAsia="Times New Roman" w:hAnsi="Times New Roman" w:cs="Times New Roman"/>
        </w:rPr>
      </w:pPr>
    </w:p>
    <w:p w14:paraId="1B64D701" w14:textId="0FFA2B4D" w:rsidR="00714E5C" w:rsidRDefault="00AB58E9">
      <w:pPr>
        <w:jc w:val="both"/>
        <w:rPr>
          <w:ins w:id="2671" w:author="Maria Paola Fonseca Paez" w:date="2019-11-30T23:59:00Z"/>
          <w:rFonts w:ascii="Times New Roman" w:eastAsia="Times New Roman" w:hAnsi="Times New Roman" w:cs="Times New Roman"/>
        </w:rPr>
      </w:pPr>
      <w:r w:rsidRPr="009C09D9">
        <w:rPr>
          <w:rFonts w:ascii="Times New Roman" w:eastAsia="Times New Roman" w:hAnsi="Times New Roman" w:cs="Times New Roman"/>
        </w:rPr>
        <w:lastRenderedPageBreak/>
        <w:t xml:space="preserve">El esquemático específico de este control se puede encontrar en los anexos ingresando en el siguiente enlace: </w:t>
      </w:r>
      <w:r w:rsidR="009C09D9" w:rsidRPr="009C09D9">
        <w:rPr>
          <w:rFonts w:ascii="Times New Roman" w:hAnsi="Times New Roman" w:cs="Times New Roman"/>
        </w:rPr>
        <w:fldChar w:fldCharType="begin"/>
      </w:r>
      <w:r w:rsidR="009C09D9" w:rsidRPr="009C09D9">
        <w:rPr>
          <w:rFonts w:ascii="Times New Roman" w:hAnsi="Times New Roman" w:cs="Times New Roman"/>
        </w:rPr>
        <w:instrText xml:space="preserve"> HYPERLINK "https://livejaverianaedu-my.sharepoint.com/:b:/g/personal/fonseca_maria_javeriana_edu_co/EexYHqTJRcxHibUd3-btAREBbZx1kodhFukwX3Pfm1SEiw?e=CoamRE" \h </w:instrText>
      </w:r>
      <w:r w:rsidR="009C09D9" w:rsidRPr="009C09D9">
        <w:rPr>
          <w:rFonts w:ascii="Times New Roman" w:hAnsi="Times New Roman" w:cs="Times New Roman"/>
        </w:rPr>
        <w:fldChar w:fldCharType="separate"/>
      </w:r>
      <w:r w:rsidRPr="009C09D9">
        <w:rPr>
          <w:rFonts w:ascii="Times New Roman" w:eastAsia="Times New Roman" w:hAnsi="Times New Roman" w:cs="Times New Roman"/>
          <w:color w:val="1155CC"/>
          <w:u w:val="single"/>
        </w:rPr>
        <w:t>Control recepción</w:t>
      </w:r>
      <w:r w:rsidR="009C09D9" w:rsidRPr="009C09D9">
        <w:rPr>
          <w:rFonts w:ascii="Times New Roman" w:eastAsia="Times New Roman" w:hAnsi="Times New Roman" w:cs="Times New Roman"/>
          <w:color w:val="1155CC"/>
          <w:u w:val="single"/>
        </w:rPr>
        <w:fldChar w:fldCharType="end"/>
      </w:r>
      <w:r w:rsidRPr="009C09D9">
        <w:rPr>
          <w:rFonts w:ascii="Times New Roman" w:eastAsia="Times New Roman" w:hAnsi="Times New Roman" w:cs="Times New Roman"/>
        </w:rPr>
        <w:t>.</w:t>
      </w:r>
    </w:p>
    <w:p w14:paraId="0B5BE2F8" w14:textId="77777777" w:rsidR="00690A05" w:rsidRPr="009C09D9" w:rsidRDefault="00690A05">
      <w:pPr>
        <w:jc w:val="both"/>
        <w:rPr>
          <w:rFonts w:ascii="Times New Roman" w:eastAsia="Times New Roman" w:hAnsi="Times New Roman" w:cs="Times New Roman"/>
        </w:rPr>
      </w:pPr>
    </w:p>
    <w:p w14:paraId="06990BC5" w14:textId="2DF20AEB" w:rsidR="00714E5C" w:rsidRPr="00690A05" w:rsidDel="00690A05" w:rsidRDefault="00714E5C">
      <w:pPr>
        <w:pStyle w:val="Prrafodelista"/>
        <w:numPr>
          <w:ilvl w:val="3"/>
          <w:numId w:val="6"/>
        </w:numPr>
        <w:rPr>
          <w:del w:id="2672" w:author="Maria Paola Fonseca Paez" w:date="2019-11-30T23:58:00Z"/>
          <w:rFonts w:ascii="Times New Roman" w:eastAsia="Times New Roman" w:hAnsi="Times New Roman" w:cs="Times New Roman"/>
          <w:rPrChange w:id="2673" w:author="Maria Paola Fonseca Paez" w:date="2019-11-30T23:59:00Z">
            <w:rPr>
              <w:del w:id="2674" w:author="Maria Paola Fonseca Paez" w:date="2019-11-30T23:58:00Z"/>
            </w:rPr>
          </w:rPrChange>
        </w:rPr>
        <w:pPrChange w:id="2675" w:author="Maria Paola Fonseca Paez" w:date="2019-11-30T23:58:00Z">
          <w:pPr>
            <w:jc w:val="both"/>
          </w:pPr>
        </w:pPrChange>
      </w:pPr>
    </w:p>
    <w:p w14:paraId="445A9CF3" w14:textId="0E1B34D2" w:rsidR="00690A05" w:rsidRDefault="00690A05" w:rsidP="00690A05">
      <w:pPr>
        <w:pStyle w:val="Prrafodelista"/>
        <w:numPr>
          <w:ilvl w:val="3"/>
          <w:numId w:val="6"/>
        </w:numPr>
        <w:jc w:val="both"/>
        <w:rPr>
          <w:ins w:id="2676" w:author="Maria Paola Fonseca Paez" w:date="2019-11-30T23:59:00Z"/>
          <w:rFonts w:ascii="Times New Roman" w:eastAsia="Times New Roman" w:hAnsi="Times New Roman" w:cs="Times New Roman"/>
        </w:rPr>
      </w:pPr>
      <w:ins w:id="2677" w:author="Maria Paola Fonseca Paez" w:date="2019-11-30T23:58:00Z">
        <w:r w:rsidRPr="00690A05">
          <w:rPr>
            <w:rFonts w:ascii="Times New Roman" w:eastAsia="Times New Roman" w:hAnsi="Times New Roman" w:cs="Times New Roman"/>
            <w:rPrChange w:id="2678" w:author="Maria Paola Fonseca Paez" w:date="2019-11-30T23:59:00Z">
              <w:rPr/>
            </w:rPrChange>
          </w:rPr>
          <w:t xml:space="preserve">La </w:t>
        </w:r>
      </w:ins>
      <w:ins w:id="2679" w:author="Maria Paola Fonseca Paez" w:date="2019-12-01T00:53:00Z">
        <w:r w:rsidR="0023385E">
          <w:rPr>
            <w:rFonts w:ascii="Times New Roman" w:eastAsia="Times New Roman" w:hAnsi="Times New Roman" w:cs="Times New Roman"/>
          </w:rPr>
          <w:t>t</w:t>
        </w:r>
      </w:ins>
      <w:del w:id="2680" w:author="Maria Paola Fonseca Paez" w:date="2019-12-01T00:53:00Z">
        <w:r w:rsidR="00AB58E9" w:rsidRPr="00690A05" w:rsidDel="0023385E">
          <w:rPr>
            <w:rFonts w:ascii="Times New Roman" w:eastAsia="Times New Roman" w:hAnsi="Times New Roman" w:cs="Times New Roman"/>
            <w:rPrChange w:id="2681" w:author="Maria Paola Fonseca Paez" w:date="2019-11-30T23:59:00Z">
              <w:rPr>
                <w:rFonts w:ascii="Times New Roman" w:eastAsia="Times New Roman" w:hAnsi="Times New Roman" w:cs="Times New Roman"/>
                <w:u w:val="single"/>
              </w:rPr>
            </w:rPrChange>
          </w:rPr>
          <w:delText>T</w:delText>
        </w:r>
      </w:del>
      <w:r w:rsidR="00AB58E9" w:rsidRPr="00690A05">
        <w:rPr>
          <w:rFonts w:ascii="Times New Roman" w:eastAsia="Times New Roman" w:hAnsi="Times New Roman" w:cs="Times New Roman"/>
          <w:rPrChange w:id="2682" w:author="Maria Paola Fonseca Paez" w:date="2019-11-30T23:59:00Z">
            <w:rPr>
              <w:rFonts w:ascii="Times New Roman" w:eastAsia="Times New Roman" w:hAnsi="Times New Roman" w:cs="Times New Roman"/>
              <w:u w:val="single"/>
            </w:rPr>
          </w:rPrChange>
        </w:rPr>
        <w:t>ransmisión</w:t>
      </w:r>
    </w:p>
    <w:p w14:paraId="39626CF1" w14:textId="77777777" w:rsidR="00690A05" w:rsidRDefault="00AB58E9" w:rsidP="00690A05">
      <w:pPr>
        <w:jc w:val="both"/>
        <w:rPr>
          <w:ins w:id="2683" w:author="Maria Paola Fonseca Paez" w:date="2019-11-30T23:59:00Z"/>
          <w:rFonts w:ascii="Times New Roman" w:eastAsia="Times New Roman" w:hAnsi="Times New Roman" w:cs="Times New Roman"/>
        </w:rPr>
      </w:pPr>
      <w:del w:id="2684" w:author="Maria Paola Fonseca Paez" w:date="2019-11-30T23:59:00Z">
        <w:r w:rsidRPr="00690A05" w:rsidDel="00690A05">
          <w:rPr>
            <w:rFonts w:ascii="Times New Roman" w:eastAsia="Times New Roman" w:hAnsi="Times New Roman" w:cs="Times New Roman"/>
            <w:rPrChange w:id="2685" w:author="Maria Paola Fonseca Paez" w:date="2019-11-30T23:59:00Z">
              <w:rPr>
                <w:rFonts w:ascii="Times New Roman" w:eastAsia="Times New Roman" w:hAnsi="Times New Roman" w:cs="Times New Roman"/>
                <w:u w:val="single"/>
              </w:rPr>
            </w:rPrChange>
          </w:rPr>
          <w:delText xml:space="preserve">: </w:delText>
        </w:r>
      </w:del>
    </w:p>
    <w:p w14:paraId="38654634" w14:textId="293DD2DB" w:rsidR="00714E5C" w:rsidRPr="00690A05" w:rsidRDefault="00AB58E9">
      <w:pPr>
        <w:jc w:val="both"/>
        <w:rPr>
          <w:rFonts w:ascii="Times New Roman" w:eastAsia="Times New Roman" w:hAnsi="Times New Roman" w:cs="Times New Roman"/>
        </w:rPr>
        <w:pPrChange w:id="2686" w:author="Maria Paola Fonseca Paez" w:date="2019-11-30T23:59:00Z">
          <w:pPr>
            <w:numPr>
              <w:numId w:val="10"/>
            </w:numPr>
            <w:ind w:left="720" w:hanging="705"/>
            <w:jc w:val="both"/>
          </w:pPr>
        </w:pPrChange>
      </w:pPr>
      <w:r w:rsidRPr="00690A05">
        <w:rPr>
          <w:rFonts w:ascii="Times New Roman" w:eastAsia="Times New Roman" w:hAnsi="Times New Roman" w:cs="Times New Roman"/>
        </w:rPr>
        <w:t>Para la transmisión se utilizaron algunos de los contadores de la recepción, también se u</w:t>
      </w:r>
      <w:del w:id="2687" w:author="Maria Paola Fonseca Paez" w:date="2019-12-01T00:53:00Z">
        <w:r w:rsidRPr="00690A05" w:rsidDel="0023385E">
          <w:rPr>
            <w:rFonts w:ascii="Times New Roman" w:eastAsia="Times New Roman" w:hAnsi="Times New Roman" w:cs="Times New Roman"/>
          </w:rPr>
          <w:delText>tilizó</w:delText>
        </w:r>
      </w:del>
      <w:ins w:id="2688" w:author="Maria Paola Fonseca Paez" w:date="2019-12-01T00:53:00Z">
        <w:r w:rsidR="0023385E">
          <w:rPr>
            <w:rFonts w:ascii="Times New Roman" w:eastAsia="Times New Roman" w:hAnsi="Times New Roman" w:cs="Times New Roman"/>
          </w:rPr>
          <w:t>só</w:t>
        </w:r>
      </w:ins>
      <w:r w:rsidRPr="00690A05">
        <w:rPr>
          <w:rFonts w:ascii="Times New Roman" w:eastAsia="Times New Roman" w:hAnsi="Times New Roman" w:cs="Times New Roman"/>
        </w:rPr>
        <w:t xml:space="preserve"> un registro serial y conversor con el cual se </w:t>
      </w:r>
      <w:del w:id="2689" w:author="Maria Paola Fonseca Paez" w:date="2019-12-01T00:53:00Z">
        <w:r w:rsidRPr="00690A05" w:rsidDel="0023385E">
          <w:rPr>
            <w:rFonts w:ascii="Times New Roman" w:eastAsia="Times New Roman" w:hAnsi="Times New Roman" w:cs="Times New Roman"/>
          </w:rPr>
          <w:delText xml:space="preserve">iban </w:delText>
        </w:r>
      </w:del>
      <w:r w:rsidRPr="00690A05">
        <w:rPr>
          <w:rFonts w:ascii="Times New Roman" w:eastAsia="Times New Roman" w:hAnsi="Times New Roman" w:cs="Times New Roman"/>
        </w:rPr>
        <w:t>desplazan</w:t>
      </w:r>
      <w:del w:id="2690" w:author="Maria Paola Fonseca Paez" w:date="2019-12-01T00:54:00Z">
        <w:r w:rsidRPr="00690A05" w:rsidDel="0023385E">
          <w:rPr>
            <w:rFonts w:ascii="Times New Roman" w:eastAsia="Times New Roman" w:hAnsi="Times New Roman" w:cs="Times New Roman"/>
          </w:rPr>
          <w:delText>do</w:delText>
        </w:r>
      </w:del>
      <w:r w:rsidRPr="00690A05">
        <w:rPr>
          <w:rFonts w:ascii="Times New Roman" w:eastAsia="Times New Roman" w:hAnsi="Times New Roman" w:cs="Times New Roman"/>
        </w:rPr>
        <w:t xml:space="preserve"> los datos y</w:t>
      </w:r>
      <w:ins w:id="2691" w:author="Maria Paola Fonseca Paez" w:date="2019-12-01T00:54:00Z">
        <w:r w:rsidR="0023385E">
          <w:rPr>
            <w:rFonts w:ascii="Times New Roman" w:eastAsia="Times New Roman" w:hAnsi="Times New Roman" w:cs="Times New Roman"/>
          </w:rPr>
          <w:t xml:space="preserve"> se</w:t>
        </w:r>
      </w:ins>
      <w:r w:rsidRPr="00690A05">
        <w:rPr>
          <w:rFonts w:ascii="Times New Roman" w:eastAsia="Times New Roman" w:hAnsi="Times New Roman" w:cs="Times New Roman"/>
        </w:rPr>
        <w:t xml:space="preserve"> env</w:t>
      </w:r>
      <w:ins w:id="2692" w:author="Maria Paola Fonseca Paez" w:date="2019-12-01T00:54:00Z">
        <w:r w:rsidR="0023385E">
          <w:rPr>
            <w:rFonts w:ascii="Times New Roman" w:eastAsia="Times New Roman" w:hAnsi="Times New Roman" w:cs="Times New Roman"/>
          </w:rPr>
          <w:t>í</w:t>
        </w:r>
      </w:ins>
      <w:del w:id="2693" w:author="Maria Paola Fonseca Paez" w:date="2019-12-01T00:54:00Z">
        <w:r w:rsidRPr="00690A05" w:rsidDel="0023385E">
          <w:rPr>
            <w:rFonts w:ascii="Times New Roman" w:eastAsia="Times New Roman" w:hAnsi="Times New Roman" w:cs="Times New Roman"/>
          </w:rPr>
          <w:delText>i</w:delText>
        </w:r>
      </w:del>
      <w:r w:rsidRPr="00690A05">
        <w:rPr>
          <w:rFonts w:ascii="Times New Roman" w:eastAsia="Times New Roman" w:hAnsi="Times New Roman" w:cs="Times New Roman"/>
        </w:rPr>
        <w:t>an</w:t>
      </w:r>
      <w:del w:id="2694" w:author="Maria Paola Fonseca Paez" w:date="2019-12-01T00:54:00Z">
        <w:r w:rsidRPr="00690A05" w:rsidDel="0023385E">
          <w:rPr>
            <w:rFonts w:ascii="Times New Roman" w:eastAsia="Times New Roman" w:hAnsi="Times New Roman" w:cs="Times New Roman"/>
          </w:rPr>
          <w:delText>do</w:delText>
        </w:r>
      </w:del>
      <w:r w:rsidRPr="00690A05">
        <w:rPr>
          <w:rFonts w:ascii="Times New Roman" w:eastAsia="Times New Roman" w:hAnsi="Times New Roman" w:cs="Times New Roman"/>
        </w:rPr>
        <w:t xml:space="preserve"> a la misma velocidad de 9600 baudios indicada anteriormente. </w:t>
      </w:r>
      <w:del w:id="2695" w:author="Maria Paola Fonseca Paez" w:date="2019-12-01T00:54:00Z">
        <w:r w:rsidRPr="00690A05" w:rsidDel="0023385E">
          <w:rPr>
            <w:rFonts w:ascii="Times New Roman" w:eastAsia="Times New Roman" w:hAnsi="Times New Roman" w:cs="Times New Roman"/>
          </w:rPr>
          <w:delText>Además de</w:delText>
        </w:r>
      </w:del>
      <w:ins w:id="2696" w:author="Maria Paola Fonseca Paez" w:date="2019-12-01T00:54:00Z">
        <w:r w:rsidR="0023385E">
          <w:rPr>
            <w:rFonts w:ascii="Times New Roman" w:eastAsia="Times New Roman" w:hAnsi="Times New Roman" w:cs="Times New Roman"/>
          </w:rPr>
          <w:t>También utiliza</w:t>
        </w:r>
      </w:ins>
      <w:r w:rsidRPr="00690A05">
        <w:rPr>
          <w:rFonts w:ascii="Times New Roman" w:eastAsia="Times New Roman" w:hAnsi="Times New Roman" w:cs="Times New Roman"/>
        </w:rPr>
        <w:t xml:space="preserve"> un control para establecer en qué momento transmitir.</w:t>
      </w:r>
    </w:p>
    <w:p w14:paraId="2043173A" w14:textId="77777777" w:rsidR="00714E5C" w:rsidRPr="009C09D9" w:rsidRDefault="00AB58E9">
      <w:pPr>
        <w:ind w:hanging="705"/>
        <w:jc w:val="both"/>
        <w:rPr>
          <w:rFonts w:ascii="Times New Roman" w:eastAsia="Times New Roman" w:hAnsi="Times New Roman" w:cs="Times New Roman"/>
        </w:rPr>
      </w:pPr>
      <w:r w:rsidRPr="009C09D9">
        <w:rPr>
          <w:rFonts w:ascii="Times New Roman" w:eastAsia="Times New Roman" w:hAnsi="Times New Roman" w:cs="Times New Roman"/>
        </w:rPr>
        <w:t xml:space="preserve"> </w:t>
      </w:r>
    </w:p>
    <w:p w14:paraId="48DED9D8" w14:textId="5900D0D5"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Para el inicio de la transmisión </w:t>
      </w:r>
      <w:del w:id="2697" w:author="Maria Paola Fonseca Paez" w:date="2019-12-01T00:54:00Z">
        <w:r w:rsidRPr="009C09D9" w:rsidDel="0023385E">
          <w:rPr>
            <w:rFonts w:ascii="Times New Roman" w:eastAsia="Times New Roman" w:hAnsi="Times New Roman" w:cs="Times New Roman"/>
          </w:rPr>
          <w:delText>hay que</w:delText>
        </w:r>
      </w:del>
      <w:ins w:id="2698" w:author="Maria Paola Fonseca Paez" w:date="2019-12-01T00:54:00Z">
        <w:r w:rsidR="0023385E">
          <w:rPr>
            <w:rFonts w:ascii="Times New Roman" w:eastAsia="Times New Roman" w:hAnsi="Times New Roman" w:cs="Times New Roman"/>
          </w:rPr>
          <w:t>se debe</w:t>
        </w:r>
      </w:ins>
      <w:r w:rsidRPr="009C09D9">
        <w:rPr>
          <w:rFonts w:ascii="Times New Roman" w:eastAsia="Times New Roman" w:hAnsi="Times New Roman" w:cs="Times New Roman"/>
        </w:rPr>
        <w:t xml:space="preserve"> tener en cuenta que sólo se va a transmitir cuando la salida del </w:t>
      </w:r>
      <w:del w:id="2699" w:author="Maria Paola Fonseca Paez" w:date="2019-12-01T00:54:00Z">
        <w:r w:rsidRPr="009C09D9" w:rsidDel="0023385E">
          <w:rPr>
            <w:rFonts w:ascii="Times New Roman" w:eastAsia="Times New Roman" w:hAnsi="Times New Roman" w:cs="Times New Roman"/>
          </w:rPr>
          <w:delText>SHA - 256</w:delText>
        </w:r>
      </w:del>
      <w:ins w:id="2700" w:author="Maria Paola Fonseca Paez" w:date="2019-12-01T00:54:00Z">
        <w:r w:rsidR="0023385E">
          <w:rPr>
            <w:rFonts w:ascii="Times New Roman" w:eastAsia="Times New Roman" w:hAnsi="Times New Roman" w:cs="Times New Roman"/>
          </w:rPr>
          <w:t>subsistema funció</w:t>
        </w:r>
      </w:ins>
      <w:ins w:id="2701" w:author="Maria Paola Fonseca Paez" w:date="2019-12-01T00:55:00Z">
        <w:r w:rsidR="0023385E">
          <w:rPr>
            <w:rFonts w:ascii="Times New Roman" w:eastAsia="Times New Roman" w:hAnsi="Times New Roman" w:cs="Times New Roman"/>
          </w:rPr>
          <w:t xml:space="preserve">n </w:t>
        </w:r>
        <w:r w:rsidR="0023385E" w:rsidRPr="0023385E">
          <w:rPr>
            <w:rFonts w:ascii="Times New Roman" w:eastAsia="Times New Roman" w:hAnsi="Times New Roman" w:cs="Times New Roman"/>
            <w:i/>
            <w:rPrChange w:id="2702" w:author="Maria Paola Fonseca Paez" w:date="2019-12-01T00:55:00Z">
              <w:rPr>
                <w:rFonts w:ascii="Times New Roman" w:eastAsia="Times New Roman" w:hAnsi="Times New Roman" w:cs="Times New Roman"/>
              </w:rPr>
            </w:rPrChange>
          </w:rPr>
          <w:t>hash sha256</w:t>
        </w:r>
      </w:ins>
      <w:r w:rsidRPr="009C09D9">
        <w:rPr>
          <w:rFonts w:ascii="Times New Roman" w:eastAsia="Times New Roman" w:hAnsi="Times New Roman" w:cs="Times New Roman"/>
        </w:rPr>
        <w:t xml:space="preserve"> sea la esperada y se haya encontrado el </w:t>
      </w:r>
      <w:commentRangeStart w:id="2703"/>
      <w:del w:id="2704" w:author="Maria Paola Fonseca Paez" w:date="2019-12-01T00:55:00Z">
        <w:r w:rsidRPr="009C09D9" w:rsidDel="0023385E">
          <w:rPr>
            <w:rFonts w:ascii="Times New Roman" w:eastAsia="Times New Roman" w:hAnsi="Times New Roman" w:cs="Times New Roman"/>
            <w:i/>
          </w:rPr>
          <w:delText xml:space="preserve">NONCE </w:delText>
        </w:r>
      </w:del>
      <w:commentRangeEnd w:id="2703"/>
      <w:ins w:id="2705" w:author="Maria Paola Fonseca Paez" w:date="2019-12-01T00:55:00Z">
        <w:r w:rsidR="0023385E">
          <w:rPr>
            <w:rFonts w:ascii="Times New Roman" w:eastAsia="Times New Roman" w:hAnsi="Times New Roman" w:cs="Times New Roman"/>
            <w:i/>
          </w:rPr>
          <w:t>nonce</w:t>
        </w:r>
        <w:r w:rsidR="0023385E">
          <w:rPr>
            <w:rFonts w:ascii="Times New Roman" w:eastAsia="Times New Roman" w:hAnsi="Times New Roman" w:cs="Times New Roman"/>
          </w:rPr>
          <w:t xml:space="preserve"> ganador</w:t>
        </w:r>
      </w:ins>
      <w:r w:rsidR="005E48C5" w:rsidRPr="009C09D9">
        <w:rPr>
          <w:rStyle w:val="Refdecomentario"/>
          <w:rFonts w:ascii="Times New Roman" w:hAnsi="Times New Roman" w:cs="Times New Roman"/>
        </w:rPr>
        <w:commentReference w:id="2703"/>
      </w:r>
      <w:del w:id="2706" w:author="Maria Paola Fonseca Paez" w:date="2019-12-01T00:55:00Z">
        <w:r w:rsidRPr="009C09D9" w:rsidDel="0023385E">
          <w:rPr>
            <w:rFonts w:ascii="Times New Roman" w:eastAsia="Times New Roman" w:hAnsi="Times New Roman" w:cs="Times New Roman"/>
          </w:rPr>
          <w:delText>esperado para hallar el</w:delText>
        </w:r>
      </w:del>
      <w:ins w:id="2707" w:author="Maria Paola Fonseca Paez" w:date="2019-12-01T00:55:00Z">
        <w:r w:rsidR="0023385E">
          <w:rPr>
            <w:rFonts w:ascii="Times New Roman" w:eastAsia="Times New Roman" w:hAnsi="Times New Roman" w:cs="Times New Roman"/>
          </w:rPr>
          <w:t xml:space="preserve"> que satisface el requerimiento del</w:t>
        </w:r>
      </w:ins>
      <w:r w:rsidRPr="009C09D9">
        <w:rPr>
          <w:rFonts w:ascii="Times New Roman" w:eastAsia="Times New Roman" w:hAnsi="Times New Roman" w:cs="Times New Roman"/>
        </w:rPr>
        <w:t xml:space="preserve"> número de ceros que se ingresó a</w:t>
      </w:r>
      <w:del w:id="2708" w:author="Maria Paola Fonseca Paez" w:date="2019-12-01T00:55:00Z">
        <w:r w:rsidRPr="009C09D9" w:rsidDel="0023385E">
          <w:rPr>
            <w:rFonts w:ascii="Times New Roman" w:eastAsia="Times New Roman" w:hAnsi="Times New Roman" w:cs="Times New Roman"/>
          </w:rPr>
          <w:delText>l inicio</w:delText>
        </w:r>
      </w:del>
      <w:ins w:id="2709" w:author="Maria Paola Fonseca Paez" w:date="2019-12-01T00:55:00Z">
        <w:r w:rsidR="0023385E">
          <w:rPr>
            <w:rFonts w:ascii="Times New Roman" w:eastAsia="Times New Roman" w:hAnsi="Times New Roman" w:cs="Times New Roman"/>
          </w:rPr>
          <w:t xml:space="preserve"> la entrada del sistema de minado. Cuando es</w:t>
        </w:r>
      </w:ins>
      <w:ins w:id="2710" w:author="Maria Paola Fonseca Paez" w:date="2019-12-01T00:56:00Z">
        <w:r w:rsidR="0023385E">
          <w:rPr>
            <w:rFonts w:ascii="Times New Roman" w:eastAsia="Times New Roman" w:hAnsi="Times New Roman" w:cs="Times New Roman"/>
          </w:rPr>
          <w:t>to sucede</w:t>
        </w:r>
      </w:ins>
      <w:del w:id="2711" w:author="Maria Paola Fonseca Paez" w:date="2019-12-01T00:55:00Z">
        <w:r w:rsidRPr="009C09D9" w:rsidDel="0023385E">
          <w:rPr>
            <w:rFonts w:ascii="Times New Roman" w:eastAsia="Times New Roman" w:hAnsi="Times New Roman" w:cs="Times New Roman"/>
          </w:rPr>
          <w:delText>,</w:delText>
        </w:r>
      </w:del>
      <w:del w:id="2712" w:author="Maria Paola Fonseca Paez" w:date="2019-12-01T00:56:00Z">
        <w:r w:rsidRPr="009C09D9" w:rsidDel="0023385E">
          <w:rPr>
            <w:rFonts w:ascii="Times New Roman" w:eastAsia="Times New Roman" w:hAnsi="Times New Roman" w:cs="Times New Roman"/>
          </w:rPr>
          <w:delText xml:space="preserve"> es decir, cuando</w:delText>
        </w:r>
      </w:del>
      <w:r w:rsidRPr="009C09D9">
        <w:rPr>
          <w:rFonts w:ascii="Times New Roman" w:eastAsia="Times New Roman" w:hAnsi="Times New Roman" w:cs="Times New Roman"/>
        </w:rPr>
        <w:t xml:space="preserve"> la señal </w:t>
      </w:r>
      <w:proofErr w:type="spellStart"/>
      <w:r w:rsidRPr="0023385E">
        <w:rPr>
          <w:rFonts w:ascii="Times New Roman" w:eastAsia="Times New Roman" w:hAnsi="Times New Roman" w:cs="Times New Roman"/>
          <w:i/>
          <w:rPrChange w:id="2713" w:author="Maria Paola Fonseca Paez" w:date="2019-12-01T00:56:00Z">
            <w:rPr>
              <w:rFonts w:ascii="Times New Roman" w:eastAsia="Times New Roman" w:hAnsi="Times New Roman" w:cs="Times New Roman"/>
            </w:rPr>
          </w:rPrChange>
        </w:rPr>
        <w:t>comparar_ceros</w:t>
      </w:r>
      <w:proofErr w:type="spellEnd"/>
      <w:r w:rsidRPr="009C09D9">
        <w:rPr>
          <w:rFonts w:ascii="Times New Roman" w:eastAsia="Times New Roman" w:hAnsi="Times New Roman" w:cs="Times New Roman"/>
        </w:rPr>
        <w:t xml:space="preserve"> </w:t>
      </w:r>
      <w:del w:id="2714" w:author="Maria Paola Fonseca Paez" w:date="2019-12-01T00:56:00Z">
        <w:r w:rsidRPr="009C09D9" w:rsidDel="0023385E">
          <w:rPr>
            <w:rFonts w:ascii="Times New Roman" w:eastAsia="Times New Roman" w:hAnsi="Times New Roman" w:cs="Times New Roman"/>
          </w:rPr>
          <w:delText>este en uno</w:delText>
        </w:r>
      </w:del>
      <w:ins w:id="2715" w:author="Maria Paola Fonseca Paez" w:date="2019-12-01T00:56:00Z">
        <w:r w:rsidR="0023385E">
          <w:rPr>
            <w:rFonts w:ascii="Times New Roman" w:eastAsia="Times New Roman" w:hAnsi="Times New Roman" w:cs="Times New Roman"/>
          </w:rPr>
          <w:t>se pone en ‘1’</w:t>
        </w:r>
      </w:ins>
      <w:r w:rsidRPr="009C09D9">
        <w:rPr>
          <w:rFonts w:ascii="Times New Roman" w:eastAsia="Times New Roman" w:hAnsi="Times New Roman" w:cs="Times New Roman"/>
        </w:rPr>
        <w:t>. Una vez se recib</w:t>
      </w:r>
      <w:del w:id="2716" w:author="Maria Paola Fonseca Paez" w:date="2019-12-01T00:56:00Z">
        <w:r w:rsidRPr="009C09D9" w:rsidDel="0023385E">
          <w:rPr>
            <w:rFonts w:ascii="Times New Roman" w:eastAsia="Times New Roman" w:hAnsi="Times New Roman" w:cs="Times New Roman"/>
          </w:rPr>
          <w:delText>a</w:delText>
        </w:r>
      </w:del>
      <w:ins w:id="2717" w:author="Maria Paola Fonseca Paez" w:date="2019-12-01T00:56:00Z">
        <w:r w:rsidR="0023385E">
          <w:rPr>
            <w:rFonts w:ascii="Times New Roman" w:eastAsia="Times New Roman" w:hAnsi="Times New Roman" w:cs="Times New Roman"/>
          </w:rPr>
          <w:t>e</w:t>
        </w:r>
      </w:ins>
      <w:r w:rsidRPr="009C09D9">
        <w:rPr>
          <w:rFonts w:ascii="Times New Roman" w:eastAsia="Times New Roman" w:hAnsi="Times New Roman" w:cs="Times New Roman"/>
        </w:rPr>
        <w:t xml:space="preserve"> </w:t>
      </w:r>
      <w:del w:id="2718" w:author="Maria Paola Fonseca Paez" w:date="2019-12-01T00:56:00Z">
        <w:r w:rsidRPr="009C09D9" w:rsidDel="0023385E">
          <w:rPr>
            <w:rFonts w:ascii="Times New Roman" w:eastAsia="Times New Roman" w:hAnsi="Times New Roman" w:cs="Times New Roman"/>
          </w:rPr>
          <w:delText>la señal que indique que todo está correcto</w:delText>
        </w:r>
      </w:del>
      <w:ins w:id="2719" w:author="Maria Paola Fonseca Paez" w:date="2019-12-01T00:56:00Z">
        <w:r w:rsidR="0023385E">
          <w:rPr>
            <w:rFonts w:ascii="Times New Roman" w:eastAsia="Times New Roman" w:hAnsi="Times New Roman" w:cs="Times New Roman"/>
          </w:rPr>
          <w:t>esta señal</w:t>
        </w:r>
      </w:ins>
      <w:r w:rsidRPr="009C09D9">
        <w:rPr>
          <w:rFonts w:ascii="Times New Roman" w:eastAsia="Times New Roman" w:hAnsi="Times New Roman" w:cs="Times New Roman"/>
        </w:rPr>
        <w:t>, se empieza con la transmisión de</w:t>
      </w:r>
      <w:del w:id="2720" w:author="Maria Paola Fonseca Paez" w:date="2019-12-01T00:56:00Z">
        <w:r w:rsidRPr="009C09D9" w:rsidDel="0023385E">
          <w:rPr>
            <w:rFonts w:ascii="Times New Roman" w:eastAsia="Times New Roman" w:hAnsi="Times New Roman" w:cs="Times New Roman"/>
          </w:rPr>
          <w:delText xml:space="preserve">  la salida</w:delText>
        </w:r>
      </w:del>
      <w:ins w:id="2721" w:author="Maria Paola Fonseca Paez" w:date="2019-12-01T00:56:00Z">
        <w:r w:rsidR="0023385E">
          <w:rPr>
            <w:rFonts w:ascii="Times New Roman" w:eastAsia="Times New Roman" w:hAnsi="Times New Roman" w:cs="Times New Roman"/>
          </w:rPr>
          <w:t xml:space="preserve">l valor </w:t>
        </w:r>
        <w:r w:rsidR="0023385E" w:rsidRPr="0023385E">
          <w:rPr>
            <w:rFonts w:ascii="Times New Roman" w:eastAsia="Times New Roman" w:hAnsi="Times New Roman" w:cs="Times New Roman"/>
            <w:i/>
            <w:rPrChange w:id="2722" w:author="Maria Paola Fonseca Paez" w:date="2019-12-01T00:56:00Z">
              <w:rPr>
                <w:rFonts w:ascii="Times New Roman" w:eastAsia="Times New Roman" w:hAnsi="Times New Roman" w:cs="Times New Roman"/>
              </w:rPr>
            </w:rPrChange>
          </w:rPr>
          <w:t>hash</w:t>
        </w:r>
      </w:ins>
      <w:r w:rsidRPr="009C09D9">
        <w:rPr>
          <w:rFonts w:ascii="Times New Roman" w:eastAsia="Times New Roman" w:hAnsi="Times New Roman" w:cs="Times New Roman"/>
        </w:rPr>
        <w:t xml:space="preserve"> y el </w:t>
      </w:r>
      <w:del w:id="2723" w:author="Maria Paola Fonseca Paez" w:date="2019-12-01T00:56:00Z">
        <w:r w:rsidRPr="009C09D9" w:rsidDel="0023385E">
          <w:rPr>
            <w:rFonts w:ascii="Times New Roman" w:eastAsia="Times New Roman" w:hAnsi="Times New Roman" w:cs="Times New Roman"/>
            <w:i/>
          </w:rPr>
          <w:delText>NONCE</w:delText>
        </w:r>
        <w:r w:rsidRPr="009C09D9" w:rsidDel="0023385E">
          <w:rPr>
            <w:rFonts w:ascii="Times New Roman" w:eastAsia="Times New Roman" w:hAnsi="Times New Roman" w:cs="Times New Roman"/>
          </w:rPr>
          <w:delText xml:space="preserve"> </w:delText>
        </w:r>
      </w:del>
      <w:ins w:id="2724" w:author="Maria Paola Fonseca Paez" w:date="2019-12-01T00:56:00Z">
        <w:r w:rsidR="0023385E">
          <w:rPr>
            <w:rFonts w:ascii="Times New Roman" w:eastAsia="Times New Roman" w:hAnsi="Times New Roman" w:cs="Times New Roman"/>
            <w:i/>
          </w:rPr>
          <w:t>nonce</w:t>
        </w:r>
        <w:r w:rsidR="0023385E"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encontrado junto con el tiempo en que se demoró </w:t>
      </w:r>
      <w:ins w:id="2725" w:author="Maria Paola Fonseca Paez" w:date="2019-12-01T00:56:00Z">
        <w:r w:rsidR="0023385E">
          <w:rPr>
            <w:rFonts w:ascii="Times New Roman" w:eastAsia="Times New Roman" w:hAnsi="Times New Roman" w:cs="Times New Roman"/>
          </w:rPr>
          <w:t>el sistema de</w:t>
        </w:r>
      </w:ins>
      <w:ins w:id="2726" w:author="Maria Paola Fonseca Paez" w:date="2019-12-01T00:57:00Z">
        <w:r w:rsidR="0023385E">
          <w:rPr>
            <w:rFonts w:ascii="Times New Roman" w:eastAsia="Times New Roman" w:hAnsi="Times New Roman" w:cs="Times New Roman"/>
          </w:rPr>
          <w:t xml:space="preserve"> minado </w:t>
        </w:r>
      </w:ins>
      <w:r w:rsidRPr="009C09D9">
        <w:rPr>
          <w:rFonts w:ascii="Times New Roman" w:eastAsia="Times New Roman" w:hAnsi="Times New Roman" w:cs="Times New Roman"/>
        </w:rPr>
        <w:t xml:space="preserve">en encontrar el </w:t>
      </w:r>
      <w:ins w:id="2727" w:author="Maria Paola Fonseca Paez" w:date="2019-12-01T00:57:00Z">
        <w:r w:rsidR="0023385E">
          <w:rPr>
            <w:rFonts w:ascii="Times New Roman" w:eastAsia="Times New Roman" w:hAnsi="Times New Roman" w:cs="Times New Roman"/>
          </w:rPr>
          <w:t xml:space="preserve">valor </w:t>
        </w:r>
      </w:ins>
      <w:r w:rsidRPr="0023385E">
        <w:rPr>
          <w:rFonts w:ascii="Times New Roman" w:eastAsia="Times New Roman" w:hAnsi="Times New Roman" w:cs="Times New Roman"/>
          <w:i/>
          <w:rPrChange w:id="2728" w:author="Maria Paola Fonseca Paez" w:date="2019-12-01T00:57:00Z">
            <w:rPr>
              <w:rFonts w:ascii="Times New Roman" w:eastAsia="Times New Roman" w:hAnsi="Times New Roman" w:cs="Times New Roman"/>
            </w:rPr>
          </w:rPrChange>
        </w:rPr>
        <w:t>hash</w:t>
      </w:r>
      <w:r w:rsidRPr="009C09D9">
        <w:rPr>
          <w:rFonts w:ascii="Times New Roman" w:eastAsia="Times New Roman" w:hAnsi="Times New Roman" w:cs="Times New Roman"/>
        </w:rPr>
        <w:t xml:space="preserve"> </w:t>
      </w:r>
      <w:ins w:id="2729" w:author="Maria Paola Fonseca Paez" w:date="2019-12-01T00:57:00Z">
        <w:r w:rsidR="0023385E">
          <w:rPr>
            <w:rFonts w:ascii="Times New Roman" w:eastAsia="Times New Roman" w:hAnsi="Times New Roman" w:cs="Times New Roman"/>
          </w:rPr>
          <w:t>‘</w:t>
        </w:r>
      </w:ins>
      <w:del w:id="2730" w:author="Maria Paola Fonseca Paez" w:date="2019-12-01T00:57:00Z">
        <w:r w:rsidRPr="009C09D9" w:rsidDel="0023385E">
          <w:rPr>
            <w:rFonts w:ascii="Times New Roman" w:eastAsia="Times New Roman" w:hAnsi="Times New Roman" w:cs="Times New Roman"/>
          </w:rPr>
          <w:delText>deseado</w:delText>
        </w:r>
      </w:del>
      <w:ins w:id="2731" w:author="Maria Paola Fonseca Paez" w:date="2019-12-01T00:57:00Z">
        <w:r w:rsidR="0023385E">
          <w:rPr>
            <w:rFonts w:ascii="Times New Roman" w:eastAsia="Times New Roman" w:hAnsi="Times New Roman" w:cs="Times New Roman"/>
          </w:rPr>
          <w:t>ganador’</w:t>
        </w:r>
      </w:ins>
      <w:r w:rsidRPr="009C09D9">
        <w:rPr>
          <w:rFonts w:ascii="Times New Roman" w:eastAsia="Times New Roman" w:hAnsi="Times New Roman" w:cs="Times New Roman"/>
        </w:rPr>
        <w:t>. Adicionalmente, en el registro serial donde se almacen</w:t>
      </w:r>
      <w:ins w:id="2732" w:author="Maria Paola Fonseca Paez" w:date="2019-12-01T00:57:00Z">
        <w:r w:rsidR="0023385E">
          <w:rPr>
            <w:rFonts w:ascii="Times New Roman" w:eastAsia="Times New Roman" w:hAnsi="Times New Roman" w:cs="Times New Roman"/>
          </w:rPr>
          <w:t>a esta información</w:t>
        </w:r>
      </w:ins>
      <w:del w:id="2733" w:author="Maria Paola Fonseca Paez" w:date="2019-12-01T00:57:00Z">
        <w:r w:rsidRPr="009C09D9" w:rsidDel="0023385E">
          <w:rPr>
            <w:rFonts w:ascii="Times New Roman" w:eastAsia="Times New Roman" w:hAnsi="Times New Roman" w:cs="Times New Roman"/>
          </w:rPr>
          <w:delText>a</w:delText>
        </w:r>
      </w:del>
      <w:del w:id="2734" w:author="Maria Paola Fonseca Paez" w:date="2019-12-01T00:58:00Z">
        <w:r w:rsidRPr="009C09D9" w:rsidDel="0023385E">
          <w:rPr>
            <w:rFonts w:ascii="Times New Roman" w:eastAsia="Times New Roman" w:hAnsi="Times New Roman" w:cs="Times New Roman"/>
          </w:rPr>
          <w:delText xml:space="preserve"> la salida, el nonce y el tiempo</w:delText>
        </w:r>
      </w:del>
      <w:r w:rsidRPr="009C09D9">
        <w:rPr>
          <w:rFonts w:ascii="Times New Roman" w:eastAsia="Times New Roman" w:hAnsi="Times New Roman" w:cs="Times New Roman"/>
        </w:rPr>
        <w:t xml:space="preserve">, se incluye para cada </w:t>
      </w:r>
      <w:del w:id="2735" w:author="Maria Paola Fonseca Paez" w:date="2019-12-01T00:58:00Z">
        <w:r w:rsidRPr="009C09D9" w:rsidDel="0023385E">
          <w:rPr>
            <w:rFonts w:ascii="Times New Roman" w:eastAsia="Times New Roman" w:hAnsi="Times New Roman" w:cs="Times New Roman"/>
          </w:rPr>
          <w:delText>8 bits (1 byte)</w:delText>
        </w:r>
      </w:del>
      <w:ins w:id="2736" w:author="Maria Paola Fonseca Paez" w:date="2019-12-01T00:58:00Z">
        <w:r w:rsidR="0023385E">
          <w:rPr>
            <w:rFonts w:ascii="Times New Roman" w:eastAsia="Times New Roman" w:hAnsi="Times New Roman" w:cs="Times New Roman"/>
          </w:rPr>
          <w:t>byte</w:t>
        </w:r>
      </w:ins>
      <w:del w:id="2737" w:author="Maria Paola Fonseca Paez" w:date="2019-12-01T00:58:00Z">
        <w:r w:rsidRPr="009C09D9" w:rsidDel="0023385E">
          <w:rPr>
            <w:rFonts w:ascii="Times New Roman" w:eastAsia="Times New Roman" w:hAnsi="Times New Roman" w:cs="Times New Roman"/>
          </w:rPr>
          <w:delText>,</w:delText>
        </w:r>
      </w:del>
      <w:r w:rsidRPr="009C09D9">
        <w:rPr>
          <w:rFonts w:ascii="Times New Roman" w:eastAsia="Times New Roman" w:hAnsi="Times New Roman" w:cs="Times New Roman"/>
        </w:rPr>
        <w:t xml:space="preserve"> el respectivo bit de inicio y bit de parada</w:t>
      </w:r>
      <w:ins w:id="2738" w:author="Maria Paola Fonseca Paez" w:date="2019-12-01T00:58:00Z">
        <w:r w:rsidR="0023385E">
          <w:rPr>
            <w:rFonts w:ascii="Times New Roman" w:eastAsia="Times New Roman" w:hAnsi="Times New Roman" w:cs="Times New Roman"/>
          </w:rPr>
          <w:t xml:space="preserve">, </w:t>
        </w:r>
      </w:ins>
      <w:del w:id="2739" w:author="Maria Paola Fonseca Paez" w:date="2019-12-01T00:58:00Z">
        <w:r w:rsidRPr="009C09D9" w:rsidDel="0023385E">
          <w:rPr>
            <w:rFonts w:ascii="Times New Roman" w:eastAsia="Times New Roman" w:hAnsi="Times New Roman" w:cs="Times New Roman"/>
          </w:rPr>
          <w:delText xml:space="preserve"> que también se enviarán y desplazarán para la</w:delText>
        </w:r>
      </w:del>
      <w:ins w:id="2740" w:author="Maria Paola Fonseca Paez" w:date="2019-12-01T00:58:00Z">
        <w:r w:rsidR="0023385E">
          <w:rPr>
            <w:rFonts w:ascii="Times New Roman" w:eastAsia="Times New Roman" w:hAnsi="Times New Roman" w:cs="Times New Roman"/>
          </w:rPr>
          <w:t>con el fin de la</w:t>
        </w:r>
      </w:ins>
      <w:r w:rsidRPr="009C09D9">
        <w:rPr>
          <w:rFonts w:ascii="Times New Roman" w:eastAsia="Times New Roman" w:hAnsi="Times New Roman" w:cs="Times New Roman"/>
        </w:rPr>
        <w:t xml:space="preserve"> realización efectiva de la transmisión.</w:t>
      </w:r>
    </w:p>
    <w:p w14:paraId="28582224" w14:textId="77777777" w:rsidR="00714E5C" w:rsidRPr="009C09D9" w:rsidRDefault="00714E5C">
      <w:pPr>
        <w:ind w:hanging="705"/>
        <w:jc w:val="both"/>
        <w:rPr>
          <w:rFonts w:ascii="Times New Roman" w:eastAsia="Times New Roman" w:hAnsi="Times New Roman" w:cs="Times New Roman"/>
        </w:rPr>
      </w:pPr>
    </w:p>
    <w:p w14:paraId="58227D6B" w14:textId="349917D1" w:rsidR="00714E5C" w:rsidRPr="009C09D9" w:rsidRDefault="00AB58E9">
      <w:pPr>
        <w:ind w:hanging="705"/>
        <w:jc w:val="both"/>
        <w:rPr>
          <w:rFonts w:ascii="Times New Roman" w:eastAsia="Times New Roman" w:hAnsi="Times New Roman" w:cs="Times New Roman"/>
        </w:rPr>
      </w:pPr>
      <w:r w:rsidRPr="009C09D9">
        <w:rPr>
          <w:rFonts w:ascii="Times New Roman" w:eastAsia="Times New Roman" w:hAnsi="Times New Roman" w:cs="Times New Roman"/>
        </w:rPr>
        <w:t xml:space="preserve">             Los bloques planteados </w:t>
      </w:r>
      <w:del w:id="2741" w:author="Maria Paola Fonseca Paez" w:date="2019-12-01T00:58:00Z">
        <w:r w:rsidRPr="009C09D9" w:rsidDel="0023385E">
          <w:rPr>
            <w:rFonts w:ascii="Times New Roman" w:eastAsia="Times New Roman" w:hAnsi="Times New Roman" w:cs="Times New Roman"/>
          </w:rPr>
          <w:delText xml:space="preserve">fueron </w:delText>
        </w:r>
      </w:del>
      <w:ins w:id="2742" w:author="Maria Paola Fonseca Paez" w:date="2019-12-01T00:58:00Z">
        <w:r w:rsidR="0023385E">
          <w:rPr>
            <w:rFonts w:ascii="Times New Roman" w:eastAsia="Times New Roman" w:hAnsi="Times New Roman" w:cs="Times New Roman"/>
          </w:rPr>
          <w:t>son</w:t>
        </w:r>
        <w:r w:rsidR="0023385E"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los siguientes:</w:t>
      </w:r>
    </w:p>
    <w:p w14:paraId="3E325082" w14:textId="77777777" w:rsidR="00714E5C" w:rsidRPr="009C09D9" w:rsidRDefault="00714E5C">
      <w:pPr>
        <w:jc w:val="both"/>
        <w:rPr>
          <w:rFonts w:ascii="Times New Roman" w:eastAsia="Times New Roman" w:hAnsi="Times New Roman" w:cs="Times New Roman"/>
        </w:rPr>
      </w:pPr>
    </w:p>
    <w:p w14:paraId="2B474E84" w14:textId="59A75CF5" w:rsidR="00714E5C" w:rsidRPr="009C09D9" w:rsidRDefault="00AB58E9">
      <w:pPr>
        <w:jc w:val="both"/>
        <w:rPr>
          <w:rFonts w:ascii="Times New Roman" w:eastAsia="Times New Roman" w:hAnsi="Times New Roman" w:cs="Times New Roman"/>
          <w:b/>
        </w:rPr>
      </w:pPr>
      <w:r w:rsidRPr="009C09D9">
        <w:rPr>
          <w:rFonts w:ascii="Times New Roman" w:eastAsia="Times New Roman" w:hAnsi="Times New Roman" w:cs="Times New Roman"/>
          <w:b/>
        </w:rPr>
        <w:t xml:space="preserve">Control transmisión: </w:t>
      </w:r>
      <w:r w:rsidRPr="009C09D9">
        <w:rPr>
          <w:rFonts w:ascii="Times New Roman" w:eastAsia="Times New Roman" w:hAnsi="Times New Roman" w:cs="Times New Roman"/>
        </w:rPr>
        <w:t xml:space="preserve">Es el </w:t>
      </w:r>
      <w:del w:id="2743" w:author="Maria Paola Fonseca Paez" w:date="2019-12-01T00:59:00Z">
        <w:r w:rsidRPr="009C09D9" w:rsidDel="0023385E">
          <w:rPr>
            <w:rFonts w:ascii="Times New Roman" w:eastAsia="Times New Roman" w:hAnsi="Times New Roman" w:cs="Times New Roman"/>
          </w:rPr>
          <w:delText xml:space="preserve">bloque </w:delText>
        </w:r>
      </w:del>
      <w:ins w:id="2744" w:author="Maria Paola Fonseca Paez" w:date="2019-12-01T00:59:00Z">
        <w:r w:rsidR="0023385E">
          <w:rPr>
            <w:rFonts w:ascii="Times New Roman" w:eastAsia="Times New Roman" w:hAnsi="Times New Roman" w:cs="Times New Roman"/>
          </w:rPr>
          <w:t>subsistema</w:t>
        </w:r>
        <w:r w:rsidR="0023385E"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encargado de coordinar transmisión de los datos, a </w:t>
      </w:r>
      <w:ins w:id="2745" w:author="Maria Paola Fonseca Paez" w:date="2019-12-01T01:00:00Z">
        <w:r w:rsidR="0023385E">
          <w:rPr>
            <w:rFonts w:ascii="Times New Roman" w:eastAsia="Times New Roman" w:hAnsi="Times New Roman" w:cs="Times New Roman"/>
          </w:rPr>
          <w:t>una</w:t>
        </w:r>
      </w:ins>
      <w:del w:id="2746" w:author="Maria Paola Fonseca Paez" w:date="2019-12-01T01:00:00Z">
        <w:r w:rsidRPr="009C09D9" w:rsidDel="0023385E">
          <w:rPr>
            <w:rFonts w:ascii="Times New Roman" w:eastAsia="Times New Roman" w:hAnsi="Times New Roman" w:cs="Times New Roman"/>
          </w:rPr>
          <w:delText>la</w:delText>
        </w:r>
      </w:del>
      <w:r w:rsidRPr="009C09D9">
        <w:rPr>
          <w:rFonts w:ascii="Times New Roman" w:eastAsia="Times New Roman" w:hAnsi="Times New Roman" w:cs="Times New Roman"/>
        </w:rPr>
        <w:t xml:space="preserve"> velocidad de transmisión igual a la del receptor, hasta que se termine de enviar la </w:t>
      </w:r>
      <w:del w:id="2747" w:author="Maria Paola Fonseca Paez" w:date="2019-12-01T01:00:00Z">
        <w:r w:rsidRPr="009C09D9" w:rsidDel="0023385E">
          <w:rPr>
            <w:rFonts w:ascii="Times New Roman" w:eastAsia="Times New Roman" w:hAnsi="Times New Roman" w:cs="Times New Roman"/>
          </w:rPr>
          <w:delText>salida totalmente</w:delText>
        </w:r>
      </w:del>
      <w:ins w:id="2748" w:author="Maria Paola Fonseca Paez" w:date="2019-12-01T01:00:00Z">
        <w:r w:rsidR="0023385E">
          <w:rPr>
            <w:rFonts w:ascii="Times New Roman" w:eastAsia="Times New Roman" w:hAnsi="Times New Roman" w:cs="Times New Roman"/>
          </w:rPr>
          <w:t>totalidad de la salida</w:t>
        </w:r>
      </w:ins>
      <w:r w:rsidRPr="009C09D9">
        <w:rPr>
          <w:rFonts w:ascii="Times New Roman" w:eastAsia="Times New Roman" w:hAnsi="Times New Roman" w:cs="Times New Roman"/>
        </w:rPr>
        <w:t>.</w:t>
      </w:r>
    </w:p>
    <w:p w14:paraId="699BD5C6" w14:textId="77777777" w:rsidR="00714E5C" w:rsidRPr="009C09D9" w:rsidRDefault="00714E5C">
      <w:pPr>
        <w:ind w:left="708" w:hanging="708"/>
        <w:jc w:val="both"/>
        <w:rPr>
          <w:rFonts w:ascii="Times New Roman" w:eastAsia="Times New Roman" w:hAnsi="Times New Roman" w:cs="Times New Roman"/>
          <w:b/>
        </w:rPr>
      </w:pPr>
    </w:p>
    <w:p w14:paraId="1A64F322" w14:textId="50FDB8F9" w:rsidR="00714E5C" w:rsidRPr="009C09D9" w:rsidRDefault="00AB58E9">
      <w:pPr>
        <w:jc w:val="both"/>
        <w:rPr>
          <w:rFonts w:ascii="Times New Roman" w:eastAsia="Times New Roman" w:hAnsi="Times New Roman" w:cs="Times New Roman"/>
          <w:b/>
        </w:rPr>
      </w:pPr>
      <w:r w:rsidRPr="009C09D9">
        <w:rPr>
          <w:rFonts w:ascii="Times New Roman" w:eastAsia="Times New Roman" w:hAnsi="Times New Roman" w:cs="Times New Roman"/>
          <w:b/>
        </w:rPr>
        <w:t xml:space="preserve">Contador transmisión: </w:t>
      </w:r>
      <w:r w:rsidRPr="009C09D9">
        <w:rPr>
          <w:rFonts w:ascii="Times New Roman" w:eastAsia="Times New Roman" w:hAnsi="Times New Roman" w:cs="Times New Roman"/>
        </w:rPr>
        <w:t xml:space="preserve">Es el </w:t>
      </w:r>
      <w:ins w:id="2749" w:author="Maria Paola Fonseca Paez" w:date="2019-12-01T01:00:00Z">
        <w:r w:rsidR="0023385E">
          <w:rPr>
            <w:rFonts w:ascii="Times New Roman" w:eastAsia="Times New Roman" w:hAnsi="Times New Roman" w:cs="Times New Roman"/>
          </w:rPr>
          <w:t>subsistema</w:t>
        </w:r>
        <w:r w:rsidR="0023385E" w:rsidRPr="009C09D9" w:rsidDel="0023385E">
          <w:rPr>
            <w:rFonts w:ascii="Times New Roman" w:eastAsia="Times New Roman" w:hAnsi="Times New Roman" w:cs="Times New Roman"/>
          </w:rPr>
          <w:t xml:space="preserve"> </w:t>
        </w:r>
      </w:ins>
      <w:del w:id="2750" w:author="Maria Paola Fonseca Paez" w:date="2019-12-01T01:00:00Z">
        <w:r w:rsidRPr="009C09D9" w:rsidDel="0023385E">
          <w:rPr>
            <w:rFonts w:ascii="Times New Roman" w:eastAsia="Times New Roman" w:hAnsi="Times New Roman" w:cs="Times New Roman"/>
          </w:rPr>
          <w:delText xml:space="preserve">bloque </w:delText>
        </w:r>
      </w:del>
      <w:r w:rsidRPr="009C09D9">
        <w:rPr>
          <w:rFonts w:ascii="Times New Roman" w:eastAsia="Times New Roman" w:hAnsi="Times New Roman" w:cs="Times New Roman"/>
        </w:rPr>
        <w:t>encargado de contar a la velocidad de transmisión (9600 baudios), para enviar los bits a la velocidad que va a recibir el receptor.</w:t>
      </w:r>
    </w:p>
    <w:p w14:paraId="2DD02FE7" w14:textId="77777777" w:rsidR="00714E5C" w:rsidRPr="009C09D9" w:rsidRDefault="00714E5C">
      <w:pPr>
        <w:jc w:val="both"/>
        <w:rPr>
          <w:rFonts w:ascii="Times New Roman" w:eastAsia="Times New Roman" w:hAnsi="Times New Roman" w:cs="Times New Roman"/>
          <w:b/>
        </w:rPr>
      </w:pPr>
    </w:p>
    <w:p w14:paraId="26CA6E83" w14:textId="1E296298"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b/>
        </w:rPr>
        <w:t xml:space="preserve">Contador bits de salida: </w:t>
      </w:r>
      <w:r w:rsidRPr="009C09D9">
        <w:rPr>
          <w:rFonts w:ascii="Times New Roman" w:eastAsia="Times New Roman" w:hAnsi="Times New Roman" w:cs="Times New Roman"/>
        </w:rPr>
        <w:t xml:space="preserve">Es el </w:t>
      </w:r>
      <w:ins w:id="2751" w:author="Maria Paola Fonseca Paez" w:date="2019-12-01T01:00:00Z">
        <w:r w:rsidR="0023385E">
          <w:rPr>
            <w:rFonts w:ascii="Times New Roman" w:eastAsia="Times New Roman" w:hAnsi="Times New Roman" w:cs="Times New Roman"/>
          </w:rPr>
          <w:t>subsistema</w:t>
        </w:r>
        <w:r w:rsidR="0023385E" w:rsidRPr="009C09D9" w:rsidDel="0023385E">
          <w:rPr>
            <w:rFonts w:ascii="Times New Roman" w:eastAsia="Times New Roman" w:hAnsi="Times New Roman" w:cs="Times New Roman"/>
          </w:rPr>
          <w:t xml:space="preserve"> </w:t>
        </w:r>
      </w:ins>
      <w:del w:id="2752" w:author="Maria Paola Fonseca Paez" w:date="2019-12-01T01:00:00Z">
        <w:r w:rsidRPr="009C09D9" w:rsidDel="0023385E">
          <w:rPr>
            <w:rFonts w:ascii="Times New Roman" w:eastAsia="Times New Roman" w:hAnsi="Times New Roman" w:cs="Times New Roman"/>
          </w:rPr>
          <w:delText xml:space="preserve">bloque </w:delText>
        </w:r>
      </w:del>
      <w:r w:rsidRPr="009C09D9">
        <w:rPr>
          <w:rFonts w:ascii="Times New Roman" w:eastAsia="Times New Roman" w:hAnsi="Times New Roman" w:cs="Times New Roman"/>
        </w:rPr>
        <w:t>encargado de contar los bits enviados</w:t>
      </w:r>
      <w:del w:id="2753" w:author="Maria Paola Fonseca Paez" w:date="2019-12-01T01:00:00Z">
        <w:r w:rsidRPr="009C09D9" w:rsidDel="0023385E">
          <w:rPr>
            <w:rFonts w:ascii="Times New Roman" w:eastAsia="Times New Roman" w:hAnsi="Times New Roman" w:cs="Times New Roman"/>
          </w:rPr>
          <w:delText xml:space="preserve">, que </w:delText>
        </w:r>
      </w:del>
      <w:ins w:id="2754" w:author="Maria Paola Fonseca Paez" w:date="2019-12-01T01:00:00Z">
        <w:r w:rsidR="0023385E">
          <w:rPr>
            <w:rFonts w:ascii="Times New Roman" w:eastAsia="Times New Roman" w:hAnsi="Times New Roman" w:cs="Times New Roman"/>
          </w:rPr>
          <w:t>; un</w:t>
        </w:r>
      </w:ins>
      <w:del w:id="2755" w:author="Maria Paola Fonseca Paez" w:date="2019-12-01T01:00:00Z">
        <w:r w:rsidRPr="009C09D9" w:rsidDel="0023385E">
          <w:rPr>
            <w:rFonts w:ascii="Times New Roman" w:eastAsia="Times New Roman" w:hAnsi="Times New Roman" w:cs="Times New Roman"/>
          </w:rPr>
          <w:delText>en</w:delText>
        </w:r>
      </w:del>
      <w:r w:rsidRPr="009C09D9">
        <w:rPr>
          <w:rFonts w:ascii="Times New Roman" w:eastAsia="Times New Roman" w:hAnsi="Times New Roman" w:cs="Times New Roman"/>
        </w:rPr>
        <w:t xml:space="preserve"> total son 390 contando los bits de inicio y fin </w:t>
      </w:r>
      <w:ins w:id="2756" w:author="Maria Paola Fonseca Paez" w:date="2019-12-01T01:01:00Z">
        <w:r w:rsidR="0023385E">
          <w:rPr>
            <w:rFonts w:ascii="Times New Roman" w:eastAsia="Times New Roman" w:hAnsi="Times New Roman" w:cs="Times New Roman"/>
          </w:rPr>
          <w:t xml:space="preserve">de parada </w:t>
        </w:r>
      </w:ins>
      <w:r w:rsidRPr="009C09D9">
        <w:rPr>
          <w:rFonts w:ascii="Times New Roman" w:eastAsia="Times New Roman" w:hAnsi="Times New Roman" w:cs="Times New Roman"/>
        </w:rPr>
        <w:t>requeridos</w:t>
      </w:r>
      <w:ins w:id="2757" w:author="Maria Paola Fonseca Paez" w:date="2019-12-01T01:01:00Z">
        <w:r w:rsidR="0023385E">
          <w:rPr>
            <w:rFonts w:ascii="Times New Roman" w:eastAsia="Times New Roman" w:hAnsi="Times New Roman" w:cs="Times New Roman"/>
          </w:rPr>
          <w:t xml:space="preserve"> en cada byte a transmitir.</w:t>
        </w:r>
      </w:ins>
      <w:del w:id="2758" w:author="Maria Paola Fonseca Paez" w:date="2019-12-01T01:01:00Z">
        <w:r w:rsidRPr="009C09D9" w:rsidDel="0023385E">
          <w:rPr>
            <w:rFonts w:ascii="Times New Roman" w:eastAsia="Times New Roman" w:hAnsi="Times New Roman" w:cs="Times New Roman"/>
          </w:rPr>
          <w:delText>,</w:delText>
        </w:r>
      </w:del>
      <w:r w:rsidRPr="009C09D9">
        <w:rPr>
          <w:rFonts w:ascii="Times New Roman" w:eastAsia="Times New Roman" w:hAnsi="Times New Roman" w:cs="Times New Roman"/>
        </w:rPr>
        <w:t xml:space="preserve"> </w:t>
      </w:r>
      <w:del w:id="2759" w:author="Maria Paola Fonseca Paez" w:date="2019-12-01T01:01:00Z">
        <w:r w:rsidRPr="009C09D9" w:rsidDel="0023385E">
          <w:rPr>
            <w:rFonts w:ascii="Times New Roman" w:eastAsia="Times New Roman" w:hAnsi="Times New Roman" w:cs="Times New Roman"/>
          </w:rPr>
          <w:delText>e</w:delText>
        </w:r>
      </w:del>
      <w:ins w:id="2760" w:author="Maria Paola Fonseca Paez" w:date="2019-12-01T01:01:00Z">
        <w:r w:rsidR="0023385E">
          <w:rPr>
            <w:rFonts w:ascii="Times New Roman" w:eastAsia="Times New Roman" w:hAnsi="Times New Roman" w:cs="Times New Roman"/>
          </w:rPr>
          <w:t>E</w:t>
        </w:r>
      </w:ins>
      <w:r w:rsidRPr="009C09D9">
        <w:rPr>
          <w:rFonts w:ascii="Times New Roman" w:eastAsia="Times New Roman" w:hAnsi="Times New Roman" w:cs="Times New Roman"/>
        </w:rPr>
        <w:t xml:space="preserve">l mensaje </w:t>
      </w:r>
      <w:ins w:id="2761" w:author="Maria Paola Fonseca Paez" w:date="2019-12-01T01:01:00Z">
        <w:r w:rsidR="0023385E">
          <w:rPr>
            <w:rFonts w:ascii="Times New Roman" w:eastAsia="Times New Roman" w:hAnsi="Times New Roman" w:cs="Times New Roman"/>
          </w:rPr>
          <w:t xml:space="preserve">a enviar se compone </w:t>
        </w:r>
      </w:ins>
      <w:r w:rsidRPr="009C09D9">
        <w:rPr>
          <w:rFonts w:ascii="Times New Roman" w:eastAsia="Times New Roman" w:hAnsi="Times New Roman" w:cs="Times New Roman"/>
        </w:rPr>
        <w:t>de 256 bits proveniente</w:t>
      </w:r>
      <w:ins w:id="2762" w:author="Maria Paola Fonseca Paez" w:date="2019-12-01T01:01:00Z">
        <w:r w:rsidR="0023385E">
          <w:rPr>
            <w:rFonts w:ascii="Times New Roman" w:eastAsia="Times New Roman" w:hAnsi="Times New Roman" w:cs="Times New Roman"/>
          </w:rPr>
          <w:t>s</w:t>
        </w:r>
      </w:ins>
      <w:r w:rsidRPr="009C09D9">
        <w:rPr>
          <w:rFonts w:ascii="Times New Roman" w:eastAsia="Times New Roman" w:hAnsi="Times New Roman" w:cs="Times New Roman"/>
        </w:rPr>
        <w:t xml:space="preserve"> del hash, 32 bit</w:t>
      </w:r>
      <w:ins w:id="2763" w:author="Maria Paola Fonseca Paez" w:date="2019-12-01T01:01:00Z">
        <w:r w:rsidR="0023385E">
          <w:rPr>
            <w:rFonts w:ascii="Times New Roman" w:eastAsia="Times New Roman" w:hAnsi="Times New Roman" w:cs="Times New Roman"/>
          </w:rPr>
          <w:t xml:space="preserve"> provenientes</w:t>
        </w:r>
      </w:ins>
      <w:r w:rsidRPr="009C09D9">
        <w:rPr>
          <w:rFonts w:ascii="Times New Roman" w:eastAsia="Times New Roman" w:hAnsi="Times New Roman" w:cs="Times New Roman"/>
        </w:rPr>
        <w:t xml:space="preserve"> del</w:t>
      </w:r>
      <w:ins w:id="2764" w:author="Maria Paola Fonseca Paez" w:date="2019-12-01T01:01:00Z">
        <w:r w:rsidR="0023385E">
          <w:rPr>
            <w:rFonts w:ascii="Times New Roman" w:eastAsia="Times New Roman" w:hAnsi="Times New Roman" w:cs="Times New Roman"/>
          </w:rPr>
          <w:t xml:space="preserve"> respectivo</w:t>
        </w:r>
      </w:ins>
      <w:r w:rsidRPr="009C09D9">
        <w:rPr>
          <w:rFonts w:ascii="Times New Roman" w:eastAsia="Times New Roman" w:hAnsi="Times New Roman" w:cs="Times New Roman"/>
        </w:rPr>
        <w:t xml:space="preserve"> </w:t>
      </w:r>
      <w:r w:rsidRPr="0023385E">
        <w:rPr>
          <w:rFonts w:ascii="Times New Roman" w:eastAsia="Times New Roman" w:hAnsi="Times New Roman" w:cs="Times New Roman"/>
          <w:i/>
          <w:rPrChange w:id="2765" w:author="Maria Paola Fonseca Paez" w:date="2019-12-01T01:01:00Z">
            <w:rPr>
              <w:rFonts w:ascii="Times New Roman" w:eastAsia="Times New Roman" w:hAnsi="Times New Roman" w:cs="Times New Roman"/>
            </w:rPr>
          </w:rPrChange>
        </w:rPr>
        <w:t>nonce</w:t>
      </w:r>
      <w:r w:rsidRPr="009C09D9">
        <w:rPr>
          <w:rFonts w:ascii="Times New Roman" w:eastAsia="Times New Roman" w:hAnsi="Times New Roman" w:cs="Times New Roman"/>
        </w:rPr>
        <w:t xml:space="preserve"> </w:t>
      </w:r>
      <w:del w:id="2766" w:author="Maria Paola Fonseca Paez" w:date="2019-12-01T01:02:00Z">
        <w:r w:rsidRPr="009C09D9" w:rsidDel="0023385E">
          <w:rPr>
            <w:rFonts w:ascii="Times New Roman" w:eastAsia="Times New Roman" w:hAnsi="Times New Roman" w:cs="Times New Roman"/>
          </w:rPr>
          <w:delText>c</w:delText>
        </w:r>
      </w:del>
      <w:del w:id="2767" w:author="Maria Paola Fonseca Paez" w:date="2019-12-01T01:01:00Z">
        <w:r w:rsidRPr="009C09D9" w:rsidDel="0023385E">
          <w:rPr>
            <w:rFonts w:ascii="Times New Roman" w:eastAsia="Times New Roman" w:hAnsi="Times New Roman" w:cs="Times New Roman"/>
          </w:rPr>
          <w:delText>orrect</w:delText>
        </w:r>
      </w:del>
      <w:del w:id="2768" w:author="Maria Paola Fonseca Paez" w:date="2019-12-01T01:02:00Z">
        <w:r w:rsidRPr="009C09D9" w:rsidDel="0023385E">
          <w:rPr>
            <w:rFonts w:ascii="Times New Roman" w:eastAsia="Times New Roman" w:hAnsi="Times New Roman" w:cs="Times New Roman"/>
          </w:rPr>
          <w:delText xml:space="preserve">o </w:delText>
        </w:r>
      </w:del>
      <w:r w:rsidRPr="009C09D9">
        <w:rPr>
          <w:rFonts w:ascii="Times New Roman" w:eastAsia="Times New Roman" w:hAnsi="Times New Roman" w:cs="Times New Roman"/>
        </w:rPr>
        <w:t>y 16 bits</w:t>
      </w:r>
      <w:ins w:id="2769" w:author="Maria Paola Fonseca Paez" w:date="2019-12-01T01:02:00Z">
        <w:r w:rsidR="0023385E">
          <w:rPr>
            <w:rFonts w:ascii="Times New Roman" w:eastAsia="Times New Roman" w:hAnsi="Times New Roman" w:cs="Times New Roman"/>
          </w:rPr>
          <w:t xml:space="preserve"> provenientes</w:t>
        </w:r>
      </w:ins>
      <w:r w:rsidRPr="009C09D9">
        <w:rPr>
          <w:rFonts w:ascii="Times New Roman" w:eastAsia="Times New Roman" w:hAnsi="Times New Roman" w:cs="Times New Roman"/>
        </w:rPr>
        <w:t xml:space="preserve"> del tiempo total.</w:t>
      </w:r>
    </w:p>
    <w:p w14:paraId="3EFE56E8" w14:textId="77777777" w:rsidR="00714E5C" w:rsidRPr="009C09D9" w:rsidRDefault="00714E5C">
      <w:pPr>
        <w:jc w:val="both"/>
        <w:rPr>
          <w:rFonts w:ascii="Times New Roman" w:eastAsia="Times New Roman" w:hAnsi="Times New Roman" w:cs="Times New Roman"/>
          <w:b/>
        </w:rPr>
      </w:pPr>
    </w:p>
    <w:p w14:paraId="3E58C86A" w14:textId="127E1D8B"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b/>
        </w:rPr>
        <w:t xml:space="preserve">Serial </w:t>
      </w:r>
      <w:proofErr w:type="spellStart"/>
      <w:r w:rsidRPr="009C09D9">
        <w:rPr>
          <w:rFonts w:ascii="Times New Roman" w:eastAsia="Times New Roman" w:hAnsi="Times New Roman" w:cs="Times New Roman"/>
          <w:b/>
        </w:rPr>
        <w:t>converter</w:t>
      </w:r>
      <w:proofErr w:type="spellEnd"/>
      <w:r w:rsidRPr="009C09D9">
        <w:rPr>
          <w:rFonts w:ascii="Times New Roman" w:eastAsia="Times New Roman" w:hAnsi="Times New Roman" w:cs="Times New Roman"/>
          <w:b/>
        </w:rPr>
        <w:t xml:space="preserve">: </w:t>
      </w:r>
      <w:r w:rsidRPr="009C09D9">
        <w:rPr>
          <w:rFonts w:ascii="Times New Roman" w:eastAsia="Times New Roman" w:hAnsi="Times New Roman" w:cs="Times New Roman"/>
        </w:rPr>
        <w:t xml:space="preserve">Es el </w:t>
      </w:r>
      <w:ins w:id="2770" w:author="Maria Paola Fonseca Paez" w:date="2019-12-01T01:02:00Z">
        <w:r w:rsidR="0023385E">
          <w:rPr>
            <w:rFonts w:ascii="Times New Roman" w:eastAsia="Times New Roman" w:hAnsi="Times New Roman" w:cs="Times New Roman"/>
          </w:rPr>
          <w:t>subsistema</w:t>
        </w:r>
      </w:ins>
      <w:del w:id="2771" w:author="Maria Paola Fonseca Paez" w:date="2019-12-01T01:02:00Z">
        <w:r w:rsidRPr="009C09D9" w:rsidDel="0023385E">
          <w:rPr>
            <w:rFonts w:ascii="Times New Roman" w:eastAsia="Times New Roman" w:hAnsi="Times New Roman" w:cs="Times New Roman"/>
          </w:rPr>
          <w:delText>bloque</w:delText>
        </w:r>
      </w:del>
      <w:r w:rsidRPr="009C09D9">
        <w:rPr>
          <w:rFonts w:ascii="Times New Roman" w:eastAsia="Times New Roman" w:hAnsi="Times New Roman" w:cs="Times New Roman"/>
        </w:rPr>
        <w:t xml:space="preserve"> encargado de guardar en paralelo los bits que se van a transmitir, con su respectivo bit de inicio y bit de parada, </w:t>
      </w:r>
      <w:commentRangeStart w:id="2772"/>
      <w:r w:rsidRPr="009C09D9">
        <w:rPr>
          <w:rFonts w:ascii="Times New Roman" w:eastAsia="Times New Roman" w:hAnsi="Times New Roman" w:cs="Times New Roman"/>
        </w:rPr>
        <w:t xml:space="preserve">e ir </w:t>
      </w:r>
      <w:del w:id="2773" w:author="Maria Paola Fonseca Paez" w:date="2019-12-01T01:03:00Z">
        <w:r w:rsidRPr="009C09D9" w:rsidDel="007C3E4C">
          <w:rPr>
            <w:rFonts w:ascii="Times New Roman" w:eastAsia="Times New Roman" w:hAnsi="Times New Roman" w:cs="Times New Roman"/>
          </w:rPr>
          <w:delText>desplazando</w:delText>
        </w:r>
      </w:del>
      <w:ins w:id="2774" w:author="Maria Paola Fonseca Paez" w:date="2019-12-01T01:03:00Z">
        <w:r w:rsidR="007C3E4C">
          <w:rPr>
            <w:rFonts w:ascii="Times New Roman" w:eastAsia="Times New Roman" w:hAnsi="Times New Roman" w:cs="Times New Roman"/>
          </w:rPr>
          <w:t>desplazándose en las posiciones de</w:t>
        </w:r>
      </w:ins>
      <w:del w:id="2775" w:author="Maria Paola Fonseca Paez" w:date="2019-12-01T01:03:00Z">
        <w:r w:rsidRPr="009C09D9" w:rsidDel="007C3E4C">
          <w:rPr>
            <w:rFonts w:ascii="Times New Roman" w:eastAsia="Times New Roman" w:hAnsi="Times New Roman" w:cs="Times New Roman"/>
          </w:rPr>
          <w:delText xml:space="preserve"> para que se tome</w:delText>
        </w:r>
      </w:del>
      <w:ins w:id="2776" w:author="Maria Paola Fonseca Paez" w:date="2019-12-01T01:03:00Z">
        <w:r w:rsidR="007C3E4C">
          <w:rPr>
            <w:rFonts w:ascii="Times New Roman" w:eastAsia="Times New Roman" w:hAnsi="Times New Roman" w:cs="Times New Roman"/>
          </w:rPr>
          <w:t xml:space="preserve"> </w:t>
        </w:r>
      </w:ins>
      <w:del w:id="2777" w:author="Maria Paola Fonseca Paez" w:date="2019-12-01T01:03:00Z">
        <w:r w:rsidRPr="009C09D9" w:rsidDel="007C3E4C">
          <w:rPr>
            <w:rFonts w:ascii="Times New Roman" w:eastAsia="Times New Roman" w:hAnsi="Times New Roman" w:cs="Times New Roman"/>
          </w:rPr>
          <w:delText xml:space="preserve"> </w:delText>
        </w:r>
      </w:del>
      <w:r w:rsidRPr="009C09D9">
        <w:rPr>
          <w:rFonts w:ascii="Times New Roman" w:eastAsia="Times New Roman" w:hAnsi="Times New Roman" w:cs="Times New Roman"/>
        </w:rPr>
        <w:t xml:space="preserve">la salida serial </w:t>
      </w:r>
      <w:ins w:id="2778" w:author="Maria Paola Fonseca Paez" w:date="2019-12-01T01:03:00Z">
        <w:r w:rsidR="007C3E4C">
          <w:rPr>
            <w:rFonts w:ascii="Times New Roman" w:eastAsia="Times New Roman" w:hAnsi="Times New Roman" w:cs="Times New Roman"/>
          </w:rPr>
          <w:t>para</w:t>
        </w:r>
      </w:ins>
      <w:ins w:id="2779" w:author="Maria Paola Fonseca Paez" w:date="2019-12-01T01:04:00Z">
        <w:r w:rsidR="007C3E4C">
          <w:rPr>
            <w:rFonts w:ascii="Times New Roman" w:eastAsia="Times New Roman" w:hAnsi="Times New Roman" w:cs="Times New Roman"/>
          </w:rPr>
          <w:t xml:space="preserve"> realizar la transmisión</w:t>
        </w:r>
      </w:ins>
      <w:del w:id="2780" w:author="Maria Paola Fonseca Paez" w:date="2019-12-01T01:02:00Z">
        <w:r w:rsidRPr="009C09D9" w:rsidDel="007C3E4C">
          <w:rPr>
            <w:rFonts w:ascii="Times New Roman" w:eastAsia="Times New Roman" w:hAnsi="Times New Roman" w:cs="Times New Roman"/>
          </w:rPr>
          <w:delText>y ser</w:delText>
        </w:r>
      </w:del>
      <w:del w:id="2781" w:author="Maria Paola Fonseca Paez" w:date="2019-12-01T01:04:00Z">
        <w:r w:rsidRPr="009C09D9" w:rsidDel="007C3E4C">
          <w:rPr>
            <w:rFonts w:ascii="Times New Roman" w:eastAsia="Times New Roman" w:hAnsi="Times New Roman" w:cs="Times New Roman"/>
          </w:rPr>
          <w:delText xml:space="preserve"> t</w:delText>
        </w:r>
      </w:del>
      <w:del w:id="2782" w:author="Maria Paola Fonseca Paez" w:date="2019-12-01T01:03:00Z">
        <w:r w:rsidRPr="009C09D9" w:rsidDel="007C3E4C">
          <w:rPr>
            <w:rFonts w:ascii="Times New Roman" w:eastAsia="Times New Roman" w:hAnsi="Times New Roman" w:cs="Times New Roman"/>
          </w:rPr>
          <w:delText>ransmitida</w:delText>
        </w:r>
      </w:del>
      <w:r w:rsidRPr="009C09D9">
        <w:rPr>
          <w:rFonts w:ascii="Times New Roman" w:eastAsia="Times New Roman" w:hAnsi="Times New Roman" w:cs="Times New Roman"/>
        </w:rPr>
        <w:t>.</w:t>
      </w:r>
      <w:commentRangeEnd w:id="2772"/>
      <w:r w:rsidR="005E48C5" w:rsidRPr="009C09D9">
        <w:rPr>
          <w:rStyle w:val="Refdecomentario"/>
          <w:rFonts w:ascii="Times New Roman" w:hAnsi="Times New Roman" w:cs="Times New Roman"/>
        </w:rPr>
        <w:commentReference w:id="2772"/>
      </w:r>
    </w:p>
    <w:p w14:paraId="6F0D64F2" w14:textId="77777777" w:rsidR="00714E5C" w:rsidRPr="009C09D9" w:rsidRDefault="00714E5C">
      <w:pPr>
        <w:jc w:val="both"/>
        <w:rPr>
          <w:rFonts w:ascii="Times New Roman" w:eastAsia="Times New Roman" w:hAnsi="Times New Roman" w:cs="Times New Roman"/>
        </w:rPr>
      </w:pPr>
    </w:p>
    <w:p w14:paraId="6FE67AF7" w14:textId="52515033"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Los esquemáticos específicos de este </w:t>
      </w:r>
      <w:del w:id="2783" w:author="Maria Paola Fonseca Paez" w:date="2019-12-01T01:04:00Z">
        <w:r w:rsidRPr="009C09D9" w:rsidDel="007C3E4C">
          <w:rPr>
            <w:rFonts w:ascii="Times New Roman" w:eastAsia="Times New Roman" w:hAnsi="Times New Roman" w:cs="Times New Roman"/>
          </w:rPr>
          <w:delText xml:space="preserve">bloque </w:delText>
        </w:r>
      </w:del>
      <w:ins w:id="2784" w:author="Maria Paola Fonseca Paez" w:date="2019-12-01T01:04:00Z">
        <w:r w:rsidR="007C3E4C">
          <w:rPr>
            <w:rFonts w:ascii="Times New Roman" w:eastAsia="Times New Roman" w:hAnsi="Times New Roman" w:cs="Times New Roman"/>
          </w:rPr>
          <w:t>subsistema</w:t>
        </w:r>
        <w:r w:rsidR="007C3E4C"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se pueden encontrar en los anexos ingresando en el siguiente enlace: </w:t>
      </w:r>
      <w:r w:rsidR="009C09D9" w:rsidRPr="009C09D9">
        <w:rPr>
          <w:rFonts w:ascii="Times New Roman" w:hAnsi="Times New Roman" w:cs="Times New Roman"/>
        </w:rPr>
        <w:fldChar w:fldCharType="begin"/>
      </w:r>
      <w:r w:rsidR="009C09D9" w:rsidRPr="009C09D9">
        <w:rPr>
          <w:rFonts w:ascii="Times New Roman" w:hAnsi="Times New Roman" w:cs="Times New Roman"/>
        </w:rPr>
        <w:instrText xml:space="preserve"> HYPERLINK "https://livejaverianaedu-my.sharepoint.com/:b:/g/personal/fonseca_maria_javeriana_edu_co/EavwQa3C0g9Cn_p8JIjBPmABLJ9pVTRmPxg8-vbqVGLPXQ?e=MBJgPg" \h </w:instrText>
      </w:r>
      <w:r w:rsidR="009C09D9" w:rsidRPr="009C09D9">
        <w:rPr>
          <w:rFonts w:ascii="Times New Roman" w:hAnsi="Times New Roman" w:cs="Times New Roman"/>
        </w:rPr>
        <w:fldChar w:fldCharType="separate"/>
      </w:r>
      <w:r w:rsidRPr="009C09D9">
        <w:rPr>
          <w:rFonts w:ascii="Times New Roman" w:eastAsia="Times New Roman" w:hAnsi="Times New Roman" w:cs="Times New Roman"/>
          <w:color w:val="1155CC"/>
          <w:u w:val="single"/>
        </w:rPr>
        <w:t>Diagrama de bloques transmisión</w:t>
      </w:r>
      <w:r w:rsidR="009C09D9" w:rsidRPr="009C09D9">
        <w:rPr>
          <w:rFonts w:ascii="Times New Roman" w:eastAsia="Times New Roman" w:hAnsi="Times New Roman" w:cs="Times New Roman"/>
          <w:color w:val="1155CC"/>
          <w:u w:val="single"/>
        </w:rPr>
        <w:fldChar w:fldCharType="end"/>
      </w:r>
      <w:r w:rsidRPr="009C09D9">
        <w:rPr>
          <w:rFonts w:ascii="Times New Roman" w:eastAsia="Times New Roman" w:hAnsi="Times New Roman" w:cs="Times New Roman"/>
        </w:rPr>
        <w:t>.</w:t>
      </w:r>
    </w:p>
    <w:p w14:paraId="78085B06" w14:textId="77777777" w:rsidR="00714E5C" w:rsidRPr="009C09D9" w:rsidRDefault="00714E5C">
      <w:pPr>
        <w:jc w:val="both"/>
        <w:rPr>
          <w:rFonts w:ascii="Times New Roman" w:eastAsia="Times New Roman" w:hAnsi="Times New Roman" w:cs="Times New Roman"/>
        </w:rPr>
      </w:pPr>
    </w:p>
    <w:p w14:paraId="7398FAC6" w14:textId="30C28C4C"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A continuación</w:t>
      </w:r>
      <w:ins w:id="2785" w:author="Maria Paola Fonseca Paez" w:date="2019-12-01T01:04:00Z">
        <w:r w:rsidR="007C3E4C">
          <w:rPr>
            <w:rFonts w:ascii="Times New Roman" w:eastAsia="Times New Roman" w:hAnsi="Times New Roman" w:cs="Times New Roman"/>
          </w:rPr>
          <w:t>,</w:t>
        </w:r>
      </w:ins>
      <w:r w:rsidRPr="009C09D9">
        <w:rPr>
          <w:rFonts w:ascii="Times New Roman" w:eastAsia="Times New Roman" w:hAnsi="Times New Roman" w:cs="Times New Roman"/>
        </w:rPr>
        <w:t xml:space="preserve"> se presenta la máquina de estados desarrollada para coordinar las interacciones entre los bloques que componen </w:t>
      </w:r>
      <w:del w:id="2786" w:author="Maria Paola Fonseca Paez" w:date="2019-12-01T01:05:00Z">
        <w:r w:rsidRPr="009C09D9" w:rsidDel="007C3E4C">
          <w:rPr>
            <w:rFonts w:ascii="Times New Roman" w:eastAsia="Times New Roman" w:hAnsi="Times New Roman" w:cs="Times New Roman"/>
          </w:rPr>
          <w:delText xml:space="preserve">el </w:delText>
        </w:r>
      </w:del>
      <w:del w:id="2787" w:author="Maria Paola Fonseca Paez" w:date="2019-12-01T01:04:00Z">
        <w:r w:rsidRPr="009C09D9" w:rsidDel="007C3E4C">
          <w:rPr>
            <w:rFonts w:ascii="Times New Roman" w:eastAsia="Times New Roman" w:hAnsi="Times New Roman" w:cs="Times New Roman"/>
          </w:rPr>
          <w:delText>bloque d</w:delText>
        </w:r>
      </w:del>
      <w:del w:id="2788" w:author="Maria Paola Fonseca Paez" w:date="2019-12-01T01:05:00Z">
        <w:r w:rsidRPr="009C09D9" w:rsidDel="007C3E4C">
          <w:rPr>
            <w:rFonts w:ascii="Times New Roman" w:eastAsia="Times New Roman" w:hAnsi="Times New Roman" w:cs="Times New Roman"/>
          </w:rPr>
          <w:delText xml:space="preserve">e </w:delText>
        </w:r>
      </w:del>
      <w:r w:rsidRPr="009C09D9">
        <w:rPr>
          <w:rFonts w:ascii="Times New Roman" w:eastAsia="Times New Roman" w:hAnsi="Times New Roman" w:cs="Times New Roman"/>
        </w:rPr>
        <w:t>la transmisión serial.</w:t>
      </w:r>
    </w:p>
    <w:p w14:paraId="4ED97909" w14:textId="77777777" w:rsidR="00714E5C" w:rsidRPr="009C09D9" w:rsidRDefault="00714E5C">
      <w:pPr>
        <w:jc w:val="both"/>
        <w:rPr>
          <w:rFonts w:ascii="Times New Roman" w:eastAsia="Times New Roman" w:hAnsi="Times New Roman" w:cs="Times New Roman"/>
        </w:rPr>
      </w:pPr>
    </w:p>
    <w:p w14:paraId="080538E5" w14:textId="77777777" w:rsidR="00714E5C" w:rsidRPr="009C09D9" w:rsidRDefault="00714E5C">
      <w:pPr>
        <w:jc w:val="both"/>
        <w:rPr>
          <w:rFonts w:ascii="Times New Roman" w:eastAsia="Times New Roman" w:hAnsi="Times New Roman" w:cs="Times New Roman"/>
        </w:rPr>
      </w:pPr>
    </w:p>
    <w:p w14:paraId="749C6B00" w14:textId="77777777" w:rsidR="007C3E4C" w:rsidRDefault="00AB58E9">
      <w:pPr>
        <w:keepNext/>
        <w:jc w:val="center"/>
        <w:rPr>
          <w:ins w:id="2789" w:author="Maria Paola Fonseca Paez" w:date="2019-12-01T01:06:00Z"/>
        </w:rPr>
        <w:pPrChange w:id="2790" w:author="Maria Paola Fonseca Paez" w:date="2019-12-01T01:06:00Z">
          <w:pPr>
            <w:jc w:val="center"/>
          </w:pPr>
        </w:pPrChange>
      </w:pPr>
      <w:r w:rsidRPr="009C09D9">
        <w:rPr>
          <w:rFonts w:ascii="Times New Roman" w:eastAsia="Times New Roman" w:hAnsi="Times New Roman" w:cs="Times New Roman"/>
          <w:noProof/>
          <w:lang w:val="it-IT"/>
        </w:rPr>
        <w:lastRenderedPageBreak/>
        <w:drawing>
          <wp:inline distT="114300" distB="114300" distL="114300" distR="114300" wp14:anchorId="5275B014" wp14:editId="07F0CF1A">
            <wp:extent cx="3662790" cy="2687868"/>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3662790" cy="2687868"/>
                    </a:xfrm>
                    <a:prstGeom prst="rect">
                      <a:avLst/>
                    </a:prstGeom>
                    <a:ln/>
                  </pic:spPr>
                </pic:pic>
              </a:graphicData>
            </a:graphic>
          </wp:inline>
        </w:drawing>
      </w:r>
    </w:p>
    <w:p w14:paraId="4B646EE0" w14:textId="1F66A22B" w:rsidR="00714E5C" w:rsidRPr="007C3E4C" w:rsidRDefault="007C3E4C">
      <w:pPr>
        <w:pStyle w:val="Descripcin"/>
        <w:jc w:val="center"/>
        <w:rPr>
          <w:rFonts w:ascii="Times New Roman" w:eastAsia="Times New Roman" w:hAnsi="Times New Roman" w:cs="Times New Roman"/>
          <w:rPrChange w:id="2791" w:author="Maria Paola Fonseca Paez" w:date="2019-12-01T01:08:00Z">
            <w:rPr>
              <w:rFonts w:ascii="Times New Roman" w:eastAsia="Times New Roman" w:hAnsi="Times New Roman" w:cs="Times New Roman"/>
            </w:rPr>
          </w:rPrChange>
        </w:rPr>
        <w:pPrChange w:id="2792" w:author="Maria Paola Fonseca Paez" w:date="2019-12-01T01:06:00Z">
          <w:pPr>
            <w:jc w:val="center"/>
          </w:pPr>
        </w:pPrChange>
      </w:pPr>
      <w:bookmarkStart w:id="2793" w:name="_Ref26054952"/>
      <w:ins w:id="2794" w:author="Maria Paola Fonseca Paez" w:date="2019-12-01T01:06:00Z">
        <w:r w:rsidRPr="007C3E4C">
          <w:rPr>
            <w:rFonts w:ascii="Times New Roman" w:hAnsi="Times New Roman" w:cs="Times New Roman"/>
            <w:color w:val="auto"/>
            <w:rPrChange w:id="2795" w:author="Maria Paola Fonseca Paez" w:date="2019-12-01T01:08:00Z">
              <w:rPr>
                <w:i/>
                <w:iCs/>
              </w:rPr>
            </w:rPrChange>
          </w:rPr>
          <w:t xml:space="preserve">Figura </w:t>
        </w:r>
        <w:r w:rsidRPr="007C3E4C">
          <w:rPr>
            <w:rFonts w:ascii="Times New Roman" w:hAnsi="Times New Roman" w:cs="Times New Roman"/>
            <w:color w:val="auto"/>
            <w:rPrChange w:id="2796" w:author="Maria Paola Fonseca Paez" w:date="2019-12-01T01:08:00Z">
              <w:rPr>
                <w:i/>
                <w:iCs/>
              </w:rPr>
            </w:rPrChange>
          </w:rPr>
          <w:fldChar w:fldCharType="begin"/>
        </w:r>
        <w:r w:rsidRPr="007C3E4C">
          <w:rPr>
            <w:rFonts w:ascii="Times New Roman" w:hAnsi="Times New Roman" w:cs="Times New Roman"/>
            <w:color w:val="auto"/>
            <w:rPrChange w:id="2797" w:author="Maria Paola Fonseca Paez" w:date="2019-12-01T01:08:00Z">
              <w:rPr>
                <w:i/>
                <w:iCs/>
              </w:rPr>
            </w:rPrChange>
          </w:rPr>
          <w:instrText xml:space="preserve"> SEQ Figura \* ARABIC </w:instrText>
        </w:r>
      </w:ins>
      <w:r w:rsidRPr="007C3E4C">
        <w:rPr>
          <w:rFonts w:ascii="Times New Roman" w:hAnsi="Times New Roman" w:cs="Times New Roman"/>
          <w:color w:val="auto"/>
          <w:rPrChange w:id="2798" w:author="Maria Paola Fonseca Paez" w:date="2019-12-01T01:08:00Z">
            <w:rPr>
              <w:i/>
              <w:iCs/>
            </w:rPr>
          </w:rPrChange>
        </w:rPr>
        <w:fldChar w:fldCharType="separate"/>
      </w:r>
      <w:ins w:id="2799" w:author="Maria Paola Fonseca Paez" w:date="2019-12-01T03:44:00Z">
        <w:r w:rsidR="00025C63">
          <w:rPr>
            <w:rFonts w:ascii="Times New Roman" w:hAnsi="Times New Roman" w:cs="Times New Roman"/>
            <w:noProof/>
            <w:color w:val="auto"/>
          </w:rPr>
          <w:t>11</w:t>
        </w:r>
      </w:ins>
      <w:ins w:id="2800" w:author="Maria Paola Fonseca Paez" w:date="2019-12-01T01:06:00Z">
        <w:r w:rsidRPr="007C3E4C">
          <w:rPr>
            <w:rFonts w:ascii="Times New Roman" w:hAnsi="Times New Roman" w:cs="Times New Roman"/>
            <w:color w:val="auto"/>
            <w:rPrChange w:id="2801" w:author="Maria Paola Fonseca Paez" w:date="2019-12-01T01:08:00Z">
              <w:rPr>
                <w:i/>
                <w:iCs/>
              </w:rPr>
            </w:rPrChange>
          </w:rPr>
          <w:fldChar w:fldCharType="end"/>
        </w:r>
        <w:bookmarkEnd w:id="2793"/>
        <w:r w:rsidRPr="007C3E4C">
          <w:rPr>
            <w:rFonts w:ascii="Times New Roman" w:hAnsi="Times New Roman" w:cs="Times New Roman"/>
            <w:color w:val="auto"/>
            <w:rPrChange w:id="2802" w:author="Maria Paola Fonseca Paez" w:date="2019-12-01T01:08:00Z">
              <w:rPr>
                <w:i/>
                <w:iCs/>
              </w:rPr>
            </w:rPrChange>
          </w:rPr>
          <w:t>. Máquina de estados finitos que implementa la transmisión de la comunicación serial.</w:t>
        </w:r>
      </w:ins>
    </w:p>
    <w:p w14:paraId="66FE5E5D" w14:textId="7AB7AB72" w:rsidR="00714E5C" w:rsidRPr="009C09D9" w:rsidDel="007C3E4C" w:rsidRDefault="00AB58E9">
      <w:pPr>
        <w:jc w:val="center"/>
        <w:rPr>
          <w:del w:id="2803" w:author="Maria Paola Fonseca Paez" w:date="2019-12-01T01:06:00Z"/>
          <w:rFonts w:ascii="Times New Roman" w:eastAsia="Times New Roman" w:hAnsi="Times New Roman" w:cs="Times New Roman"/>
        </w:rPr>
      </w:pPr>
      <w:del w:id="2804" w:author="Maria Paola Fonseca Paez" w:date="2019-12-01T01:06:00Z">
        <w:r w:rsidRPr="009C09D9" w:rsidDel="007C3E4C">
          <w:rPr>
            <w:rFonts w:ascii="Times New Roman" w:eastAsia="Times New Roman" w:hAnsi="Times New Roman" w:cs="Times New Roman"/>
            <w:i/>
            <w:sz w:val="20"/>
            <w:szCs w:val="20"/>
          </w:rPr>
          <w:delText>Figura X.</w:delText>
        </w:r>
      </w:del>
      <w:r w:rsidRPr="009C09D9">
        <w:rPr>
          <w:rFonts w:ascii="Times New Roman" w:eastAsia="Times New Roman" w:hAnsi="Times New Roman" w:cs="Times New Roman"/>
          <w:i/>
          <w:sz w:val="20"/>
          <w:szCs w:val="20"/>
        </w:rPr>
        <w:t xml:space="preserve"> </w:t>
      </w:r>
      <w:del w:id="2805" w:author="Maria Paola Fonseca Paez" w:date="2019-12-01T01:05:00Z">
        <w:r w:rsidRPr="009C09D9" w:rsidDel="007C3E4C">
          <w:rPr>
            <w:rFonts w:ascii="Times New Roman" w:eastAsia="Times New Roman" w:hAnsi="Times New Roman" w:cs="Times New Roman"/>
            <w:i/>
            <w:sz w:val="20"/>
            <w:szCs w:val="20"/>
          </w:rPr>
          <w:delText>m</w:delText>
        </w:r>
      </w:del>
      <w:del w:id="2806" w:author="Maria Paola Fonseca Paez" w:date="2019-12-01T01:06:00Z">
        <w:r w:rsidRPr="009C09D9" w:rsidDel="007C3E4C">
          <w:rPr>
            <w:rFonts w:ascii="Times New Roman" w:eastAsia="Times New Roman" w:hAnsi="Times New Roman" w:cs="Times New Roman"/>
            <w:i/>
            <w:sz w:val="20"/>
            <w:szCs w:val="20"/>
          </w:rPr>
          <w:delText xml:space="preserve">áquina de estados finitos </w:delText>
        </w:r>
      </w:del>
      <w:del w:id="2807" w:author="Maria Paola Fonseca Paez" w:date="2019-11-30T17:58:00Z">
        <w:r w:rsidRPr="009C09D9" w:rsidDel="00464182">
          <w:rPr>
            <w:rFonts w:ascii="Times New Roman" w:eastAsia="Times New Roman" w:hAnsi="Times New Roman" w:cs="Times New Roman"/>
            <w:i/>
            <w:sz w:val="20"/>
            <w:szCs w:val="20"/>
          </w:rPr>
          <w:delText xml:space="preserve">del módulo </w:delText>
        </w:r>
      </w:del>
      <w:del w:id="2808" w:author="Maria Paola Fonseca Paez" w:date="2019-12-01T01:06:00Z">
        <w:r w:rsidRPr="009C09D9" w:rsidDel="007C3E4C">
          <w:rPr>
            <w:rFonts w:ascii="Times New Roman" w:eastAsia="Times New Roman" w:hAnsi="Times New Roman" w:cs="Times New Roman"/>
            <w:i/>
            <w:sz w:val="20"/>
            <w:szCs w:val="20"/>
          </w:rPr>
          <w:delText>que implementa la transmisión de la comunicación serial.</w:delText>
        </w:r>
      </w:del>
    </w:p>
    <w:p w14:paraId="47771191" w14:textId="77777777" w:rsidR="00714E5C" w:rsidRPr="009C09D9" w:rsidRDefault="00714E5C">
      <w:pPr>
        <w:rPr>
          <w:rFonts w:ascii="Times New Roman" w:eastAsia="Times New Roman" w:hAnsi="Times New Roman" w:cs="Times New Roman"/>
        </w:rPr>
        <w:pPrChange w:id="2809" w:author="Maria Paola Fonseca Paez" w:date="2019-12-01T01:06:00Z">
          <w:pPr>
            <w:ind w:left="708"/>
            <w:jc w:val="both"/>
          </w:pPr>
        </w:pPrChange>
      </w:pPr>
    </w:p>
    <w:p w14:paraId="3DE9C436" w14:textId="39FA45DE" w:rsidR="00714E5C" w:rsidRPr="009C09D9" w:rsidRDefault="00AB58E9">
      <w:pPr>
        <w:jc w:val="both"/>
        <w:rPr>
          <w:rFonts w:ascii="Times New Roman" w:eastAsia="Times New Roman" w:hAnsi="Times New Roman" w:cs="Times New Roman"/>
        </w:rPr>
      </w:pPr>
      <w:del w:id="2810" w:author="Maria Paola Fonseca Paez" w:date="2019-12-01T01:09:00Z">
        <w:r w:rsidRPr="009C09D9" w:rsidDel="007C3E4C">
          <w:rPr>
            <w:rFonts w:ascii="Times New Roman" w:eastAsia="Times New Roman" w:hAnsi="Times New Roman" w:cs="Times New Roman"/>
          </w:rPr>
          <w:delText>El sistema de</w:delText>
        </w:r>
      </w:del>
      <w:ins w:id="2811" w:author="Maria Paola Fonseca Paez" w:date="2019-12-01T01:09:00Z">
        <w:r w:rsidR="007C3E4C">
          <w:rPr>
            <w:rFonts w:ascii="Times New Roman" w:eastAsia="Times New Roman" w:hAnsi="Times New Roman" w:cs="Times New Roman"/>
          </w:rPr>
          <w:t>La máquina de estados finitos de</w:t>
        </w:r>
      </w:ins>
      <w:r w:rsidRPr="009C09D9">
        <w:rPr>
          <w:rFonts w:ascii="Times New Roman" w:eastAsia="Times New Roman" w:hAnsi="Times New Roman" w:cs="Times New Roman"/>
        </w:rPr>
        <w:t xml:space="preserve"> la transmisión mostrad</w:t>
      </w:r>
      <w:ins w:id="2812" w:author="Maria Paola Fonseca Paez" w:date="2019-12-01T01:09:00Z">
        <w:r w:rsidR="007C3E4C">
          <w:rPr>
            <w:rFonts w:ascii="Times New Roman" w:eastAsia="Times New Roman" w:hAnsi="Times New Roman" w:cs="Times New Roman"/>
          </w:rPr>
          <w:t>a</w:t>
        </w:r>
      </w:ins>
      <w:del w:id="2813" w:author="Maria Paola Fonseca Paez" w:date="2019-12-01T01:09:00Z">
        <w:r w:rsidRPr="009C09D9" w:rsidDel="007C3E4C">
          <w:rPr>
            <w:rFonts w:ascii="Times New Roman" w:eastAsia="Times New Roman" w:hAnsi="Times New Roman" w:cs="Times New Roman"/>
          </w:rPr>
          <w:delText>o</w:delText>
        </w:r>
      </w:del>
      <w:r w:rsidRPr="009C09D9">
        <w:rPr>
          <w:rFonts w:ascii="Times New Roman" w:eastAsia="Times New Roman" w:hAnsi="Times New Roman" w:cs="Times New Roman"/>
        </w:rPr>
        <w:t xml:space="preserve"> en la </w:t>
      </w:r>
      <w:ins w:id="2814" w:author="Maria Paola Fonseca Paez" w:date="2019-12-01T01:08:00Z">
        <w:r w:rsidR="007C3E4C">
          <w:rPr>
            <w:rFonts w:ascii="Times New Roman" w:eastAsia="Times New Roman" w:hAnsi="Times New Roman" w:cs="Times New Roman"/>
          </w:rPr>
          <w:fldChar w:fldCharType="begin"/>
        </w:r>
        <w:r w:rsidR="007C3E4C">
          <w:rPr>
            <w:rFonts w:ascii="Times New Roman" w:eastAsia="Times New Roman" w:hAnsi="Times New Roman" w:cs="Times New Roman"/>
          </w:rPr>
          <w:instrText xml:space="preserve"> REF _Ref26054952 \h </w:instrText>
        </w:r>
      </w:ins>
      <w:r w:rsidR="007C3E4C">
        <w:rPr>
          <w:rFonts w:ascii="Times New Roman" w:eastAsia="Times New Roman" w:hAnsi="Times New Roman" w:cs="Times New Roman"/>
        </w:rPr>
      </w:r>
      <w:r w:rsidR="007C3E4C">
        <w:rPr>
          <w:rFonts w:ascii="Times New Roman" w:eastAsia="Times New Roman" w:hAnsi="Times New Roman" w:cs="Times New Roman"/>
        </w:rPr>
        <w:fldChar w:fldCharType="separate"/>
      </w:r>
      <w:ins w:id="2815" w:author="Maria Paola Fonseca Paez" w:date="2019-12-01T01:08:00Z">
        <w:r w:rsidR="007C3E4C" w:rsidRPr="007C3E4C">
          <w:rPr>
            <w:rFonts w:ascii="Times New Roman" w:hAnsi="Times New Roman" w:cs="Times New Roman"/>
            <w:rPrChange w:id="2816" w:author="Maria Paola Fonseca Paez" w:date="2019-12-01T01:08:00Z">
              <w:rPr/>
            </w:rPrChange>
          </w:rPr>
          <w:t xml:space="preserve">Figura </w:t>
        </w:r>
        <w:r w:rsidR="007C3E4C" w:rsidRPr="007C3E4C">
          <w:rPr>
            <w:rFonts w:ascii="Times New Roman" w:hAnsi="Times New Roman" w:cs="Times New Roman"/>
            <w:noProof/>
            <w:rPrChange w:id="2817" w:author="Maria Paola Fonseca Paez" w:date="2019-12-01T01:08:00Z">
              <w:rPr>
                <w:noProof/>
              </w:rPr>
            </w:rPrChange>
          </w:rPr>
          <w:t>11</w:t>
        </w:r>
        <w:r w:rsidR="007C3E4C">
          <w:rPr>
            <w:rFonts w:ascii="Times New Roman" w:eastAsia="Times New Roman" w:hAnsi="Times New Roman" w:cs="Times New Roman"/>
          </w:rPr>
          <w:fldChar w:fldCharType="end"/>
        </w:r>
      </w:ins>
      <w:del w:id="2818" w:author="Maria Paola Fonseca Paez" w:date="2019-12-01T01:08:00Z">
        <w:r w:rsidRPr="009C09D9" w:rsidDel="007C3E4C">
          <w:rPr>
            <w:rFonts w:ascii="Times New Roman" w:eastAsia="Times New Roman" w:hAnsi="Times New Roman" w:cs="Times New Roman"/>
          </w:rPr>
          <w:delText>figura X</w:delText>
        </w:r>
      </w:del>
      <w:r w:rsidRPr="009C09D9">
        <w:rPr>
          <w:rFonts w:ascii="Times New Roman" w:eastAsia="Times New Roman" w:hAnsi="Times New Roman" w:cs="Times New Roman"/>
        </w:rPr>
        <w:t xml:space="preserve"> comienza en el estado </w:t>
      </w:r>
      <w:del w:id="2819" w:author="Maria Paola Fonseca Paez" w:date="2019-12-01T01:09:00Z">
        <w:r w:rsidRPr="009C09D9" w:rsidDel="007C3E4C">
          <w:rPr>
            <w:rFonts w:ascii="Times New Roman" w:eastAsia="Times New Roman" w:hAnsi="Times New Roman" w:cs="Times New Roman"/>
          </w:rPr>
          <w:delText>1</w:delText>
        </w:r>
      </w:del>
      <w:ins w:id="2820" w:author="Maria Paola Fonseca Paez" w:date="2019-12-01T01:09:00Z">
        <w:r w:rsidR="007C3E4C">
          <w:rPr>
            <w:rFonts w:ascii="Times New Roman" w:eastAsia="Times New Roman" w:hAnsi="Times New Roman" w:cs="Times New Roman"/>
          </w:rPr>
          <w:t>uno, en el cual se espera</w:t>
        </w:r>
      </w:ins>
      <w:del w:id="2821" w:author="Maria Paola Fonseca Paez" w:date="2019-12-01T01:09:00Z">
        <w:r w:rsidRPr="009C09D9" w:rsidDel="007C3E4C">
          <w:rPr>
            <w:rFonts w:ascii="Times New Roman" w:eastAsia="Times New Roman" w:hAnsi="Times New Roman" w:cs="Times New Roman"/>
          </w:rPr>
          <w:delText xml:space="preserve"> esperando</w:delText>
        </w:r>
      </w:del>
      <w:r w:rsidRPr="009C09D9">
        <w:rPr>
          <w:rFonts w:ascii="Times New Roman" w:eastAsia="Times New Roman" w:hAnsi="Times New Roman" w:cs="Times New Roman"/>
        </w:rPr>
        <w:t xml:space="preserve"> a que la señal </w:t>
      </w:r>
      <w:del w:id="2822" w:author="Maria Paola Fonseca Paez" w:date="2019-12-01T01:10:00Z">
        <w:r w:rsidRPr="009C09D9" w:rsidDel="007C3E4C">
          <w:rPr>
            <w:rFonts w:ascii="Times New Roman" w:eastAsia="Times New Roman" w:hAnsi="Times New Roman" w:cs="Times New Roman"/>
          </w:rPr>
          <w:delText xml:space="preserve">de </w:delText>
        </w:r>
      </w:del>
      <w:proofErr w:type="spellStart"/>
      <w:r w:rsidRPr="007C3E4C">
        <w:rPr>
          <w:rFonts w:ascii="Times New Roman" w:eastAsia="Times New Roman" w:hAnsi="Times New Roman" w:cs="Times New Roman"/>
          <w:i/>
          <w:rPrChange w:id="2823" w:author="Maria Paola Fonseca Paez" w:date="2019-12-01T01:10:00Z">
            <w:rPr>
              <w:rFonts w:ascii="Times New Roman" w:eastAsia="Times New Roman" w:hAnsi="Times New Roman" w:cs="Times New Roman"/>
            </w:rPr>
          </w:rPrChange>
        </w:rPr>
        <w:t>iniciotransmision</w:t>
      </w:r>
      <w:proofErr w:type="spellEnd"/>
      <w:r w:rsidRPr="009C09D9">
        <w:rPr>
          <w:rFonts w:ascii="Times New Roman" w:eastAsia="Times New Roman" w:hAnsi="Times New Roman" w:cs="Times New Roman"/>
        </w:rPr>
        <w:t xml:space="preserve"> se ponga en ‘1’ para comenzar la transmisión de datos</w:t>
      </w:r>
      <w:del w:id="2824" w:author="Maria Paola Fonseca Paez" w:date="2019-12-01T01:10:00Z">
        <w:r w:rsidRPr="009C09D9" w:rsidDel="007C3E4C">
          <w:rPr>
            <w:rFonts w:ascii="Times New Roman" w:eastAsia="Times New Roman" w:hAnsi="Times New Roman" w:cs="Times New Roman"/>
          </w:rPr>
          <w:delText>,</w:delText>
        </w:r>
      </w:del>
      <w:ins w:id="2825" w:author="Maria Paola Fonseca Paez" w:date="2019-12-01T01:10:00Z">
        <w:r w:rsidR="007C3E4C">
          <w:rPr>
            <w:rFonts w:ascii="Times New Roman" w:eastAsia="Times New Roman" w:hAnsi="Times New Roman" w:cs="Times New Roman"/>
          </w:rPr>
          <w:t xml:space="preserve">. A </w:t>
        </w:r>
      </w:ins>
      <w:ins w:id="2826" w:author="Maria Paola Fonseca Paez" w:date="2019-12-01T01:12:00Z">
        <w:r w:rsidR="007C3E4C">
          <w:rPr>
            <w:rFonts w:ascii="Times New Roman" w:eastAsia="Times New Roman" w:hAnsi="Times New Roman" w:cs="Times New Roman"/>
          </w:rPr>
          <w:t>continuación,</w:t>
        </w:r>
      </w:ins>
      <w:ins w:id="2827" w:author="Maria Paola Fonseca Paez" w:date="2019-12-01T01:10:00Z">
        <w:r w:rsidR="007C3E4C">
          <w:rPr>
            <w:rFonts w:ascii="Times New Roman" w:eastAsia="Times New Roman" w:hAnsi="Times New Roman" w:cs="Times New Roman"/>
          </w:rPr>
          <w:t xml:space="preserve"> se</w:t>
        </w:r>
      </w:ins>
      <w:r w:rsidRPr="009C09D9">
        <w:rPr>
          <w:rFonts w:ascii="Times New Roman" w:eastAsia="Times New Roman" w:hAnsi="Times New Roman" w:cs="Times New Roman"/>
        </w:rPr>
        <w:t xml:space="preserve"> sigue al estado </w:t>
      </w:r>
      <w:ins w:id="2828" w:author="Maria Paola Fonseca Paez" w:date="2019-12-01T01:11:00Z">
        <w:r w:rsidR="007C3E4C">
          <w:rPr>
            <w:rFonts w:ascii="Times New Roman" w:eastAsia="Times New Roman" w:hAnsi="Times New Roman" w:cs="Times New Roman"/>
          </w:rPr>
          <w:t>dos</w:t>
        </w:r>
      </w:ins>
      <w:del w:id="2829" w:author="Maria Paola Fonseca Paez" w:date="2019-12-01T01:11:00Z">
        <w:r w:rsidRPr="009C09D9" w:rsidDel="007C3E4C">
          <w:rPr>
            <w:rFonts w:ascii="Times New Roman" w:eastAsia="Times New Roman" w:hAnsi="Times New Roman" w:cs="Times New Roman"/>
          </w:rPr>
          <w:delText>2</w:delText>
        </w:r>
      </w:del>
      <w:r w:rsidRPr="009C09D9">
        <w:rPr>
          <w:rFonts w:ascii="Times New Roman" w:eastAsia="Times New Roman" w:hAnsi="Times New Roman" w:cs="Times New Roman"/>
        </w:rPr>
        <w:t xml:space="preserve"> y </w:t>
      </w:r>
      <w:ins w:id="2830" w:author="Maria Paola Fonseca Paez" w:date="2019-12-01T01:11:00Z">
        <w:r w:rsidR="007C3E4C">
          <w:rPr>
            <w:rFonts w:ascii="Times New Roman" w:eastAsia="Times New Roman" w:hAnsi="Times New Roman" w:cs="Times New Roman"/>
          </w:rPr>
          <w:t>tres,</w:t>
        </w:r>
      </w:ins>
      <w:del w:id="2831" w:author="Maria Paola Fonseca Paez" w:date="2019-12-01T01:11:00Z">
        <w:r w:rsidRPr="009C09D9" w:rsidDel="007C3E4C">
          <w:rPr>
            <w:rFonts w:ascii="Times New Roman" w:eastAsia="Times New Roman" w:hAnsi="Times New Roman" w:cs="Times New Roman"/>
          </w:rPr>
          <w:delText>pasa al 3</w:delText>
        </w:r>
      </w:del>
      <w:r w:rsidRPr="009C09D9">
        <w:rPr>
          <w:rFonts w:ascii="Times New Roman" w:eastAsia="Times New Roman" w:hAnsi="Times New Roman" w:cs="Times New Roman"/>
        </w:rPr>
        <w:t xml:space="preserve"> donde </w:t>
      </w:r>
      <w:ins w:id="2832" w:author="Maria Paola Fonseca Paez" w:date="2019-12-01T01:11:00Z">
        <w:r w:rsidR="007C3E4C">
          <w:rPr>
            <w:rFonts w:ascii="Times New Roman" w:eastAsia="Times New Roman" w:hAnsi="Times New Roman" w:cs="Times New Roman"/>
          </w:rPr>
          <w:t xml:space="preserve">se </w:t>
        </w:r>
      </w:ins>
      <w:r w:rsidRPr="009C09D9">
        <w:rPr>
          <w:rFonts w:ascii="Times New Roman" w:eastAsia="Times New Roman" w:hAnsi="Times New Roman" w:cs="Times New Roman"/>
        </w:rPr>
        <w:t>comienza</w:t>
      </w:r>
      <w:ins w:id="2833" w:author="Maria Paola Fonseca Paez" w:date="2019-12-01T01:11:00Z">
        <w:r w:rsidR="007C3E4C">
          <w:rPr>
            <w:rFonts w:ascii="Times New Roman" w:eastAsia="Times New Roman" w:hAnsi="Times New Roman" w:cs="Times New Roman"/>
          </w:rPr>
          <w:t>n</w:t>
        </w:r>
      </w:ins>
      <w:r w:rsidRPr="009C09D9">
        <w:rPr>
          <w:rFonts w:ascii="Times New Roman" w:eastAsia="Times New Roman" w:hAnsi="Times New Roman" w:cs="Times New Roman"/>
        </w:rPr>
        <w:t xml:space="preserve"> a contar los ciclos de reloj necesarios para la velocidad de transmisión</w:t>
      </w:r>
      <w:del w:id="2834" w:author="Maria Paola Fonseca Paez" w:date="2019-12-01T01:11:00Z">
        <w:r w:rsidRPr="009C09D9" w:rsidDel="007C3E4C">
          <w:rPr>
            <w:rFonts w:ascii="Times New Roman" w:eastAsia="Times New Roman" w:hAnsi="Times New Roman" w:cs="Times New Roman"/>
          </w:rPr>
          <w:delText xml:space="preserve"> a</w:delText>
        </w:r>
      </w:del>
      <w:r w:rsidRPr="009C09D9">
        <w:rPr>
          <w:rFonts w:ascii="Times New Roman" w:eastAsia="Times New Roman" w:hAnsi="Times New Roman" w:cs="Times New Roman"/>
        </w:rPr>
        <w:t xml:space="preserve"> 9600 baudios</w:t>
      </w:r>
      <w:ins w:id="2835" w:author="Maria Paola Fonseca Paez" w:date="2019-12-01T01:12:00Z">
        <w:r w:rsidR="007C3E4C">
          <w:rPr>
            <w:rFonts w:ascii="Times New Roman" w:eastAsia="Times New Roman" w:hAnsi="Times New Roman" w:cs="Times New Roman"/>
          </w:rPr>
          <w:t xml:space="preserve">. </w:t>
        </w:r>
      </w:ins>
      <w:del w:id="2836" w:author="Maria Paola Fonseca Paez" w:date="2019-12-01T01:12:00Z">
        <w:r w:rsidRPr="009C09D9" w:rsidDel="007C3E4C">
          <w:rPr>
            <w:rFonts w:ascii="Times New Roman" w:eastAsia="Times New Roman" w:hAnsi="Times New Roman" w:cs="Times New Roman"/>
          </w:rPr>
          <w:delText>, u</w:delText>
        </w:r>
      </w:del>
      <w:ins w:id="2837" w:author="Maria Paola Fonseca Paez" w:date="2019-12-01T01:12:00Z">
        <w:r w:rsidR="007C3E4C">
          <w:rPr>
            <w:rFonts w:ascii="Times New Roman" w:eastAsia="Times New Roman" w:hAnsi="Times New Roman" w:cs="Times New Roman"/>
          </w:rPr>
          <w:t>U</w:t>
        </w:r>
      </w:ins>
      <w:r w:rsidRPr="009C09D9">
        <w:rPr>
          <w:rFonts w:ascii="Times New Roman" w:eastAsia="Times New Roman" w:hAnsi="Times New Roman" w:cs="Times New Roman"/>
        </w:rPr>
        <w:t>na vez termina</w:t>
      </w:r>
      <w:ins w:id="2838" w:author="Maria Paola Fonseca Paez" w:date="2019-12-01T01:12:00Z">
        <w:r w:rsidR="007C3E4C">
          <w:rPr>
            <w:rFonts w:ascii="Times New Roman" w:eastAsia="Times New Roman" w:hAnsi="Times New Roman" w:cs="Times New Roman"/>
          </w:rPr>
          <w:t>, se</w:t>
        </w:r>
      </w:ins>
      <w:r w:rsidRPr="009C09D9">
        <w:rPr>
          <w:rFonts w:ascii="Times New Roman" w:eastAsia="Times New Roman" w:hAnsi="Times New Roman" w:cs="Times New Roman"/>
        </w:rPr>
        <w:t xml:space="preserve"> pasa al estado </w:t>
      </w:r>
      <w:del w:id="2839" w:author="Maria Paola Fonseca Paez" w:date="2019-12-01T01:12:00Z">
        <w:r w:rsidRPr="009C09D9" w:rsidDel="007C3E4C">
          <w:rPr>
            <w:rFonts w:ascii="Times New Roman" w:eastAsia="Times New Roman" w:hAnsi="Times New Roman" w:cs="Times New Roman"/>
          </w:rPr>
          <w:delText>4</w:delText>
        </w:r>
      </w:del>
      <w:ins w:id="2840" w:author="Maria Paola Fonseca Paez" w:date="2019-12-01T01:12:00Z">
        <w:r w:rsidR="007C3E4C">
          <w:rPr>
            <w:rFonts w:ascii="Times New Roman" w:eastAsia="Times New Roman" w:hAnsi="Times New Roman" w:cs="Times New Roman"/>
          </w:rPr>
          <w:t>cuatro</w:t>
        </w:r>
      </w:ins>
      <w:r w:rsidRPr="009C09D9">
        <w:rPr>
          <w:rFonts w:ascii="Times New Roman" w:eastAsia="Times New Roman" w:hAnsi="Times New Roman" w:cs="Times New Roman"/>
        </w:rPr>
        <w:t xml:space="preserve"> </w:t>
      </w:r>
      <w:del w:id="2841" w:author="Maria Paola Fonseca Paez" w:date="2019-12-01T01:12:00Z">
        <w:r w:rsidRPr="009C09D9" w:rsidDel="007C3E4C">
          <w:rPr>
            <w:rFonts w:ascii="Times New Roman" w:eastAsia="Times New Roman" w:hAnsi="Times New Roman" w:cs="Times New Roman"/>
          </w:rPr>
          <w:delText>donde va</w:delText>
        </w:r>
      </w:del>
      <w:ins w:id="2842" w:author="Maria Paola Fonseca Paez" w:date="2019-12-01T01:13:00Z">
        <w:r w:rsidR="00CB2259">
          <w:rPr>
            <w:rFonts w:ascii="Times New Roman" w:eastAsia="Times New Roman" w:hAnsi="Times New Roman" w:cs="Times New Roman"/>
          </w:rPr>
          <w:t>donde</w:t>
        </w:r>
      </w:ins>
      <w:ins w:id="2843" w:author="Maria Paola Fonseca Paez" w:date="2019-12-01T01:12:00Z">
        <w:r w:rsidR="007C3E4C">
          <w:rPr>
            <w:rFonts w:ascii="Times New Roman" w:eastAsia="Times New Roman" w:hAnsi="Times New Roman" w:cs="Times New Roman"/>
          </w:rPr>
          <w:t xml:space="preserve"> realiza el envío</w:t>
        </w:r>
      </w:ins>
      <w:r w:rsidRPr="009C09D9">
        <w:rPr>
          <w:rFonts w:ascii="Times New Roman" w:eastAsia="Times New Roman" w:hAnsi="Times New Roman" w:cs="Times New Roman"/>
        </w:rPr>
        <w:t xml:space="preserve"> </w:t>
      </w:r>
      <w:del w:id="2844" w:author="Maria Paola Fonseca Paez" w:date="2019-12-01T01:12:00Z">
        <w:r w:rsidRPr="009C09D9" w:rsidDel="007C3E4C">
          <w:rPr>
            <w:rFonts w:ascii="Times New Roman" w:eastAsia="Times New Roman" w:hAnsi="Times New Roman" w:cs="Times New Roman"/>
          </w:rPr>
          <w:delText>enviando y</w:delText>
        </w:r>
      </w:del>
      <w:ins w:id="2845" w:author="Maria Paola Fonseca Paez" w:date="2019-12-01T01:12:00Z">
        <w:r w:rsidR="007C3E4C">
          <w:rPr>
            <w:rFonts w:ascii="Times New Roman" w:eastAsia="Times New Roman" w:hAnsi="Times New Roman" w:cs="Times New Roman"/>
          </w:rPr>
          <w:t>y</w:t>
        </w:r>
      </w:ins>
      <w:r w:rsidRPr="009C09D9">
        <w:rPr>
          <w:rFonts w:ascii="Times New Roman" w:eastAsia="Times New Roman" w:hAnsi="Times New Roman" w:cs="Times New Roman"/>
        </w:rPr>
        <w:t xml:space="preserve"> desplazando </w:t>
      </w:r>
      <w:ins w:id="2846" w:author="Maria Paola Fonseca Paez" w:date="2019-12-01T01:12:00Z">
        <w:r w:rsidR="007C3E4C">
          <w:rPr>
            <w:rFonts w:ascii="Times New Roman" w:eastAsia="Times New Roman" w:hAnsi="Times New Roman" w:cs="Times New Roman"/>
          </w:rPr>
          <w:t xml:space="preserve">de </w:t>
        </w:r>
      </w:ins>
      <w:r w:rsidRPr="009C09D9">
        <w:rPr>
          <w:rFonts w:ascii="Times New Roman" w:eastAsia="Times New Roman" w:hAnsi="Times New Roman" w:cs="Times New Roman"/>
        </w:rPr>
        <w:t>los bits</w:t>
      </w:r>
      <w:del w:id="2847" w:author="Maria Paola Fonseca Paez" w:date="2019-12-01T01:12:00Z">
        <w:r w:rsidRPr="009C09D9" w:rsidDel="007C3E4C">
          <w:rPr>
            <w:rFonts w:ascii="Times New Roman" w:eastAsia="Times New Roman" w:hAnsi="Times New Roman" w:cs="Times New Roman"/>
          </w:rPr>
          <w:delText xml:space="preserve"> </w:delText>
        </w:r>
      </w:del>
      <w:r w:rsidRPr="009C09D9">
        <w:rPr>
          <w:rFonts w:ascii="Times New Roman" w:eastAsia="Times New Roman" w:hAnsi="Times New Roman" w:cs="Times New Roman"/>
        </w:rPr>
        <w:t xml:space="preserve"> mientras</w:t>
      </w:r>
      <w:del w:id="2848" w:author="Maria Paola Fonseca Paez" w:date="2019-12-01T01:12:00Z">
        <w:r w:rsidRPr="009C09D9" w:rsidDel="007C3E4C">
          <w:rPr>
            <w:rFonts w:ascii="Times New Roman" w:eastAsia="Times New Roman" w:hAnsi="Times New Roman" w:cs="Times New Roman"/>
          </w:rPr>
          <w:delText xml:space="preserve"> que</w:delText>
        </w:r>
      </w:del>
      <w:r w:rsidRPr="009C09D9">
        <w:rPr>
          <w:rFonts w:ascii="Times New Roman" w:eastAsia="Times New Roman" w:hAnsi="Times New Roman" w:cs="Times New Roman"/>
        </w:rPr>
        <w:t xml:space="preserve"> la cuenta de</w:t>
      </w:r>
      <w:del w:id="2849" w:author="Maria Paola Fonseca Paez" w:date="2019-12-01T01:12:00Z">
        <w:r w:rsidRPr="009C09D9" w:rsidDel="007C3E4C">
          <w:rPr>
            <w:rFonts w:ascii="Times New Roman" w:eastAsia="Times New Roman" w:hAnsi="Times New Roman" w:cs="Times New Roman"/>
          </w:rPr>
          <w:delText xml:space="preserve"> los</w:delText>
        </w:r>
      </w:del>
      <w:r w:rsidRPr="009C09D9">
        <w:rPr>
          <w:rFonts w:ascii="Times New Roman" w:eastAsia="Times New Roman" w:hAnsi="Times New Roman" w:cs="Times New Roman"/>
        </w:rPr>
        <w:t xml:space="preserve"> bits </w:t>
      </w:r>
      <w:ins w:id="2850" w:author="Maria Paola Fonseca Paez" w:date="2019-12-01T01:13:00Z">
        <w:r w:rsidR="00CB2259">
          <w:rPr>
            <w:rFonts w:ascii="Times New Roman" w:eastAsia="Times New Roman" w:hAnsi="Times New Roman" w:cs="Times New Roman"/>
          </w:rPr>
          <w:t xml:space="preserve">transmitidos </w:t>
        </w:r>
      </w:ins>
      <w:r w:rsidRPr="009C09D9">
        <w:rPr>
          <w:rFonts w:ascii="Times New Roman" w:eastAsia="Times New Roman" w:hAnsi="Times New Roman" w:cs="Times New Roman"/>
        </w:rPr>
        <w:t>sea menor a 390</w:t>
      </w:r>
      <w:ins w:id="2851" w:author="Maria Paola Fonseca Paez" w:date="2019-12-01T01:13:00Z">
        <w:r w:rsidR="00CB2259">
          <w:rPr>
            <w:rFonts w:ascii="Times New Roman" w:eastAsia="Times New Roman" w:hAnsi="Times New Roman" w:cs="Times New Roman"/>
          </w:rPr>
          <w:t>.</w:t>
        </w:r>
      </w:ins>
      <w:r w:rsidRPr="009C09D9">
        <w:rPr>
          <w:rFonts w:ascii="Times New Roman" w:eastAsia="Times New Roman" w:hAnsi="Times New Roman" w:cs="Times New Roman"/>
        </w:rPr>
        <w:t xml:space="preserve"> </w:t>
      </w:r>
      <w:del w:id="2852" w:author="Maria Paola Fonseca Paez" w:date="2019-12-01T01:14:00Z">
        <w:r w:rsidRPr="009C09D9" w:rsidDel="00CB2259">
          <w:rPr>
            <w:rFonts w:ascii="Times New Roman" w:eastAsia="Times New Roman" w:hAnsi="Times New Roman" w:cs="Times New Roman"/>
          </w:rPr>
          <w:delText>y seguirlos transmitiendo, p</w:delText>
        </w:r>
      </w:del>
      <w:ins w:id="2853" w:author="Maria Paola Fonseca Paez" w:date="2019-12-01T01:14:00Z">
        <w:r w:rsidR="00CB2259">
          <w:rPr>
            <w:rFonts w:ascii="Times New Roman" w:eastAsia="Times New Roman" w:hAnsi="Times New Roman" w:cs="Times New Roman"/>
          </w:rPr>
          <w:t>P</w:t>
        </w:r>
      </w:ins>
      <w:r w:rsidRPr="009C09D9">
        <w:rPr>
          <w:rFonts w:ascii="Times New Roman" w:eastAsia="Times New Roman" w:hAnsi="Times New Roman" w:cs="Times New Roman"/>
        </w:rPr>
        <w:t>rimero transmite</w:t>
      </w:r>
      <w:ins w:id="2854" w:author="Maria Paola Fonseca Paez" w:date="2019-12-01T01:14:00Z">
        <w:r w:rsidR="00CB2259">
          <w:rPr>
            <w:rFonts w:ascii="Times New Roman" w:eastAsia="Times New Roman" w:hAnsi="Times New Roman" w:cs="Times New Roman"/>
          </w:rPr>
          <w:t>n</w:t>
        </w:r>
      </w:ins>
      <w:r w:rsidRPr="009C09D9">
        <w:rPr>
          <w:rFonts w:ascii="Times New Roman" w:eastAsia="Times New Roman" w:hAnsi="Times New Roman" w:cs="Times New Roman"/>
        </w:rPr>
        <w:t xml:space="preserve"> los 256 bits del hash final, </w:t>
      </w:r>
      <w:del w:id="2855" w:author="Maria Paola Fonseca Paez" w:date="2019-12-01T01:14:00Z">
        <w:r w:rsidRPr="009C09D9" w:rsidDel="00CB2259">
          <w:rPr>
            <w:rFonts w:ascii="Times New Roman" w:eastAsia="Times New Roman" w:hAnsi="Times New Roman" w:cs="Times New Roman"/>
          </w:rPr>
          <w:delText>en seguida transmite</w:delText>
        </w:r>
      </w:del>
      <w:ins w:id="2856" w:author="Maria Paola Fonseca Paez" w:date="2019-12-01T01:14:00Z">
        <w:r w:rsidR="00CB2259">
          <w:rPr>
            <w:rFonts w:ascii="Times New Roman" w:eastAsia="Times New Roman" w:hAnsi="Times New Roman" w:cs="Times New Roman"/>
          </w:rPr>
          <w:t>seguidos por</w:t>
        </w:r>
      </w:ins>
      <w:r w:rsidRPr="009C09D9">
        <w:rPr>
          <w:rFonts w:ascii="Times New Roman" w:eastAsia="Times New Roman" w:hAnsi="Times New Roman" w:cs="Times New Roman"/>
        </w:rPr>
        <w:t xml:space="preserve"> los 32 bits del </w:t>
      </w:r>
      <w:r w:rsidRPr="009C09D9">
        <w:rPr>
          <w:rFonts w:ascii="Times New Roman" w:eastAsia="Times New Roman" w:hAnsi="Times New Roman" w:cs="Times New Roman"/>
          <w:i/>
        </w:rPr>
        <w:t>nonce</w:t>
      </w:r>
      <w:del w:id="2857" w:author="Maria Paola Fonseca Paez" w:date="2019-12-01T01:14:00Z">
        <w:r w:rsidRPr="009C09D9" w:rsidDel="00CB2259">
          <w:rPr>
            <w:rFonts w:ascii="Times New Roman" w:eastAsia="Times New Roman" w:hAnsi="Times New Roman" w:cs="Times New Roman"/>
            <w:i/>
          </w:rPr>
          <w:delText xml:space="preserve"> </w:delText>
        </w:r>
        <w:r w:rsidRPr="009C09D9" w:rsidDel="00CB2259">
          <w:rPr>
            <w:rFonts w:ascii="Times New Roman" w:eastAsia="Times New Roman" w:hAnsi="Times New Roman" w:cs="Times New Roman"/>
          </w:rPr>
          <w:delText>correcto</w:delText>
        </w:r>
      </w:del>
      <w:r w:rsidRPr="009C09D9">
        <w:rPr>
          <w:rFonts w:ascii="Times New Roman" w:eastAsia="Times New Roman" w:hAnsi="Times New Roman" w:cs="Times New Roman"/>
        </w:rPr>
        <w:t xml:space="preserve"> y </w:t>
      </w:r>
      <w:del w:id="2858" w:author="Maria Paola Fonseca Paez" w:date="2019-12-01T01:14:00Z">
        <w:r w:rsidRPr="009C09D9" w:rsidDel="00CB2259">
          <w:rPr>
            <w:rFonts w:ascii="Times New Roman" w:eastAsia="Times New Roman" w:hAnsi="Times New Roman" w:cs="Times New Roman"/>
          </w:rPr>
          <w:delText>finalmente transmite</w:delText>
        </w:r>
      </w:del>
      <w:ins w:id="2859" w:author="Maria Paola Fonseca Paez" w:date="2019-12-01T01:14:00Z">
        <w:r w:rsidR="00CB2259">
          <w:rPr>
            <w:rFonts w:ascii="Times New Roman" w:eastAsia="Times New Roman" w:hAnsi="Times New Roman" w:cs="Times New Roman"/>
          </w:rPr>
          <w:t>finalizando con los</w:t>
        </w:r>
      </w:ins>
      <w:r w:rsidRPr="009C09D9">
        <w:rPr>
          <w:rFonts w:ascii="Times New Roman" w:eastAsia="Times New Roman" w:hAnsi="Times New Roman" w:cs="Times New Roman"/>
        </w:rPr>
        <w:t xml:space="preserve"> 16 bits que indican el tiempo </w:t>
      </w:r>
      <w:del w:id="2860" w:author="Maria Paola Fonseca Paez" w:date="2019-12-01T01:14:00Z">
        <w:r w:rsidRPr="009C09D9" w:rsidDel="00CB2259">
          <w:rPr>
            <w:rFonts w:ascii="Times New Roman" w:eastAsia="Times New Roman" w:hAnsi="Times New Roman" w:cs="Times New Roman"/>
          </w:rPr>
          <w:delText>que se demoró en</w:delText>
        </w:r>
      </w:del>
      <w:ins w:id="2861" w:author="Maria Paola Fonseca Paez" w:date="2019-12-01T01:14:00Z">
        <w:r w:rsidR="00CB2259">
          <w:rPr>
            <w:rFonts w:ascii="Times New Roman" w:eastAsia="Times New Roman" w:hAnsi="Times New Roman" w:cs="Times New Roman"/>
          </w:rPr>
          <w:t>que le tomó al sistema</w:t>
        </w:r>
      </w:ins>
      <w:r w:rsidRPr="009C09D9">
        <w:rPr>
          <w:rFonts w:ascii="Times New Roman" w:eastAsia="Times New Roman" w:hAnsi="Times New Roman" w:cs="Times New Roman"/>
        </w:rPr>
        <w:t xml:space="preserve"> </w:t>
      </w:r>
      <w:del w:id="2862" w:author="Maria Paola Fonseca Paez" w:date="2019-12-01T01:15:00Z">
        <w:r w:rsidRPr="009C09D9" w:rsidDel="00CB2259">
          <w:rPr>
            <w:rFonts w:ascii="Times New Roman" w:eastAsia="Times New Roman" w:hAnsi="Times New Roman" w:cs="Times New Roman"/>
          </w:rPr>
          <w:delText>encontrar el número de ceros al inicio del hash</w:delText>
        </w:r>
      </w:del>
      <w:ins w:id="2863" w:author="Maria Paola Fonseca Paez" w:date="2019-12-01T01:15:00Z">
        <w:r w:rsidR="00CB2259">
          <w:rPr>
            <w:rFonts w:ascii="Times New Roman" w:eastAsia="Times New Roman" w:hAnsi="Times New Roman" w:cs="Times New Roman"/>
          </w:rPr>
          <w:t>minar la entrada</w:t>
        </w:r>
      </w:ins>
      <w:del w:id="2864" w:author="Maria Paola Fonseca Paez" w:date="2019-12-01T01:15:00Z">
        <w:r w:rsidRPr="009C09D9" w:rsidDel="00CB2259">
          <w:rPr>
            <w:rFonts w:ascii="Times New Roman" w:eastAsia="Times New Roman" w:hAnsi="Times New Roman" w:cs="Times New Roman"/>
          </w:rPr>
          <w:delText>, que fue requerido</w:delText>
        </w:r>
      </w:del>
      <w:r w:rsidRPr="009C09D9">
        <w:rPr>
          <w:rFonts w:ascii="Times New Roman" w:eastAsia="Times New Roman" w:hAnsi="Times New Roman" w:cs="Times New Roman"/>
        </w:rPr>
        <w:t xml:space="preserve">. Una vez </w:t>
      </w:r>
      <w:ins w:id="2865" w:author="Maria Paola Fonseca Paez" w:date="2019-12-01T01:15:00Z">
        <w:r w:rsidR="00CB2259">
          <w:rPr>
            <w:rFonts w:ascii="Times New Roman" w:eastAsia="Times New Roman" w:hAnsi="Times New Roman" w:cs="Times New Roman"/>
          </w:rPr>
          <w:t xml:space="preserve">se </w:t>
        </w:r>
      </w:ins>
      <w:r w:rsidRPr="009C09D9">
        <w:rPr>
          <w:rFonts w:ascii="Times New Roman" w:eastAsia="Times New Roman" w:hAnsi="Times New Roman" w:cs="Times New Roman"/>
        </w:rPr>
        <w:t>transmite</w:t>
      </w:r>
      <w:ins w:id="2866" w:author="Maria Paola Fonseca Paez" w:date="2019-12-01T01:15:00Z">
        <w:r w:rsidR="00CB2259">
          <w:rPr>
            <w:rFonts w:ascii="Times New Roman" w:eastAsia="Times New Roman" w:hAnsi="Times New Roman" w:cs="Times New Roman"/>
          </w:rPr>
          <w:t>n</w:t>
        </w:r>
      </w:ins>
      <w:r w:rsidRPr="009C09D9">
        <w:rPr>
          <w:rFonts w:ascii="Times New Roman" w:eastAsia="Times New Roman" w:hAnsi="Times New Roman" w:cs="Times New Roman"/>
        </w:rPr>
        <w:t xml:space="preserve"> todos los bits</w:t>
      </w:r>
      <w:ins w:id="2867" w:author="Maria Paola Fonseca Paez" w:date="2019-12-01T01:15:00Z">
        <w:r w:rsidR="00CB2259">
          <w:rPr>
            <w:rFonts w:ascii="Times New Roman" w:eastAsia="Times New Roman" w:hAnsi="Times New Roman" w:cs="Times New Roman"/>
          </w:rPr>
          <w:t>, se</w:t>
        </w:r>
      </w:ins>
      <w:r w:rsidRPr="009C09D9">
        <w:rPr>
          <w:rFonts w:ascii="Times New Roman" w:eastAsia="Times New Roman" w:hAnsi="Times New Roman" w:cs="Times New Roman"/>
        </w:rPr>
        <w:t xml:space="preserve"> espera el último bit</w:t>
      </w:r>
      <w:del w:id="2868" w:author="Maria Paola Fonseca Paez" w:date="2019-12-01T01:15:00Z">
        <w:r w:rsidRPr="009C09D9" w:rsidDel="00CB2259">
          <w:rPr>
            <w:rFonts w:ascii="Times New Roman" w:eastAsia="Times New Roman" w:hAnsi="Times New Roman" w:cs="Times New Roman"/>
          </w:rPr>
          <w:delText xml:space="preserve"> de</w:delText>
        </w:r>
      </w:del>
      <w:r w:rsidRPr="009C09D9">
        <w:rPr>
          <w:rFonts w:ascii="Times New Roman" w:eastAsia="Times New Roman" w:hAnsi="Times New Roman" w:cs="Times New Roman"/>
        </w:rPr>
        <w:t xml:space="preserve"> final y</w:t>
      </w:r>
      <w:ins w:id="2869" w:author="Maria Paola Fonseca Paez" w:date="2019-12-01T01:15:00Z">
        <w:r w:rsidR="00CB2259">
          <w:rPr>
            <w:rFonts w:ascii="Times New Roman" w:eastAsia="Times New Roman" w:hAnsi="Times New Roman" w:cs="Times New Roman"/>
          </w:rPr>
          <w:t xml:space="preserve"> se</w:t>
        </w:r>
      </w:ins>
      <w:r w:rsidRPr="009C09D9">
        <w:rPr>
          <w:rFonts w:ascii="Times New Roman" w:eastAsia="Times New Roman" w:hAnsi="Times New Roman" w:cs="Times New Roman"/>
        </w:rPr>
        <w:t xml:space="preserve"> vuelve al estado </w:t>
      </w:r>
      <w:del w:id="2870" w:author="Maria Paola Fonseca Paez" w:date="2019-12-01T01:15:00Z">
        <w:r w:rsidRPr="009C09D9" w:rsidDel="00CB2259">
          <w:rPr>
            <w:rFonts w:ascii="Times New Roman" w:eastAsia="Times New Roman" w:hAnsi="Times New Roman" w:cs="Times New Roman"/>
          </w:rPr>
          <w:delText>1</w:delText>
        </w:r>
      </w:del>
      <w:ins w:id="2871" w:author="Maria Paola Fonseca Paez" w:date="2019-12-01T01:15:00Z">
        <w:r w:rsidR="00CB2259">
          <w:rPr>
            <w:rFonts w:ascii="Times New Roman" w:eastAsia="Times New Roman" w:hAnsi="Times New Roman" w:cs="Times New Roman"/>
          </w:rPr>
          <w:t>uno</w:t>
        </w:r>
      </w:ins>
      <w:r w:rsidRPr="009C09D9">
        <w:rPr>
          <w:rFonts w:ascii="Times New Roman" w:eastAsia="Times New Roman" w:hAnsi="Times New Roman" w:cs="Times New Roman"/>
        </w:rPr>
        <w:t>.</w:t>
      </w:r>
    </w:p>
    <w:p w14:paraId="4C1931F8" w14:textId="77777777" w:rsidR="00714E5C" w:rsidRPr="009C09D9" w:rsidRDefault="00714E5C">
      <w:pPr>
        <w:jc w:val="both"/>
        <w:rPr>
          <w:rFonts w:ascii="Times New Roman" w:eastAsia="Times New Roman" w:hAnsi="Times New Roman" w:cs="Times New Roman"/>
        </w:rPr>
      </w:pPr>
    </w:p>
    <w:p w14:paraId="7D9ED593" w14:textId="77777777"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El esquemático específico de este control se puede encontrar en los anexos ingresando en el siguiente enlace: </w:t>
      </w:r>
      <w:r w:rsidR="009C09D9" w:rsidRPr="009C09D9">
        <w:rPr>
          <w:rFonts w:ascii="Times New Roman" w:hAnsi="Times New Roman" w:cs="Times New Roman"/>
        </w:rPr>
        <w:fldChar w:fldCharType="begin"/>
      </w:r>
      <w:r w:rsidR="009C09D9" w:rsidRPr="009C09D9">
        <w:rPr>
          <w:rFonts w:ascii="Times New Roman" w:hAnsi="Times New Roman" w:cs="Times New Roman"/>
        </w:rPr>
        <w:instrText xml:space="preserve"> HYPERLINK "https://livejaverianaedu-my.sharepoint.com/:i:/g/personal/fonseca_maria_javeriana_edu_co/EUWgzTaRa-pNts0wV4F_H9cBrxaVW7dmn_pPBJ6qI5rCwQ?e=bsHj7a" \h </w:instrText>
      </w:r>
      <w:r w:rsidR="009C09D9" w:rsidRPr="009C09D9">
        <w:rPr>
          <w:rFonts w:ascii="Times New Roman" w:hAnsi="Times New Roman" w:cs="Times New Roman"/>
        </w:rPr>
        <w:fldChar w:fldCharType="separate"/>
      </w:r>
      <w:r w:rsidRPr="009C09D9">
        <w:rPr>
          <w:rFonts w:ascii="Times New Roman" w:eastAsia="Times New Roman" w:hAnsi="Times New Roman" w:cs="Times New Roman"/>
          <w:color w:val="1155CC"/>
          <w:u w:val="single"/>
        </w:rPr>
        <w:t>Control transmisión</w:t>
      </w:r>
      <w:r w:rsidR="009C09D9" w:rsidRPr="009C09D9">
        <w:rPr>
          <w:rFonts w:ascii="Times New Roman" w:eastAsia="Times New Roman" w:hAnsi="Times New Roman" w:cs="Times New Roman"/>
          <w:color w:val="1155CC"/>
          <w:u w:val="single"/>
        </w:rPr>
        <w:fldChar w:fldCharType="end"/>
      </w:r>
      <w:r w:rsidRPr="009C09D9">
        <w:rPr>
          <w:rFonts w:ascii="Times New Roman" w:eastAsia="Times New Roman" w:hAnsi="Times New Roman" w:cs="Times New Roman"/>
        </w:rPr>
        <w:t>.</w:t>
      </w:r>
    </w:p>
    <w:p w14:paraId="51746A7A" w14:textId="56C5404F" w:rsidR="00714E5C" w:rsidRPr="00FD5AB6" w:rsidRDefault="00AB58E9">
      <w:pPr>
        <w:pStyle w:val="Ttulo3"/>
        <w:jc w:val="both"/>
        <w:rPr>
          <w:rFonts w:ascii="Times New Roman" w:hAnsi="Times New Roman" w:cs="Times New Roman"/>
          <w:color w:val="000000"/>
          <w:sz w:val="32"/>
        </w:rPr>
      </w:pPr>
      <w:r w:rsidRPr="00FD5AB6">
        <w:rPr>
          <w:rFonts w:ascii="Times New Roman" w:eastAsia="Times New Roman" w:hAnsi="Times New Roman" w:cs="Times New Roman"/>
          <w:b/>
          <w:color w:val="000000"/>
          <w:szCs w:val="24"/>
        </w:rPr>
        <w:fldChar w:fldCharType="begin"/>
      </w:r>
      <w:ins w:id="2872" w:author="Maria Paola Fonseca Paez" w:date="2019-11-30T17:09:00Z">
        <w:r w:rsidR="00AC7B2A">
          <w:rPr>
            <w:rFonts w:ascii="Times New Roman" w:eastAsia="Times New Roman" w:hAnsi="Times New Roman" w:cs="Times New Roman"/>
            <w:b/>
            <w:color w:val="000000"/>
            <w:szCs w:val="24"/>
          </w:rPr>
          <w:instrText xml:space="preserve">HYPERLINK  \l "_Módulo_de_minado" \h </w:instrText>
        </w:r>
      </w:ins>
      <w:del w:id="2873" w:author="Maria Paola Fonseca Paez" w:date="2019-11-30T17:09:00Z">
        <w:r w:rsidRPr="00FD5AB6" w:rsidDel="00AC7B2A">
          <w:rPr>
            <w:rFonts w:ascii="Times New Roman" w:eastAsia="Times New Roman" w:hAnsi="Times New Roman" w:cs="Times New Roman"/>
            <w:b/>
            <w:color w:val="000000"/>
            <w:szCs w:val="24"/>
          </w:rPr>
          <w:delInstrText xml:space="preserve"> HYPERLINK \l "_37qjefsixob" \h </w:delInstrText>
        </w:r>
      </w:del>
      <w:r w:rsidRPr="00FD5AB6">
        <w:rPr>
          <w:rFonts w:ascii="Times New Roman" w:eastAsia="Times New Roman" w:hAnsi="Times New Roman" w:cs="Times New Roman"/>
          <w:b/>
          <w:color w:val="000000"/>
          <w:szCs w:val="24"/>
        </w:rPr>
        <w:fldChar w:fldCharType="separate"/>
      </w:r>
      <w:bookmarkStart w:id="2874" w:name="_Toc26029280"/>
      <w:r w:rsidRPr="00FD5AB6">
        <w:rPr>
          <w:rFonts w:ascii="Times New Roman" w:eastAsia="Times New Roman" w:hAnsi="Times New Roman" w:cs="Times New Roman"/>
          <w:b/>
          <w:color w:val="000000"/>
          <w:szCs w:val="24"/>
        </w:rPr>
        <w:t xml:space="preserve">Diseño e implementación del </w:t>
      </w:r>
      <w:del w:id="2875" w:author="Maria Paola Fonseca Paez" w:date="2019-11-30T17:59:00Z">
        <w:r w:rsidRPr="00FD5AB6" w:rsidDel="00464182">
          <w:rPr>
            <w:rFonts w:ascii="Times New Roman" w:eastAsia="Times New Roman" w:hAnsi="Times New Roman" w:cs="Times New Roman"/>
            <w:b/>
            <w:color w:val="000000"/>
            <w:szCs w:val="24"/>
          </w:rPr>
          <w:delText xml:space="preserve">bloque </w:delText>
        </w:r>
      </w:del>
      <w:ins w:id="2876" w:author="Maria Paola Fonseca Paez" w:date="2019-11-30T17:59:00Z">
        <w:r w:rsidR="00464182">
          <w:rPr>
            <w:rFonts w:ascii="Times New Roman" w:eastAsia="Times New Roman" w:hAnsi="Times New Roman" w:cs="Times New Roman"/>
            <w:b/>
            <w:color w:val="000000"/>
            <w:szCs w:val="24"/>
          </w:rPr>
          <w:t>subsistema</w:t>
        </w:r>
        <w:r w:rsidR="00464182" w:rsidRPr="00FD5AB6">
          <w:rPr>
            <w:rFonts w:ascii="Times New Roman" w:eastAsia="Times New Roman" w:hAnsi="Times New Roman" w:cs="Times New Roman"/>
            <w:b/>
            <w:color w:val="000000"/>
            <w:szCs w:val="24"/>
          </w:rPr>
          <w:t xml:space="preserve"> </w:t>
        </w:r>
      </w:ins>
      <w:r w:rsidRPr="00FD5AB6">
        <w:rPr>
          <w:rFonts w:ascii="Times New Roman" w:eastAsia="Times New Roman" w:hAnsi="Times New Roman" w:cs="Times New Roman"/>
          <w:b/>
          <w:color w:val="000000"/>
          <w:szCs w:val="24"/>
        </w:rPr>
        <w:t>‘unidad de tiempo’</w:t>
      </w:r>
      <w:bookmarkEnd w:id="2874"/>
      <w:r w:rsidRPr="00FD5AB6">
        <w:rPr>
          <w:rFonts w:ascii="Times New Roman" w:eastAsia="Times New Roman" w:hAnsi="Times New Roman" w:cs="Times New Roman"/>
          <w:b/>
          <w:color w:val="000000"/>
          <w:szCs w:val="24"/>
        </w:rPr>
        <w:fldChar w:fldCharType="end"/>
      </w:r>
      <w:r w:rsidRPr="00FD5AB6">
        <w:rPr>
          <w:rFonts w:ascii="Times New Roman" w:hAnsi="Times New Roman" w:cs="Times New Roman"/>
          <w:color w:val="000000"/>
          <w:sz w:val="32"/>
        </w:rPr>
        <w:t xml:space="preserve"> </w:t>
      </w:r>
    </w:p>
    <w:p w14:paraId="7A25B0BE" w14:textId="77777777" w:rsidR="00714E5C" w:rsidRPr="009C09D9" w:rsidRDefault="00714E5C">
      <w:pPr>
        <w:jc w:val="both"/>
        <w:rPr>
          <w:rFonts w:ascii="Times New Roman" w:eastAsia="Times New Roman" w:hAnsi="Times New Roman" w:cs="Times New Roman"/>
          <w:b/>
        </w:rPr>
      </w:pPr>
    </w:p>
    <w:p w14:paraId="12FA74D8" w14:textId="3E42C503"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En </w:t>
      </w:r>
      <w:ins w:id="2877" w:author="Maria Paola Fonseca Paez" w:date="2019-12-01T01:15:00Z">
        <w:r w:rsidR="00CB2259">
          <w:rPr>
            <w:rFonts w:ascii="Times New Roman" w:eastAsia="Times New Roman" w:hAnsi="Times New Roman" w:cs="Times New Roman"/>
          </w:rPr>
          <w:t xml:space="preserve">la presente sección </w:t>
        </w:r>
      </w:ins>
      <w:del w:id="2878" w:author="Maria Paola Fonseca Paez" w:date="2019-12-01T01:15:00Z">
        <w:r w:rsidRPr="009C09D9" w:rsidDel="00CB2259">
          <w:rPr>
            <w:rFonts w:ascii="Times New Roman" w:eastAsia="Times New Roman" w:hAnsi="Times New Roman" w:cs="Times New Roman"/>
          </w:rPr>
          <w:delText xml:space="preserve">el presente bloque </w:delText>
        </w:r>
      </w:del>
      <w:r w:rsidRPr="009C09D9">
        <w:rPr>
          <w:rFonts w:ascii="Times New Roman" w:eastAsia="Times New Roman" w:hAnsi="Times New Roman" w:cs="Times New Roman"/>
        </w:rPr>
        <w:t xml:space="preserve">se describe el sistema dedicado a medir el tiempo que demora el módulo de minado de </w:t>
      </w:r>
      <w:r w:rsidRPr="009C09D9">
        <w:rPr>
          <w:rFonts w:ascii="Times New Roman" w:eastAsia="Times New Roman" w:hAnsi="Times New Roman" w:cs="Times New Roman"/>
          <w:i/>
        </w:rPr>
        <w:t>hardware</w:t>
      </w:r>
      <w:r w:rsidRPr="009C09D9">
        <w:rPr>
          <w:rFonts w:ascii="Times New Roman" w:eastAsia="Times New Roman" w:hAnsi="Times New Roman" w:cs="Times New Roman"/>
        </w:rPr>
        <w:t xml:space="preserve"> en encontrar el </w:t>
      </w:r>
      <w:r w:rsidRPr="009C09D9">
        <w:rPr>
          <w:rFonts w:ascii="Times New Roman" w:eastAsia="Times New Roman" w:hAnsi="Times New Roman" w:cs="Times New Roman"/>
          <w:i/>
        </w:rPr>
        <w:t>hash</w:t>
      </w:r>
      <w:r w:rsidRPr="009C09D9">
        <w:rPr>
          <w:rFonts w:ascii="Times New Roman" w:eastAsia="Times New Roman" w:hAnsi="Times New Roman" w:cs="Times New Roman"/>
        </w:rPr>
        <w:t xml:space="preserve"> y</w:t>
      </w:r>
      <w:r w:rsidRPr="009C09D9">
        <w:rPr>
          <w:rFonts w:ascii="Times New Roman" w:eastAsia="Times New Roman" w:hAnsi="Times New Roman" w:cs="Times New Roman"/>
          <w:i/>
        </w:rPr>
        <w:t xml:space="preserve"> nonce </w:t>
      </w:r>
      <w:r w:rsidRPr="009C09D9">
        <w:rPr>
          <w:rFonts w:ascii="Times New Roman" w:eastAsia="Times New Roman" w:hAnsi="Times New Roman" w:cs="Times New Roman"/>
        </w:rPr>
        <w:t xml:space="preserve">válidos para satisfacer el requerimiento del número </w:t>
      </w:r>
      <w:ins w:id="2879" w:author="Maria Paola Fonseca Paez" w:date="2019-12-01T01:17:00Z">
        <w:r w:rsidR="00CB2259">
          <w:rPr>
            <w:rFonts w:ascii="Times New Roman" w:eastAsia="Times New Roman" w:hAnsi="Times New Roman" w:cs="Times New Roman"/>
          </w:rPr>
          <w:t>de ceros deseados</w:t>
        </w:r>
      </w:ins>
      <w:del w:id="2880" w:author="Maria Paola Fonseca Paez" w:date="2019-12-01T01:17:00Z">
        <w:r w:rsidRPr="009C09D9" w:rsidDel="00CB2259">
          <w:rPr>
            <w:rFonts w:ascii="Times New Roman" w:eastAsia="Times New Roman" w:hAnsi="Times New Roman" w:cs="Times New Roman"/>
          </w:rPr>
          <w:delText>deseado de ceros</w:delText>
        </w:r>
      </w:del>
      <w:r w:rsidRPr="009C09D9">
        <w:rPr>
          <w:rFonts w:ascii="Times New Roman" w:eastAsia="Times New Roman" w:hAnsi="Times New Roman" w:cs="Times New Roman"/>
        </w:rPr>
        <w:t>.</w:t>
      </w:r>
    </w:p>
    <w:p w14:paraId="2D6133D9" w14:textId="77777777" w:rsidR="00714E5C" w:rsidRPr="009C09D9" w:rsidRDefault="00714E5C">
      <w:pPr>
        <w:jc w:val="both"/>
        <w:rPr>
          <w:rFonts w:ascii="Times New Roman" w:eastAsia="Times New Roman" w:hAnsi="Times New Roman" w:cs="Times New Roman"/>
          <w:b/>
        </w:rPr>
      </w:pPr>
    </w:p>
    <w:p w14:paraId="17BAAFC0" w14:textId="77777777" w:rsidR="00CB2259" w:rsidRDefault="00AB58E9">
      <w:pPr>
        <w:keepNext/>
        <w:jc w:val="both"/>
        <w:rPr>
          <w:ins w:id="2881" w:author="Maria Paola Fonseca Paez" w:date="2019-12-01T01:17:00Z"/>
        </w:rPr>
        <w:pPrChange w:id="2882" w:author="Maria Paola Fonseca Paez" w:date="2019-12-01T01:17:00Z">
          <w:pPr>
            <w:jc w:val="both"/>
          </w:pPr>
        </w:pPrChange>
      </w:pPr>
      <w:r w:rsidRPr="009C09D9">
        <w:rPr>
          <w:rFonts w:ascii="Times New Roman" w:eastAsia="Times New Roman" w:hAnsi="Times New Roman" w:cs="Times New Roman"/>
          <w:b/>
          <w:noProof/>
          <w:lang w:val="it-IT"/>
        </w:rPr>
        <w:drawing>
          <wp:inline distT="114300" distB="114300" distL="114300" distR="114300" wp14:anchorId="3C45D823" wp14:editId="5E817953">
            <wp:extent cx="5667375" cy="196206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t="6367"/>
                    <a:stretch>
                      <a:fillRect/>
                    </a:stretch>
                  </pic:blipFill>
                  <pic:spPr>
                    <a:xfrm>
                      <a:off x="0" y="0"/>
                      <a:ext cx="5667375" cy="1962060"/>
                    </a:xfrm>
                    <a:prstGeom prst="rect">
                      <a:avLst/>
                    </a:prstGeom>
                    <a:ln/>
                  </pic:spPr>
                </pic:pic>
              </a:graphicData>
            </a:graphic>
          </wp:inline>
        </w:drawing>
      </w:r>
    </w:p>
    <w:p w14:paraId="050EDA36" w14:textId="5B9377DD" w:rsidR="00714E5C" w:rsidRPr="00CB2259" w:rsidRDefault="00CB2259">
      <w:pPr>
        <w:pStyle w:val="Descripcin"/>
        <w:jc w:val="center"/>
        <w:rPr>
          <w:rFonts w:ascii="Times New Roman" w:eastAsia="Times New Roman" w:hAnsi="Times New Roman" w:cs="Times New Roman"/>
          <w:b/>
          <w:rPrChange w:id="2883" w:author="Maria Paola Fonseca Paez" w:date="2019-12-01T01:18:00Z">
            <w:rPr>
              <w:rFonts w:ascii="Times New Roman" w:eastAsia="Times New Roman" w:hAnsi="Times New Roman" w:cs="Times New Roman"/>
              <w:b/>
            </w:rPr>
          </w:rPrChange>
        </w:rPr>
        <w:pPrChange w:id="2884" w:author="Maria Paola Fonseca Paez" w:date="2019-12-01T01:18:00Z">
          <w:pPr>
            <w:jc w:val="both"/>
          </w:pPr>
        </w:pPrChange>
      </w:pPr>
      <w:bookmarkStart w:id="2885" w:name="_Ref26055531"/>
      <w:ins w:id="2886" w:author="Maria Paola Fonseca Paez" w:date="2019-12-01T01:17:00Z">
        <w:r w:rsidRPr="00CB2259">
          <w:rPr>
            <w:rFonts w:ascii="Times New Roman" w:hAnsi="Times New Roman" w:cs="Times New Roman"/>
            <w:color w:val="auto"/>
            <w:rPrChange w:id="2887" w:author="Maria Paola Fonseca Paez" w:date="2019-12-01T01:18:00Z">
              <w:rPr>
                <w:i/>
                <w:iCs/>
              </w:rPr>
            </w:rPrChange>
          </w:rPr>
          <w:t xml:space="preserve">Figura </w:t>
        </w:r>
        <w:r w:rsidRPr="00CB2259">
          <w:rPr>
            <w:rFonts w:ascii="Times New Roman" w:hAnsi="Times New Roman" w:cs="Times New Roman"/>
            <w:color w:val="auto"/>
            <w:rPrChange w:id="2888" w:author="Maria Paola Fonseca Paez" w:date="2019-12-01T01:18:00Z">
              <w:rPr>
                <w:i/>
                <w:iCs/>
              </w:rPr>
            </w:rPrChange>
          </w:rPr>
          <w:fldChar w:fldCharType="begin"/>
        </w:r>
        <w:r w:rsidRPr="00CB2259">
          <w:rPr>
            <w:rFonts w:ascii="Times New Roman" w:hAnsi="Times New Roman" w:cs="Times New Roman"/>
            <w:color w:val="auto"/>
            <w:rPrChange w:id="2889" w:author="Maria Paola Fonseca Paez" w:date="2019-12-01T01:18:00Z">
              <w:rPr>
                <w:i/>
                <w:iCs/>
              </w:rPr>
            </w:rPrChange>
          </w:rPr>
          <w:instrText xml:space="preserve"> SEQ Figura \* ARABIC </w:instrText>
        </w:r>
      </w:ins>
      <w:r w:rsidRPr="00CB2259">
        <w:rPr>
          <w:rFonts w:ascii="Times New Roman" w:hAnsi="Times New Roman" w:cs="Times New Roman"/>
          <w:color w:val="auto"/>
          <w:rPrChange w:id="2890" w:author="Maria Paola Fonseca Paez" w:date="2019-12-01T01:18:00Z">
            <w:rPr>
              <w:i/>
              <w:iCs/>
            </w:rPr>
          </w:rPrChange>
        </w:rPr>
        <w:fldChar w:fldCharType="separate"/>
      </w:r>
      <w:ins w:id="2891" w:author="Maria Paola Fonseca Paez" w:date="2019-12-01T03:44:00Z">
        <w:r w:rsidR="00025C63">
          <w:rPr>
            <w:rFonts w:ascii="Times New Roman" w:hAnsi="Times New Roman" w:cs="Times New Roman"/>
            <w:noProof/>
            <w:color w:val="auto"/>
          </w:rPr>
          <w:t>12</w:t>
        </w:r>
      </w:ins>
      <w:ins w:id="2892" w:author="Maria Paola Fonseca Paez" w:date="2019-12-01T01:17:00Z">
        <w:r w:rsidRPr="00CB2259">
          <w:rPr>
            <w:rFonts w:ascii="Times New Roman" w:hAnsi="Times New Roman" w:cs="Times New Roman"/>
            <w:color w:val="auto"/>
            <w:rPrChange w:id="2893" w:author="Maria Paola Fonseca Paez" w:date="2019-12-01T01:18:00Z">
              <w:rPr>
                <w:i/>
                <w:iCs/>
              </w:rPr>
            </w:rPrChange>
          </w:rPr>
          <w:fldChar w:fldCharType="end"/>
        </w:r>
        <w:bookmarkEnd w:id="2885"/>
        <w:r w:rsidRPr="00CB2259">
          <w:rPr>
            <w:rFonts w:ascii="Times New Roman" w:hAnsi="Times New Roman" w:cs="Times New Roman"/>
            <w:color w:val="auto"/>
            <w:rPrChange w:id="2894" w:author="Maria Paola Fonseca Paez" w:date="2019-12-01T01:18:00Z">
              <w:rPr>
                <w:i/>
                <w:iCs/>
              </w:rPr>
            </w:rPrChange>
          </w:rPr>
          <w:t>. Diagrama de bloques de la unidad de tiempo.</w:t>
        </w:r>
      </w:ins>
    </w:p>
    <w:p w14:paraId="25D5FCF2" w14:textId="18B13919" w:rsidR="00714E5C" w:rsidRPr="009C09D9" w:rsidRDefault="00AB58E9">
      <w:pPr>
        <w:jc w:val="center"/>
        <w:rPr>
          <w:rFonts w:ascii="Times New Roman" w:eastAsia="Times New Roman" w:hAnsi="Times New Roman" w:cs="Times New Roman"/>
        </w:rPr>
      </w:pPr>
      <w:del w:id="2895" w:author="Maria Paola Fonseca Paez" w:date="2019-12-01T01:17:00Z">
        <w:r w:rsidRPr="009C09D9" w:rsidDel="00CB2259">
          <w:rPr>
            <w:rFonts w:ascii="Times New Roman" w:eastAsia="Times New Roman" w:hAnsi="Times New Roman" w:cs="Times New Roman"/>
            <w:i/>
            <w:sz w:val="20"/>
            <w:szCs w:val="20"/>
          </w:rPr>
          <w:delText>Figura X</w:delText>
        </w:r>
      </w:del>
      <w:r w:rsidRPr="009C09D9">
        <w:rPr>
          <w:rFonts w:ascii="Times New Roman" w:eastAsia="Times New Roman" w:hAnsi="Times New Roman" w:cs="Times New Roman"/>
          <w:i/>
          <w:sz w:val="20"/>
          <w:szCs w:val="20"/>
        </w:rPr>
        <w:t xml:space="preserve">. </w:t>
      </w:r>
      <w:del w:id="2896" w:author="Maria Paola Fonseca Paez" w:date="2019-12-01T01:17:00Z">
        <w:r w:rsidRPr="009C09D9" w:rsidDel="00CB2259">
          <w:rPr>
            <w:rFonts w:ascii="Times New Roman" w:eastAsia="Times New Roman" w:hAnsi="Times New Roman" w:cs="Times New Roman"/>
            <w:i/>
            <w:sz w:val="20"/>
            <w:szCs w:val="20"/>
          </w:rPr>
          <w:delText>Diagrama de bloques del bloque unidad de tiempo.</w:delText>
        </w:r>
      </w:del>
    </w:p>
    <w:p w14:paraId="1D5593A7" w14:textId="77777777" w:rsidR="00714E5C" w:rsidRPr="009C09D9" w:rsidRDefault="00714E5C">
      <w:pPr>
        <w:jc w:val="both"/>
        <w:rPr>
          <w:rFonts w:ascii="Times New Roman" w:eastAsia="Times New Roman" w:hAnsi="Times New Roman" w:cs="Times New Roman"/>
        </w:rPr>
      </w:pPr>
    </w:p>
    <w:p w14:paraId="50171024" w14:textId="77777777" w:rsidR="00CB2259" w:rsidRDefault="00AB58E9">
      <w:pPr>
        <w:jc w:val="both"/>
        <w:rPr>
          <w:ins w:id="2897" w:author="Maria Paola Fonseca Paez" w:date="2019-12-01T01:19:00Z"/>
          <w:rFonts w:ascii="Times New Roman" w:eastAsia="Times New Roman" w:hAnsi="Times New Roman" w:cs="Times New Roman"/>
        </w:rPr>
      </w:pPr>
      <w:r w:rsidRPr="009C09D9">
        <w:rPr>
          <w:rFonts w:ascii="Times New Roman" w:eastAsia="Times New Roman" w:hAnsi="Times New Roman" w:cs="Times New Roman"/>
        </w:rPr>
        <w:t xml:space="preserve">En el </w:t>
      </w:r>
      <w:del w:id="2898" w:author="Maria Paola Fonseca Paez" w:date="2019-12-01T01:18:00Z">
        <w:r w:rsidRPr="009C09D9" w:rsidDel="00CB2259">
          <w:rPr>
            <w:rFonts w:ascii="Times New Roman" w:eastAsia="Times New Roman" w:hAnsi="Times New Roman" w:cs="Times New Roman"/>
          </w:rPr>
          <w:delText xml:space="preserve">bloque </w:delText>
        </w:r>
      </w:del>
      <w:ins w:id="2899" w:author="Maria Paola Fonseca Paez" w:date="2019-12-01T01:18:00Z">
        <w:r w:rsidR="00CB2259">
          <w:rPr>
            <w:rFonts w:ascii="Times New Roman" w:eastAsia="Times New Roman" w:hAnsi="Times New Roman" w:cs="Times New Roman"/>
          </w:rPr>
          <w:t>diagrama de bloques</w:t>
        </w:r>
        <w:r w:rsidR="00CB2259"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presentado en la </w:t>
      </w:r>
      <w:ins w:id="2900" w:author="Maria Paola Fonseca Paez" w:date="2019-12-01T01:18:00Z">
        <w:r w:rsidR="00CB2259">
          <w:rPr>
            <w:rFonts w:ascii="Times New Roman" w:eastAsia="Times New Roman" w:hAnsi="Times New Roman" w:cs="Times New Roman"/>
          </w:rPr>
          <w:fldChar w:fldCharType="begin"/>
        </w:r>
        <w:r w:rsidR="00CB2259">
          <w:rPr>
            <w:rFonts w:ascii="Times New Roman" w:eastAsia="Times New Roman" w:hAnsi="Times New Roman" w:cs="Times New Roman"/>
          </w:rPr>
          <w:instrText xml:space="preserve"> REF _Ref26055531 \h </w:instrText>
        </w:r>
      </w:ins>
      <w:r w:rsidR="00CB2259">
        <w:rPr>
          <w:rFonts w:ascii="Times New Roman" w:eastAsia="Times New Roman" w:hAnsi="Times New Roman" w:cs="Times New Roman"/>
        </w:rPr>
      </w:r>
      <w:r w:rsidR="00CB2259">
        <w:rPr>
          <w:rFonts w:ascii="Times New Roman" w:eastAsia="Times New Roman" w:hAnsi="Times New Roman" w:cs="Times New Roman"/>
        </w:rPr>
        <w:fldChar w:fldCharType="separate"/>
      </w:r>
      <w:ins w:id="2901" w:author="Maria Paola Fonseca Paez" w:date="2019-12-01T01:18:00Z">
        <w:r w:rsidR="00CB2259" w:rsidRPr="00CB2259">
          <w:rPr>
            <w:rFonts w:ascii="Times New Roman" w:hAnsi="Times New Roman" w:cs="Times New Roman"/>
            <w:rPrChange w:id="2902" w:author="Maria Paola Fonseca Paez" w:date="2019-12-01T01:18:00Z">
              <w:rPr/>
            </w:rPrChange>
          </w:rPr>
          <w:t xml:space="preserve">Figura </w:t>
        </w:r>
        <w:r w:rsidR="00CB2259" w:rsidRPr="00CB2259">
          <w:rPr>
            <w:rFonts w:ascii="Times New Roman" w:hAnsi="Times New Roman" w:cs="Times New Roman"/>
            <w:noProof/>
            <w:rPrChange w:id="2903" w:author="Maria Paola Fonseca Paez" w:date="2019-12-01T01:18:00Z">
              <w:rPr>
                <w:noProof/>
              </w:rPr>
            </w:rPrChange>
          </w:rPr>
          <w:t>12</w:t>
        </w:r>
        <w:r w:rsidR="00CB2259">
          <w:rPr>
            <w:rFonts w:ascii="Times New Roman" w:eastAsia="Times New Roman" w:hAnsi="Times New Roman" w:cs="Times New Roman"/>
          </w:rPr>
          <w:fldChar w:fldCharType="end"/>
        </w:r>
      </w:ins>
      <w:del w:id="2904" w:author="Maria Paola Fonseca Paez" w:date="2019-12-01T01:18:00Z">
        <w:r w:rsidRPr="009C09D9" w:rsidDel="00CB2259">
          <w:rPr>
            <w:rFonts w:ascii="Times New Roman" w:eastAsia="Times New Roman" w:hAnsi="Times New Roman" w:cs="Times New Roman"/>
          </w:rPr>
          <w:delText>figura X</w:delText>
        </w:r>
      </w:del>
      <w:r w:rsidRPr="009C09D9">
        <w:rPr>
          <w:rFonts w:ascii="Times New Roman" w:eastAsia="Times New Roman" w:hAnsi="Times New Roman" w:cs="Times New Roman"/>
        </w:rPr>
        <w:t xml:space="preserve"> se </w:t>
      </w:r>
      <w:ins w:id="2905" w:author="Maria Paola Fonseca Paez" w:date="2019-12-01T01:18:00Z">
        <w:r w:rsidR="00CB2259">
          <w:rPr>
            <w:rFonts w:ascii="Times New Roman" w:eastAsia="Times New Roman" w:hAnsi="Times New Roman" w:cs="Times New Roman"/>
          </w:rPr>
          <w:t>present</w:t>
        </w:r>
      </w:ins>
      <w:ins w:id="2906" w:author="Maria Paola Fonseca Paez" w:date="2019-12-01T01:19:00Z">
        <w:r w:rsidR="00CB2259">
          <w:rPr>
            <w:rFonts w:ascii="Times New Roman" w:eastAsia="Times New Roman" w:hAnsi="Times New Roman" w:cs="Times New Roman"/>
          </w:rPr>
          <w:t xml:space="preserve">a el subsistema que </w:t>
        </w:r>
      </w:ins>
      <w:r w:rsidRPr="009C09D9">
        <w:rPr>
          <w:rFonts w:ascii="Times New Roman" w:eastAsia="Times New Roman" w:hAnsi="Times New Roman" w:cs="Times New Roman"/>
        </w:rPr>
        <w:t xml:space="preserve">toma el tiempo en que se demora el sistema en </w:t>
      </w:r>
      <w:del w:id="2907" w:author="Maria Paola Fonseca Paez" w:date="2019-12-01T01:19:00Z">
        <w:r w:rsidRPr="009C09D9" w:rsidDel="00CB2259">
          <w:rPr>
            <w:rFonts w:ascii="Times New Roman" w:eastAsia="Times New Roman" w:hAnsi="Times New Roman" w:cs="Times New Roman"/>
          </w:rPr>
          <w:delText>encontrar el hash correspondiente al mensaje con el número de ceros deseado</w:delText>
        </w:r>
      </w:del>
      <w:ins w:id="2908" w:author="Maria Paola Fonseca Paez" w:date="2019-12-01T01:19:00Z">
        <w:r w:rsidR="00CB2259">
          <w:rPr>
            <w:rFonts w:ascii="Times New Roman" w:eastAsia="Times New Roman" w:hAnsi="Times New Roman" w:cs="Times New Roman"/>
          </w:rPr>
          <w:t>realizar el proceso de minado</w:t>
        </w:r>
      </w:ins>
      <w:r w:rsidRPr="009C09D9">
        <w:rPr>
          <w:rFonts w:ascii="Times New Roman" w:eastAsia="Times New Roman" w:hAnsi="Times New Roman" w:cs="Times New Roman"/>
        </w:rPr>
        <w:t>. Este tiempo se toma desde que el mensaje se ha guardado totalmente en la memoria, hasta que se encuentra la salida correspondiente al hash del mensaje con el número de ceros correcto</w:t>
      </w:r>
      <w:ins w:id="2909" w:author="Maria Paola Fonseca Paez" w:date="2019-12-01T01:19:00Z">
        <w:r w:rsidR="00CB2259">
          <w:rPr>
            <w:rFonts w:ascii="Times New Roman" w:eastAsia="Times New Roman" w:hAnsi="Times New Roman" w:cs="Times New Roman"/>
          </w:rPr>
          <w:t>, es decir, no se toma el tiempo de transmisión y recepción de la información</w:t>
        </w:r>
      </w:ins>
      <w:r w:rsidRPr="009C09D9">
        <w:rPr>
          <w:rFonts w:ascii="Times New Roman" w:eastAsia="Times New Roman" w:hAnsi="Times New Roman" w:cs="Times New Roman"/>
        </w:rPr>
        <w:t xml:space="preserve">. </w:t>
      </w:r>
    </w:p>
    <w:p w14:paraId="7F2C7C53" w14:textId="77777777" w:rsidR="00CB2259" w:rsidRDefault="00CB2259">
      <w:pPr>
        <w:jc w:val="both"/>
        <w:rPr>
          <w:ins w:id="2910" w:author="Maria Paola Fonseca Paez" w:date="2019-12-01T01:19:00Z"/>
          <w:rFonts w:ascii="Times New Roman" w:eastAsia="Times New Roman" w:hAnsi="Times New Roman" w:cs="Times New Roman"/>
        </w:rPr>
      </w:pPr>
    </w:p>
    <w:p w14:paraId="770E28EF" w14:textId="2BEC10D7"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Para iniciar con el conteo del tiempo, </w:t>
      </w:r>
      <w:del w:id="2911" w:author="Maria Paola Fonseca Paez" w:date="2019-12-01T01:19:00Z">
        <w:r w:rsidRPr="009C09D9" w:rsidDel="00CB2259">
          <w:rPr>
            <w:rFonts w:ascii="Times New Roman" w:eastAsia="Times New Roman" w:hAnsi="Times New Roman" w:cs="Times New Roman"/>
          </w:rPr>
          <w:delText xml:space="preserve">se </w:delText>
        </w:r>
      </w:del>
      <w:ins w:id="2912" w:author="Maria Paola Fonseca Paez" w:date="2019-12-01T01:19:00Z">
        <w:r w:rsidR="00CB2259">
          <w:rPr>
            <w:rFonts w:ascii="Times New Roman" w:eastAsia="Times New Roman" w:hAnsi="Times New Roman" w:cs="Times New Roman"/>
          </w:rPr>
          <w:t>el sistema</w:t>
        </w:r>
        <w:r w:rsidR="00CB2259"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espera a que la señal </w:t>
      </w:r>
      <w:del w:id="2913" w:author="Maria Paola Fonseca Paez" w:date="2019-12-01T01:23:00Z">
        <w:r w:rsidRPr="00BF2E6F" w:rsidDel="00BF2E6F">
          <w:rPr>
            <w:rFonts w:ascii="Times New Roman" w:eastAsia="Times New Roman" w:hAnsi="Times New Roman" w:cs="Times New Roman"/>
            <w:i/>
            <w:rPrChange w:id="2914" w:author="Maria Paola Fonseca Paez" w:date="2019-12-01T01:23:00Z">
              <w:rPr>
                <w:rFonts w:ascii="Times New Roman" w:eastAsia="Times New Roman" w:hAnsi="Times New Roman" w:cs="Times New Roman"/>
              </w:rPr>
            </w:rPrChange>
          </w:rPr>
          <w:delText xml:space="preserve">de </w:delText>
        </w:r>
      </w:del>
      <w:proofErr w:type="spellStart"/>
      <w:r w:rsidRPr="00BF2E6F">
        <w:rPr>
          <w:rFonts w:ascii="Times New Roman" w:eastAsia="Times New Roman" w:hAnsi="Times New Roman" w:cs="Times New Roman"/>
          <w:i/>
          <w:rPrChange w:id="2915" w:author="Maria Paola Fonseca Paez" w:date="2019-12-01T01:23:00Z">
            <w:rPr>
              <w:rFonts w:ascii="Times New Roman" w:eastAsia="Times New Roman" w:hAnsi="Times New Roman" w:cs="Times New Roman"/>
            </w:rPr>
          </w:rPrChange>
        </w:rPr>
        <w:t>fin_mensaje</w:t>
      </w:r>
      <w:proofErr w:type="spellEnd"/>
      <w:ins w:id="2916" w:author="Maria Paola Fonseca Paez" w:date="2019-12-01T01:23:00Z">
        <w:r w:rsidR="00BF2E6F">
          <w:rPr>
            <w:rFonts w:ascii="Times New Roman" w:eastAsia="Times New Roman" w:hAnsi="Times New Roman" w:cs="Times New Roman"/>
            <w:i/>
          </w:rPr>
          <w:t>,</w:t>
        </w:r>
      </w:ins>
      <w:r w:rsidRPr="009C09D9">
        <w:rPr>
          <w:rFonts w:ascii="Times New Roman" w:eastAsia="Times New Roman" w:hAnsi="Times New Roman" w:cs="Times New Roman"/>
        </w:rPr>
        <w:t xml:space="preserve"> </w:t>
      </w:r>
      <w:del w:id="2917" w:author="Maria Paola Fonseca Paez" w:date="2019-12-01T01:23:00Z">
        <w:r w:rsidRPr="009C09D9" w:rsidDel="00BF2E6F">
          <w:rPr>
            <w:rFonts w:ascii="Times New Roman" w:eastAsia="Times New Roman" w:hAnsi="Times New Roman" w:cs="Times New Roman"/>
          </w:rPr>
          <w:delText>(</w:delText>
        </w:r>
      </w:del>
      <w:r w:rsidRPr="009C09D9">
        <w:rPr>
          <w:rFonts w:ascii="Times New Roman" w:eastAsia="Times New Roman" w:hAnsi="Times New Roman" w:cs="Times New Roman"/>
        </w:rPr>
        <w:t>es decir, la señal que indica cuando ya se recibió todo el mensaje de entrada</w:t>
      </w:r>
      <w:ins w:id="2918" w:author="Maria Paola Fonseca Paez" w:date="2019-12-01T01:24:00Z">
        <w:r w:rsidR="00BF2E6F">
          <w:rPr>
            <w:rFonts w:ascii="Times New Roman" w:eastAsia="Times New Roman" w:hAnsi="Times New Roman" w:cs="Times New Roman"/>
          </w:rPr>
          <w:t>,</w:t>
        </w:r>
      </w:ins>
      <w:del w:id="2919" w:author="Maria Paola Fonseca Paez" w:date="2019-12-01T01:24:00Z">
        <w:r w:rsidRPr="009C09D9" w:rsidDel="00BF2E6F">
          <w:rPr>
            <w:rFonts w:ascii="Times New Roman" w:eastAsia="Times New Roman" w:hAnsi="Times New Roman" w:cs="Times New Roman"/>
          </w:rPr>
          <w:delText>)</w:delText>
        </w:r>
      </w:del>
      <w:r w:rsidRPr="009C09D9">
        <w:rPr>
          <w:rFonts w:ascii="Times New Roman" w:eastAsia="Times New Roman" w:hAnsi="Times New Roman" w:cs="Times New Roman"/>
        </w:rPr>
        <w:t xml:space="preserve"> este en ‘1’</w:t>
      </w:r>
      <w:ins w:id="2920" w:author="Maria Paola Fonseca Paez" w:date="2019-12-01T01:24:00Z">
        <w:r w:rsidR="00BF2E6F">
          <w:rPr>
            <w:rFonts w:ascii="Times New Roman" w:eastAsia="Times New Roman" w:hAnsi="Times New Roman" w:cs="Times New Roman"/>
          </w:rPr>
          <w:t>,</w:t>
        </w:r>
      </w:ins>
      <w:r w:rsidRPr="009C09D9">
        <w:rPr>
          <w:rFonts w:ascii="Times New Roman" w:eastAsia="Times New Roman" w:hAnsi="Times New Roman" w:cs="Times New Roman"/>
        </w:rPr>
        <w:t xml:space="preserve"> y se para el tiempo cuando la señal</w:t>
      </w:r>
      <w:del w:id="2921" w:author="Maria Paola Fonseca Paez" w:date="2019-12-01T01:24:00Z">
        <w:r w:rsidRPr="009C09D9" w:rsidDel="00BF2E6F">
          <w:rPr>
            <w:rFonts w:ascii="Times New Roman" w:eastAsia="Times New Roman" w:hAnsi="Times New Roman" w:cs="Times New Roman"/>
          </w:rPr>
          <w:delText xml:space="preserve"> de</w:delText>
        </w:r>
      </w:del>
      <w:r w:rsidRPr="009C09D9">
        <w:rPr>
          <w:rFonts w:ascii="Times New Roman" w:eastAsia="Times New Roman" w:hAnsi="Times New Roman" w:cs="Times New Roman"/>
        </w:rPr>
        <w:t xml:space="preserve"> </w:t>
      </w:r>
      <w:proofErr w:type="spellStart"/>
      <w:r w:rsidRPr="00BF2E6F">
        <w:rPr>
          <w:rFonts w:ascii="Times New Roman" w:eastAsia="Times New Roman" w:hAnsi="Times New Roman" w:cs="Times New Roman"/>
          <w:i/>
          <w:rPrChange w:id="2922" w:author="Maria Paola Fonseca Paez" w:date="2019-12-01T01:24:00Z">
            <w:rPr>
              <w:rFonts w:ascii="Times New Roman" w:eastAsia="Times New Roman" w:hAnsi="Times New Roman" w:cs="Times New Roman"/>
            </w:rPr>
          </w:rPrChange>
        </w:rPr>
        <w:t>comparar_ceros</w:t>
      </w:r>
      <w:proofErr w:type="spellEnd"/>
      <w:ins w:id="2923" w:author="Maria Paola Fonseca Paez" w:date="2019-12-01T01:24:00Z">
        <w:r w:rsidR="00BF2E6F">
          <w:rPr>
            <w:rFonts w:ascii="Times New Roman" w:eastAsia="Times New Roman" w:hAnsi="Times New Roman" w:cs="Times New Roman"/>
          </w:rPr>
          <w:t xml:space="preserve">, </w:t>
        </w:r>
      </w:ins>
      <w:del w:id="2924" w:author="Maria Paola Fonseca Paez" w:date="2019-12-01T01:24:00Z">
        <w:r w:rsidRPr="009C09D9" w:rsidDel="00BF2E6F">
          <w:rPr>
            <w:rFonts w:ascii="Times New Roman" w:eastAsia="Times New Roman" w:hAnsi="Times New Roman" w:cs="Times New Roman"/>
          </w:rPr>
          <w:delText xml:space="preserve"> (</w:delText>
        </w:r>
      </w:del>
      <w:r w:rsidRPr="009C09D9">
        <w:rPr>
          <w:rFonts w:ascii="Times New Roman" w:eastAsia="Times New Roman" w:hAnsi="Times New Roman" w:cs="Times New Roman"/>
        </w:rPr>
        <w:t>es decir, la señal que indica que ya se encontró el número de ceros deseados</w:t>
      </w:r>
      <w:ins w:id="2925" w:author="Maria Paola Fonseca Paez" w:date="2019-12-01T01:24:00Z">
        <w:r w:rsidR="00BF2E6F">
          <w:rPr>
            <w:rFonts w:ascii="Times New Roman" w:eastAsia="Times New Roman" w:hAnsi="Times New Roman" w:cs="Times New Roman"/>
          </w:rPr>
          <w:t>,</w:t>
        </w:r>
      </w:ins>
      <w:del w:id="2926" w:author="Maria Paola Fonseca Paez" w:date="2019-12-01T01:24:00Z">
        <w:r w:rsidRPr="009C09D9" w:rsidDel="00BF2E6F">
          <w:rPr>
            <w:rFonts w:ascii="Times New Roman" w:eastAsia="Times New Roman" w:hAnsi="Times New Roman" w:cs="Times New Roman"/>
          </w:rPr>
          <w:delText>)</w:delText>
        </w:r>
      </w:del>
      <w:r w:rsidRPr="009C09D9">
        <w:rPr>
          <w:rFonts w:ascii="Times New Roman" w:eastAsia="Times New Roman" w:hAnsi="Times New Roman" w:cs="Times New Roman"/>
        </w:rPr>
        <w:t xml:space="preserve"> est</w:t>
      </w:r>
      <w:ins w:id="2927" w:author="Maria Paola Fonseca Paez" w:date="2019-12-01T01:24:00Z">
        <w:r w:rsidR="00BF2E6F">
          <w:rPr>
            <w:rFonts w:ascii="Times New Roman" w:eastAsia="Times New Roman" w:hAnsi="Times New Roman" w:cs="Times New Roman"/>
          </w:rPr>
          <w:t>é</w:t>
        </w:r>
      </w:ins>
      <w:del w:id="2928" w:author="Maria Paola Fonseca Paez" w:date="2019-12-01T01:24:00Z">
        <w:r w:rsidRPr="009C09D9" w:rsidDel="00BF2E6F">
          <w:rPr>
            <w:rFonts w:ascii="Times New Roman" w:eastAsia="Times New Roman" w:hAnsi="Times New Roman" w:cs="Times New Roman"/>
          </w:rPr>
          <w:delText>e</w:delText>
        </w:r>
      </w:del>
      <w:r w:rsidRPr="009C09D9">
        <w:rPr>
          <w:rFonts w:ascii="Times New Roman" w:eastAsia="Times New Roman" w:hAnsi="Times New Roman" w:cs="Times New Roman"/>
        </w:rPr>
        <w:t xml:space="preserve"> en ‘1’. Para el conteo del tiempo se estableció </w:t>
      </w:r>
      <w:del w:id="2929" w:author="Maria Paola Fonseca Paez" w:date="2019-12-01T01:26:00Z">
        <w:r w:rsidRPr="009C09D9" w:rsidDel="00BF2E6F">
          <w:rPr>
            <w:rFonts w:ascii="Times New Roman" w:eastAsia="Times New Roman" w:hAnsi="Times New Roman" w:cs="Times New Roman"/>
          </w:rPr>
          <w:delText xml:space="preserve">inicialmente </w:delText>
        </w:r>
      </w:del>
      <w:r w:rsidRPr="009C09D9">
        <w:rPr>
          <w:rFonts w:ascii="Times New Roman" w:eastAsia="Times New Roman" w:hAnsi="Times New Roman" w:cs="Times New Roman"/>
        </w:rPr>
        <w:t>una cuenta máxima de 1000</w:t>
      </w:r>
      <w:del w:id="2930" w:author="Maria Paola Fonseca Paez" w:date="2019-12-01T01:26:00Z">
        <w:r w:rsidRPr="009C09D9" w:rsidDel="00BF2E6F">
          <w:rPr>
            <w:rFonts w:ascii="Times New Roman" w:eastAsia="Times New Roman" w:hAnsi="Times New Roman" w:cs="Times New Roman"/>
          </w:rPr>
          <w:delText>u</w:delText>
        </w:r>
      </w:del>
      <w:ins w:id="2931" w:author="Maria Paola Fonseca Paez" w:date="2019-12-01T01:26:00Z">
        <w:r w:rsidR="00BF2E6F" w:rsidRPr="00BF2E6F">
          <w:rPr>
            <w:rFonts w:ascii="Times New Roman" w:eastAsia="Times New Roman" w:hAnsi="Times New Roman" w:cs="Times New Roman"/>
          </w:rPr>
          <w:t xml:space="preserve"> µ</w:t>
        </w:r>
      </w:ins>
      <w:r w:rsidRPr="009C09D9">
        <w:rPr>
          <w:rFonts w:ascii="Times New Roman" w:eastAsia="Times New Roman" w:hAnsi="Times New Roman" w:cs="Times New Roman"/>
        </w:rPr>
        <w:t xml:space="preserve">s, </w:t>
      </w:r>
      <w:ins w:id="2932" w:author="Maria Paola Fonseca Paez" w:date="2019-12-01T01:24:00Z">
        <w:r w:rsidR="00BF2E6F">
          <w:rPr>
            <w:rFonts w:ascii="Times New Roman" w:eastAsia="Times New Roman" w:hAnsi="Times New Roman" w:cs="Times New Roman"/>
          </w:rPr>
          <w:t xml:space="preserve">y </w:t>
        </w:r>
      </w:ins>
      <w:r w:rsidRPr="009C09D9">
        <w:rPr>
          <w:rFonts w:ascii="Times New Roman" w:eastAsia="Times New Roman" w:hAnsi="Times New Roman" w:cs="Times New Roman"/>
        </w:rPr>
        <w:t>para ello se implementó un primer contador que contaba hasta 1</w:t>
      </w:r>
      <w:del w:id="2933" w:author="Maria Paola Fonseca Paez" w:date="2019-12-01T01:27:00Z">
        <w:r w:rsidRPr="009C09D9" w:rsidDel="00BF2E6F">
          <w:rPr>
            <w:rFonts w:ascii="Times New Roman" w:eastAsia="Times New Roman" w:hAnsi="Times New Roman" w:cs="Times New Roman"/>
          </w:rPr>
          <w:delText>us</w:delText>
        </w:r>
      </w:del>
      <w:ins w:id="2934" w:author="Maria Paola Fonseca Paez" w:date="2019-12-01T01:27:00Z">
        <w:r w:rsidR="00BF2E6F" w:rsidRPr="00BF2E6F">
          <w:rPr>
            <w:rFonts w:ascii="Times New Roman" w:eastAsia="Times New Roman" w:hAnsi="Times New Roman" w:cs="Times New Roman"/>
          </w:rPr>
          <w:t xml:space="preserve"> µ</w:t>
        </w:r>
        <w:r w:rsidR="00BF2E6F" w:rsidRPr="009C09D9">
          <w:rPr>
            <w:rFonts w:ascii="Times New Roman" w:eastAsia="Times New Roman" w:hAnsi="Times New Roman" w:cs="Times New Roman"/>
          </w:rPr>
          <w:t>s</w:t>
        </w:r>
      </w:ins>
      <w:r w:rsidRPr="009C09D9">
        <w:rPr>
          <w:rFonts w:ascii="Times New Roman" w:eastAsia="Times New Roman" w:hAnsi="Times New Roman" w:cs="Times New Roman"/>
        </w:rPr>
        <w:t xml:space="preserve">, luego se implementó un segundo contador  que contaba de 1 - 9 el </w:t>
      </w:r>
      <w:ins w:id="2935" w:author="Maria Paola Fonseca Paez" w:date="2019-12-01T01:24:00Z">
        <w:r w:rsidR="00BF2E6F" w:rsidRPr="00BF2E6F">
          <w:rPr>
            <w:rFonts w:ascii="Times New Roman" w:eastAsia="Times New Roman" w:hAnsi="Times New Roman" w:cs="Times New Roman"/>
            <w:rPrChange w:id="2936" w:author="Maria Paola Fonseca Paez" w:date="2019-12-01T01:25:00Z">
              <w:rPr>
                <w:rFonts w:ascii="Times New Roman" w:eastAsia="Times New Roman" w:hAnsi="Times New Roman" w:cs="Times New Roman"/>
                <w:b/>
              </w:rPr>
            </w:rPrChange>
          </w:rPr>
          <w:t>n</w:t>
        </w:r>
      </w:ins>
      <w:ins w:id="2937" w:author="Maria Paola Fonseca Paez" w:date="2019-12-01T01:25:00Z">
        <w:r w:rsidR="00BF2E6F" w:rsidRPr="00BF2E6F">
          <w:rPr>
            <w:rFonts w:ascii="Times New Roman" w:eastAsia="Times New Roman" w:hAnsi="Times New Roman" w:cs="Times New Roman"/>
            <w:rPrChange w:id="2938" w:author="Maria Paola Fonseca Paez" w:date="2019-12-01T01:25:00Z">
              <w:rPr>
                <w:rFonts w:ascii="Times New Roman" w:eastAsia="Times New Roman" w:hAnsi="Times New Roman" w:cs="Times New Roman"/>
                <w:b/>
              </w:rPr>
            </w:rPrChange>
          </w:rPr>
          <w:t>úmero</w:t>
        </w:r>
      </w:ins>
      <w:del w:id="2939" w:author="Maria Paola Fonseca Paez" w:date="2019-12-01T01:24:00Z">
        <w:r w:rsidRPr="009C09D9" w:rsidDel="00BF2E6F">
          <w:rPr>
            <w:rFonts w:ascii="Times New Roman" w:eastAsia="Times New Roman" w:hAnsi="Times New Roman" w:cs="Times New Roman"/>
            <w:b/>
          </w:rPr>
          <w:delText>n</w:delText>
        </w:r>
        <w:r w:rsidR="005E48C5" w:rsidRPr="009C09D9" w:rsidDel="00BF2E6F">
          <w:rPr>
            <w:rFonts w:ascii="Times New Roman" w:eastAsia="Times New Roman" w:hAnsi="Times New Roman" w:cs="Times New Roman"/>
            <w:b/>
            <w:highlight w:val="yellow"/>
          </w:rPr>
          <w:delText>Ú</w:delText>
        </w:r>
        <w:r w:rsidRPr="009C09D9" w:rsidDel="00BF2E6F">
          <w:rPr>
            <w:rFonts w:ascii="Times New Roman" w:eastAsia="Times New Roman" w:hAnsi="Times New Roman" w:cs="Times New Roman"/>
            <w:b/>
          </w:rPr>
          <w:delText>mero</w:delText>
        </w:r>
      </w:del>
      <w:r w:rsidRPr="009C09D9">
        <w:rPr>
          <w:rFonts w:ascii="Times New Roman" w:eastAsia="Times New Roman" w:hAnsi="Times New Roman" w:cs="Times New Roman"/>
        </w:rPr>
        <w:t xml:space="preserve"> de veces que </w:t>
      </w:r>
      <w:del w:id="2940" w:author="Maria Paola Fonseca Paez" w:date="2019-12-01T01:25:00Z">
        <w:r w:rsidRPr="00BF2E6F" w:rsidDel="00BF2E6F">
          <w:rPr>
            <w:rFonts w:ascii="Times New Roman" w:eastAsia="Times New Roman" w:hAnsi="Times New Roman" w:cs="Times New Roman"/>
            <w:rPrChange w:id="2941" w:author="Maria Paola Fonseca Paez" w:date="2019-12-01T01:25:00Z">
              <w:rPr>
                <w:rFonts w:ascii="Times New Roman" w:eastAsia="Times New Roman" w:hAnsi="Times New Roman" w:cs="Times New Roman"/>
                <w:b/>
              </w:rPr>
            </w:rPrChange>
          </w:rPr>
          <w:delText>transcurr</w:delText>
        </w:r>
        <w:r w:rsidR="005E48C5" w:rsidRPr="00BF2E6F" w:rsidDel="00BF2E6F">
          <w:rPr>
            <w:rFonts w:ascii="Times New Roman" w:eastAsia="Times New Roman" w:hAnsi="Times New Roman" w:cs="Times New Roman"/>
            <w:highlight w:val="yellow"/>
            <w:rPrChange w:id="2942" w:author="Maria Paola Fonseca Paez" w:date="2019-12-01T01:25:00Z">
              <w:rPr>
                <w:rFonts w:ascii="Times New Roman" w:eastAsia="Times New Roman" w:hAnsi="Times New Roman" w:cs="Times New Roman"/>
                <w:b/>
                <w:highlight w:val="yellow"/>
              </w:rPr>
            </w:rPrChange>
          </w:rPr>
          <w:delText>Í</w:delText>
        </w:r>
        <w:r w:rsidRPr="00BF2E6F" w:rsidDel="00BF2E6F">
          <w:rPr>
            <w:rFonts w:ascii="Times New Roman" w:eastAsia="Times New Roman" w:hAnsi="Times New Roman" w:cs="Times New Roman"/>
            <w:rPrChange w:id="2943" w:author="Maria Paola Fonseca Paez" w:date="2019-12-01T01:25:00Z">
              <w:rPr>
                <w:rFonts w:ascii="Times New Roman" w:eastAsia="Times New Roman" w:hAnsi="Times New Roman" w:cs="Times New Roman"/>
                <w:b/>
              </w:rPr>
            </w:rPrChange>
          </w:rPr>
          <w:delText>a</w:delText>
        </w:r>
        <w:r w:rsidRPr="00BF2E6F" w:rsidDel="00BF2E6F">
          <w:rPr>
            <w:rFonts w:ascii="Times New Roman" w:eastAsia="Times New Roman" w:hAnsi="Times New Roman" w:cs="Times New Roman"/>
          </w:rPr>
          <w:delText xml:space="preserve"> </w:delText>
        </w:r>
      </w:del>
      <w:ins w:id="2944" w:author="Maria Paola Fonseca Paez" w:date="2019-12-01T01:25:00Z">
        <w:r w:rsidR="00BF2E6F" w:rsidRPr="00BF2E6F">
          <w:rPr>
            <w:rFonts w:ascii="Times New Roman" w:eastAsia="Times New Roman" w:hAnsi="Times New Roman" w:cs="Times New Roman"/>
            <w:rPrChange w:id="2945" w:author="Maria Paola Fonseca Paez" w:date="2019-12-01T01:25:00Z">
              <w:rPr>
                <w:rFonts w:ascii="Times New Roman" w:eastAsia="Times New Roman" w:hAnsi="Times New Roman" w:cs="Times New Roman"/>
                <w:b/>
              </w:rPr>
            </w:rPrChange>
          </w:rPr>
          <w:t>transcurría</w:t>
        </w:r>
        <w:r w:rsidR="00BF2E6F"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1</w:t>
      </w:r>
      <w:ins w:id="2946" w:author="Maria Paola Fonseca Paez" w:date="2019-12-01T01:30:00Z">
        <w:r w:rsidR="00BF2E6F" w:rsidRPr="00BF2E6F">
          <w:rPr>
            <w:rFonts w:ascii="Times New Roman" w:eastAsia="Times New Roman" w:hAnsi="Times New Roman" w:cs="Times New Roman"/>
          </w:rPr>
          <w:t xml:space="preserve"> µ</w:t>
        </w:r>
        <w:r w:rsidR="00BF2E6F" w:rsidRPr="009C09D9">
          <w:rPr>
            <w:rFonts w:ascii="Times New Roman" w:eastAsia="Times New Roman" w:hAnsi="Times New Roman" w:cs="Times New Roman"/>
          </w:rPr>
          <w:t>s</w:t>
        </w:r>
      </w:ins>
      <w:del w:id="2947" w:author="Maria Paola Fonseca Paez" w:date="2019-12-01T01:30:00Z">
        <w:r w:rsidRPr="009C09D9" w:rsidDel="00BF2E6F">
          <w:rPr>
            <w:rFonts w:ascii="Times New Roman" w:eastAsia="Times New Roman" w:hAnsi="Times New Roman" w:cs="Times New Roman"/>
          </w:rPr>
          <w:delText>us</w:delText>
        </w:r>
      </w:del>
      <w:r w:rsidRPr="009C09D9">
        <w:rPr>
          <w:rFonts w:ascii="Times New Roman" w:eastAsia="Times New Roman" w:hAnsi="Times New Roman" w:cs="Times New Roman"/>
        </w:rPr>
        <w:t>, es decir contaba hasta 9</w:t>
      </w:r>
      <w:ins w:id="2948" w:author="Maria Paola Fonseca Paez" w:date="2019-12-01T01:25:00Z">
        <w:r w:rsidR="00BF2E6F" w:rsidRPr="00BF2E6F">
          <w:rPr>
            <w:rFonts w:ascii="Times New Roman" w:eastAsia="Times New Roman" w:hAnsi="Times New Roman" w:cs="Times New Roman"/>
          </w:rPr>
          <w:t xml:space="preserve"> µ</w:t>
        </w:r>
      </w:ins>
      <w:del w:id="2949" w:author="Maria Paola Fonseca Paez" w:date="2019-12-01T01:25:00Z">
        <w:r w:rsidRPr="009C09D9" w:rsidDel="00BF2E6F">
          <w:rPr>
            <w:rFonts w:ascii="Times New Roman" w:eastAsia="Times New Roman" w:hAnsi="Times New Roman" w:cs="Times New Roman"/>
          </w:rPr>
          <w:delText xml:space="preserve"> u</w:delText>
        </w:r>
      </w:del>
      <w:r w:rsidRPr="009C09D9">
        <w:rPr>
          <w:rFonts w:ascii="Times New Roman" w:eastAsia="Times New Roman" w:hAnsi="Times New Roman" w:cs="Times New Roman"/>
        </w:rPr>
        <w:t>s</w:t>
      </w:r>
      <w:ins w:id="2950" w:author="Maria Paola Fonseca Paez" w:date="2019-12-01T01:26:00Z">
        <w:r w:rsidR="00BF2E6F">
          <w:rPr>
            <w:rFonts w:ascii="Times New Roman" w:eastAsia="Times New Roman" w:hAnsi="Times New Roman" w:cs="Times New Roman"/>
          </w:rPr>
          <w:t>.</w:t>
        </w:r>
      </w:ins>
      <w:del w:id="2951" w:author="Maria Paola Fonseca Paez" w:date="2019-12-01T01:26:00Z">
        <w:r w:rsidRPr="009C09D9" w:rsidDel="00BF2E6F">
          <w:rPr>
            <w:rFonts w:ascii="Times New Roman" w:eastAsia="Times New Roman" w:hAnsi="Times New Roman" w:cs="Times New Roman"/>
          </w:rPr>
          <w:delText>,</w:delText>
        </w:r>
      </w:del>
      <w:r w:rsidRPr="009C09D9">
        <w:rPr>
          <w:rFonts w:ascii="Times New Roman" w:eastAsia="Times New Roman" w:hAnsi="Times New Roman" w:cs="Times New Roman"/>
        </w:rPr>
        <w:t xml:space="preserve"> </w:t>
      </w:r>
      <w:del w:id="2952" w:author="Maria Paola Fonseca Paez" w:date="2019-12-01T01:26:00Z">
        <w:r w:rsidRPr="009C09D9" w:rsidDel="00BF2E6F">
          <w:rPr>
            <w:rFonts w:ascii="Times New Roman" w:eastAsia="Times New Roman" w:hAnsi="Times New Roman" w:cs="Times New Roman"/>
          </w:rPr>
          <w:delText>l</w:delText>
        </w:r>
      </w:del>
      <w:ins w:id="2953" w:author="Maria Paola Fonseca Paez" w:date="2019-12-01T01:26:00Z">
        <w:r w:rsidR="00BF2E6F">
          <w:rPr>
            <w:rFonts w:ascii="Times New Roman" w:eastAsia="Times New Roman" w:hAnsi="Times New Roman" w:cs="Times New Roman"/>
          </w:rPr>
          <w:t>L</w:t>
        </w:r>
      </w:ins>
      <w:r w:rsidRPr="009C09D9">
        <w:rPr>
          <w:rFonts w:ascii="Times New Roman" w:eastAsia="Times New Roman" w:hAnsi="Times New Roman" w:cs="Times New Roman"/>
        </w:rPr>
        <w:t>uego se implementó un tercer contador que contaba el número de veces que transcurrían</w:t>
      </w:r>
      <w:ins w:id="2954" w:author="Maria Paola Fonseca Paez" w:date="2019-12-01T01:28:00Z">
        <w:r w:rsidR="00BF2E6F">
          <w:rPr>
            <w:rFonts w:ascii="Times New Roman" w:eastAsia="Times New Roman" w:hAnsi="Times New Roman" w:cs="Times New Roman"/>
          </w:rPr>
          <w:t xml:space="preserve"> 9</w:t>
        </w:r>
      </w:ins>
      <w:r w:rsidRPr="009C09D9">
        <w:rPr>
          <w:rFonts w:ascii="Times New Roman" w:eastAsia="Times New Roman" w:hAnsi="Times New Roman" w:cs="Times New Roman"/>
        </w:rPr>
        <w:t xml:space="preserve"> </w:t>
      </w:r>
      <w:ins w:id="2955" w:author="Maria Paola Fonseca Paez" w:date="2019-12-01T01:27:00Z">
        <w:r w:rsidR="00BF2E6F" w:rsidRPr="00BF2E6F">
          <w:rPr>
            <w:rFonts w:ascii="Times New Roman" w:eastAsia="Times New Roman" w:hAnsi="Times New Roman" w:cs="Times New Roman"/>
          </w:rPr>
          <w:t>µ</w:t>
        </w:r>
        <w:r w:rsidR="00BF2E6F" w:rsidRPr="009C09D9">
          <w:rPr>
            <w:rFonts w:ascii="Times New Roman" w:eastAsia="Times New Roman" w:hAnsi="Times New Roman" w:cs="Times New Roman"/>
          </w:rPr>
          <w:t>s</w:t>
        </w:r>
      </w:ins>
      <w:del w:id="2956" w:author="Maria Paola Fonseca Paez" w:date="2019-12-01T01:27:00Z">
        <w:r w:rsidRPr="009C09D9" w:rsidDel="00BF2E6F">
          <w:rPr>
            <w:rFonts w:ascii="Times New Roman" w:eastAsia="Times New Roman" w:hAnsi="Times New Roman" w:cs="Times New Roman"/>
          </w:rPr>
          <w:delText>9u</w:delText>
        </w:r>
      </w:del>
      <w:del w:id="2957" w:author="Maria Paola Fonseca Paez" w:date="2019-12-01T01:28:00Z">
        <w:r w:rsidRPr="009C09D9" w:rsidDel="00BF2E6F">
          <w:rPr>
            <w:rFonts w:ascii="Times New Roman" w:eastAsia="Times New Roman" w:hAnsi="Times New Roman" w:cs="Times New Roman"/>
          </w:rPr>
          <w:delText>s</w:delText>
        </w:r>
      </w:del>
      <w:r w:rsidRPr="009C09D9">
        <w:rPr>
          <w:rFonts w:ascii="Times New Roman" w:eastAsia="Times New Roman" w:hAnsi="Times New Roman" w:cs="Times New Roman"/>
        </w:rPr>
        <w:t>, es decir que contaba hasta 9</w:t>
      </w:r>
      <w:ins w:id="2958" w:author="Maria Paola Fonseca Paez" w:date="2019-12-01T01:28:00Z">
        <w:r w:rsidR="00BF2E6F">
          <w:rPr>
            <w:rFonts w:ascii="Times New Roman" w:eastAsia="Times New Roman" w:hAnsi="Times New Roman" w:cs="Times New Roman"/>
          </w:rPr>
          <w:t>9</w:t>
        </w:r>
      </w:ins>
      <w:ins w:id="2959" w:author="Maria Paola Fonseca Paez" w:date="2019-12-01T01:27:00Z">
        <w:r w:rsidR="00BF2E6F" w:rsidRPr="00BF2E6F">
          <w:rPr>
            <w:rFonts w:ascii="Times New Roman" w:eastAsia="Times New Roman" w:hAnsi="Times New Roman" w:cs="Times New Roman"/>
          </w:rPr>
          <w:t xml:space="preserve"> µ</w:t>
        </w:r>
        <w:r w:rsidR="00BF2E6F" w:rsidRPr="009C09D9">
          <w:rPr>
            <w:rFonts w:ascii="Times New Roman" w:eastAsia="Times New Roman" w:hAnsi="Times New Roman" w:cs="Times New Roman"/>
          </w:rPr>
          <w:t>s</w:t>
        </w:r>
        <w:r w:rsidR="00BF2E6F" w:rsidRPr="009C09D9" w:rsidDel="00BF2E6F">
          <w:rPr>
            <w:rFonts w:ascii="Times New Roman" w:eastAsia="Times New Roman" w:hAnsi="Times New Roman" w:cs="Times New Roman"/>
          </w:rPr>
          <w:t xml:space="preserve"> </w:t>
        </w:r>
      </w:ins>
      <w:del w:id="2960" w:author="Maria Paola Fonseca Paez" w:date="2019-12-01T01:27:00Z">
        <w:r w:rsidRPr="009C09D9" w:rsidDel="00BF2E6F">
          <w:rPr>
            <w:rFonts w:ascii="Times New Roman" w:eastAsia="Times New Roman" w:hAnsi="Times New Roman" w:cs="Times New Roman"/>
          </w:rPr>
          <w:delText>9u</w:delText>
        </w:r>
      </w:del>
      <w:del w:id="2961" w:author="Maria Paola Fonseca Paez" w:date="2019-12-01T01:28:00Z">
        <w:r w:rsidRPr="009C09D9" w:rsidDel="00BF2E6F">
          <w:rPr>
            <w:rFonts w:ascii="Times New Roman" w:eastAsia="Times New Roman" w:hAnsi="Times New Roman" w:cs="Times New Roman"/>
          </w:rPr>
          <w:delText>s</w:delText>
        </w:r>
      </w:del>
      <w:r w:rsidRPr="009C09D9">
        <w:rPr>
          <w:rFonts w:ascii="Times New Roman" w:eastAsia="Times New Roman" w:hAnsi="Times New Roman" w:cs="Times New Roman"/>
        </w:rPr>
        <w:t>, y finalmente un cuarto contador que contaba hasta 999</w:t>
      </w:r>
      <w:ins w:id="2962" w:author="Maria Paola Fonseca Paez" w:date="2019-12-01T01:28:00Z">
        <w:r w:rsidR="00BF2E6F">
          <w:rPr>
            <w:rFonts w:ascii="Times New Roman" w:eastAsia="Times New Roman" w:hAnsi="Times New Roman" w:cs="Times New Roman"/>
          </w:rPr>
          <w:t xml:space="preserve"> veces, es decir 9999</w:t>
        </w:r>
      </w:ins>
      <w:del w:id="2963" w:author="Maria Paola Fonseca Paez" w:date="2019-12-01T01:27:00Z">
        <w:r w:rsidRPr="009C09D9" w:rsidDel="00BF2E6F">
          <w:rPr>
            <w:rFonts w:ascii="Times New Roman" w:eastAsia="Times New Roman" w:hAnsi="Times New Roman" w:cs="Times New Roman"/>
          </w:rPr>
          <w:delText>us</w:delText>
        </w:r>
      </w:del>
      <w:ins w:id="2964" w:author="Maria Paola Fonseca Paez" w:date="2019-12-01T01:27:00Z">
        <w:r w:rsidR="00BF2E6F" w:rsidRPr="00BF2E6F">
          <w:rPr>
            <w:rFonts w:ascii="Times New Roman" w:eastAsia="Times New Roman" w:hAnsi="Times New Roman" w:cs="Times New Roman"/>
          </w:rPr>
          <w:t xml:space="preserve"> µ</w:t>
        </w:r>
        <w:r w:rsidR="00BF2E6F" w:rsidRPr="009C09D9">
          <w:rPr>
            <w:rFonts w:ascii="Times New Roman" w:eastAsia="Times New Roman" w:hAnsi="Times New Roman" w:cs="Times New Roman"/>
          </w:rPr>
          <w:t>s</w:t>
        </w:r>
      </w:ins>
      <w:r w:rsidRPr="009C09D9">
        <w:rPr>
          <w:rFonts w:ascii="Times New Roman" w:eastAsia="Times New Roman" w:hAnsi="Times New Roman" w:cs="Times New Roman"/>
        </w:rPr>
        <w:t xml:space="preserve">. Esta fue la medición del tiempo que se planteó inicialmente, </w:t>
      </w:r>
      <w:del w:id="2965" w:author="Maria Paola Fonseca Paez" w:date="2019-12-01T01:28:00Z">
        <w:r w:rsidRPr="009C09D9" w:rsidDel="00BF2E6F">
          <w:rPr>
            <w:rFonts w:ascii="Times New Roman" w:eastAsia="Times New Roman" w:hAnsi="Times New Roman" w:cs="Times New Roman"/>
          </w:rPr>
          <w:delText xml:space="preserve">pero </w:delText>
        </w:r>
      </w:del>
      <w:ins w:id="2966" w:author="Maria Paola Fonseca Paez" w:date="2019-12-01T01:28:00Z">
        <w:r w:rsidR="00BF2E6F">
          <w:rPr>
            <w:rFonts w:ascii="Times New Roman" w:eastAsia="Times New Roman" w:hAnsi="Times New Roman" w:cs="Times New Roman"/>
          </w:rPr>
          <w:t>no ob</w:t>
        </w:r>
      </w:ins>
      <w:ins w:id="2967" w:author="Maria Paola Fonseca Paez" w:date="2019-12-01T01:29:00Z">
        <w:r w:rsidR="00BF2E6F">
          <w:rPr>
            <w:rFonts w:ascii="Times New Roman" w:eastAsia="Times New Roman" w:hAnsi="Times New Roman" w:cs="Times New Roman"/>
          </w:rPr>
          <w:t>s</w:t>
        </w:r>
      </w:ins>
      <w:ins w:id="2968" w:author="Maria Paola Fonseca Paez" w:date="2019-12-01T01:28:00Z">
        <w:r w:rsidR="00BF2E6F">
          <w:rPr>
            <w:rFonts w:ascii="Times New Roman" w:eastAsia="Times New Roman" w:hAnsi="Times New Roman" w:cs="Times New Roman"/>
          </w:rPr>
          <w:t>tante,</w:t>
        </w:r>
        <w:r w:rsidR="00BF2E6F" w:rsidRPr="009C09D9">
          <w:rPr>
            <w:rFonts w:ascii="Times New Roman" w:eastAsia="Times New Roman" w:hAnsi="Times New Roman" w:cs="Times New Roman"/>
          </w:rPr>
          <w:t xml:space="preserve"> </w:t>
        </w:r>
      </w:ins>
      <w:del w:id="2969" w:author="Maria Paola Fonseca Paez" w:date="2019-12-01T01:29:00Z">
        <w:r w:rsidRPr="009C09D9" w:rsidDel="00BF2E6F">
          <w:rPr>
            <w:rFonts w:ascii="Times New Roman" w:eastAsia="Times New Roman" w:hAnsi="Times New Roman" w:cs="Times New Roman"/>
          </w:rPr>
          <w:delText>luego</w:delText>
        </w:r>
      </w:del>
      <w:ins w:id="2970" w:author="Maria Paola Fonseca Paez" w:date="2019-12-01T01:29:00Z">
        <w:r w:rsidR="00BF2E6F">
          <w:rPr>
            <w:rFonts w:ascii="Times New Roman" w:eastAsia="Times New Roman" w:hAnsi="Times New Roman" w:cs="Times New Roman"/>
          </w:rPr>
          <w:t>durante la implementación d</w:t>
        </w:r>
      </w:ins>
      <w:del w:id="2971" w:author="Maria Paola Fonseca Paez" w:date="2019-12-01T01:29:00Z">
        <w:r w:rsidRPr="009C09D9" w:rsidDel="00BF2E6F">
          <w:rPr>
            <w:rFonts w:ascii="Times New Roman" w:eastAsia="Times New Roman" w:hAnsi="Times New Roman" w:cs="Times New Roman"/>
          </w:rPr>
          <w:delText xml:space="preserve"> para </w:delText>
        </w:r>
      </w:del>
      <w:r w:rsidRPr="009C09D9">
        <w:rPr>
          <w:rFonts w:ascii="Times New Roman" w:eastAsia="Times New Roman" w:hAnsi="Times New Roman" w:cs="Times New Roman"/>
        </w:rPr>
        <w:t>el protocolo de pruebas</w:t>
      </w:r>
      <w:del w:id="2972" w:author="Maria Paola Fonseca Paez" w:date="2019-12-01T01:29:00Z">
        <w:r w:rsidRPr="009C09D9" w:rsidDel="00BF2E6F">
          <w:rPr>
            <w:rFonts w:ascii="Times New Roman" w:eastAsia="Times New Roman" w:hAnsi="Times New Roman" w:cs="Times New Roman"/>
          </w:rPr>
          <w:delText>,</w:delText>
        </w:r>
      </w:del>
      <w:r w:rsidRPr="009C09D9">
        <w:rPr>
          <w:rFonts w:ascii="Times New Roman" w:eastAsia="Times New Roman" w:hAnsi="Times New Roman" w:cs="Times New Roman"/>
        </w:rPr>
        <w:t xml:space="preserve"> fue necesario un ajuste del tiempo dependiendo </w:t>
      </w:r>
      <w:del w:id="2973" w:author="Maria Paola Fonseca Paez" w:date="2019-12-01T01:29:00Z">
        <w:r w:rsidRPr="00BF2E6F" w:rsidDel="00BF2E6F">
          <w:rPr>
            <w:rFonts w:ascii="Times New Roman" w:eastAsia="Times New Roman" w:hAnsi="Times New Roman" w:cs="Times New Roman"/>
            <w:highlight w:val="yellow"/>
            <w:rPrChange w:id="2974" w:author="Maria Paola Fonseca Paez" w:date="2019-12-01T01:29:00Z">
              <w:rPr>
                <w:rFonts w:ascii="Times New Roman" w:eastAsia="Times New Roman" w:hAnsi="Times New Roman" w:cs="Times New Roman"/>
                <w:b/>
                <w:highlight w:val="yellow"/>
              </w:rPr>
            </w:rPrChange>
          </w:rPr>
          <w:delText>de el</w:delText>
        </w:r>
      </w:del>
      <w:ins w:id="2975" w:author="Maria Paola Fonseca Paez" w:date="2019-12-01T01:29:00Z">
        <w:r w:rsidR="00BF2E6F" w:rsidRPr="00BF2E6F">
          <w:rPr>
            <w:rFonts w:ascii="Times New Roman" w:eastAsia="Times New Roman" w:hAnsi="Times New Roman" w:cs="Times New Roman"/>
            <w:rPrChange w:id="2976" w:author="Maria Paola Fonseca Paez" w:date="2019-12-01T01:29:00Z">
              <w:rPr>
                <w:rFonts w:ascii="Times New Roman" w:eastAsia="Times New Roman" w:hAnsi="Times New Roman" w:cs="Times New Roman"/>
                <w:b/>
              </w:rPr>
            </w:rPrChange>
          </w:rPr>
          <w:t>del</w:t>
        </w:r>
      </w:ins>
      <w:r w:rsidRPr="009C09D9">
        <w:rPr>
          <w:rFonts w:ascii="Times New Roman" w:eastAsia="Times New Roman" w:hAnsi="Times New Roman" w:cs="Times New Roman"/>
        </w:rPr>
        <w:t xml:space="preserve"> número de ceros requerido y el número de</w:t>
      </w:r>
      <w:del w:id="2977" w:author="Maria Paola Fonseca Paez" w:date="2019-12-01T01:29:00Z">
        <w:r w:rsidRPr="009C09D9" w:rsidDel="00BF2E6F">
          <w:rPr>
            <w:rFonts w:ascii="Times New Roman" w:eastAsia="Times New Roman" w:hAnsi="Times New Roman" w:cs="Times New Roman"/>
          </w:rPr>
          <w:delText xml:space="preserve"> </w:delText>
        </w:r>
      </w:del>
      <w:ins w:id="2978" w:author="Maria Paola Fonseca Paez" w:date="2019-12-01T01:29:00Z">
        <w:r w:rsidR="00BF2E6F">
          <w:rPr>
            <w:rFonts w:ascii="Times New Roman" w:eastAsia="Times New Roman" w:hAnsi="Times New Roman" w:cs="Times New Roman"/>
          </w:rPr>
          <w:t xml:space="preserve"> información de entrada</w:t>
        </w:r>
      </w:ins>
      <w:del w:id="2979" w:author="Maria Paola Fonseca Paez" w:date="2019-12-01T01:29:00Z">
        <w:r w:rsidRPr="009C09D9" w:rsidDel="00BF2E6F">
          <w:rPr>
            <w:rFonts w:ascii="Times New Roman" w:eastAsia="Times New Roman" w:hAnsi="Times New Roman" w:cs="Times New Roman"/>
          </w:rPr>
          <w:delText>bloques de mensaje de 512 bits</w:delText>
        </w:r>
      </w:del>
      <w:r w:rsidRPr="009C09D9">
        <w:rPr>
          <w:rFonts w:ascii="Times New Roman" w:eastAsia="Times New Roman" w:hAnsi="Times New Roman" w:cs="Times New Roman"/>
        </w:rPr>
        <w:t xml:space="preserve">, ya que </w:t>
      </w:r>
      <w:del w:id="2980" w:author="Maria Paola Fonseca Paez" w:date="2019-12-01T01:29:00Z">
        <w:r w:rsidRPr="009C09D9" w:rsidDel="00BF2E6F">
          <w:rPr>
            <w:rFonts w:ascii="Times New Roman" w:eastAsia="Times New Roman" w:hAnsi="Times New Roman" w:cs="Times New Roman"/>
          </w:rPr>
          <w:delText>cuando estos dos parámetros aumentaban</w:delText>
        </w:r>
      </w:del>
      <w:ins w:id="2981" w:author="Maria Paola Fonseca Paez" w:date="2019-12-01T01:29:00Z">
        <w:r w:rsidR="00BF2E6F">
          <w:rPr>
            <w:rFonts w:ascii="Times New Roman" w:eastAsia="Times New Roman" w:hAnsi="Times New Roman" w:cs="Times New Roman"/>
          </w:rPr>
          <w:t>con el aumento de estos dos parámetros</w:t>
        </w:r>
      </w:ins>
      <w:r w:rsidRPr="009C09D9">
        <w:rPr>
          <w:rFonts w:ascii="Times New Roman" w:eastAsia="Times New Roman" w:hAnsi="Times New Roman" w:cs="Times New Roman"/>
        </w:rPr>
        <w:t xml:space="preserve">, </w:t>
      </w:r>
      <w:ins w:id="2982" w:author="Maria Paola Fonseca Paez" w:date="2019-12-01T01:30:00Z">
        <w:r w:rsidR="00BF2E6F">
          <w:rPr>
            <w:rFonts w:ascii="Times New Roman" w:eastAsia="Times New Roman" w:hAnsi="Times New Roman" w:cs="Times New Roman"/>
          </w:rPr>
          <w:t>se generaron necesidades con respecto a la</w:t>
        </w:r>
      </w:ins>
      <w:del w:id="2983" w:author="Maria Paola Fonseca Paez" w:date="2019-12-01T01:30:00Z">
        <w:r w:rsidRPr="009C09D9" w:rsidDel="00BF2E6F">
          <w:rPr>
            <w:rFonts w:ascii="Times New Roman" w:eastAsia="Times New Roman" w:hAnsi="Times New Roman" w:cs="Times New Roman"/>
          </w:rPr>
          <w:delText>también aumentaba</w:delText>
        </w:r>
      </w:del>
      <w:ins w:id="2984" w:author="Maria Paola Fonseca Paez" w:date="2019-12-01T01:30:00Z">
        <w:r w:rsidR="00BF2E6F">
          <w:rPr>
            <w:rFonts w:ascii="Times New Roman" w:eastAsia="Times New Roman" w:hAnsi="Times New Roman" w:cs="Times New Roman"/>
          </w:rPr>
          <w:t xml:space="preserve"> escala</w:t>
        </w:r>
      </w:ins>
      <w:r w:rsidRPr="009C09D9">
        <w:rPr>
          <w:rFonts w:ascii="Times New Roman" w:eastAsia="Times New Roman" w:hAnsi="Times New Roman" w:cs="Times New Roman"/>
        </w:rPr>
        <w:t xml:space="preserve"> </w:t>
      </w:r>
      <w:ins w:id="2985" w:author="Maria Paola Fonseca Paez" w:date="2019-12-01T01:30:00Z">
        <w:r w:rsidR="00BF2E6F">
          <w:rPr>
            <w:rFonts w:ascii="Times New Roman" w:eastAsia="Times New Roman" w:hAnsi="Times New Roman" w:cs="Times New Roman"/>
          </w:rPr>
          <w:t>d</w:t>
        </w:r>
      </w:ins>
      <w:r w:rsidRPr="009C09D9">
        <w:rPr>
          <w:rFonts w:ascii="Times New Roman" w:eastAsia="Times New Roman" w:hAnsi="Times New Roman" w:cs="Times New Roman"/>
        </w:rPr>
        <w:t>el tiempo.</w:t>
      </w:r>
    </w:p>
    <w:p w14:paraId="75454CA9" w14:textId="77777777" w:rsidR="00714E5C" w:rsidRPr="009C09D9" w:rsidRDefault="00714E5C">
      <w:pPr>
        <w:jc w:val="both"/>
        <w:rPr>
          <w:rFonts w:ascii="Times New Roman" w:eastAsia="Times New Roman" w:hAnsi="Times New Roman" w:cs="Times New Roman"/>
        </w:rPr>
      </w:pPr>
    </w:p>
    <w:p w14:paraId="7E9AE8B3" w14:textId="22147656" w:rsidR="00714E5C" w:rsidRPr="009C09D9" w:rsidDel="00BF2E6F" w:rsidRDefault="00AB58E9">
      <w:pPr>
        <w:jc w:val="both"/>
        <w:rPr>
          <w:del w:id="2986" w:author="Maria Paola Fonseca Paez" w:date="2019-12-01T01:31:00Z"/>
          <w:rFonts w:ascii="Times New Roman" w:eastAsia="Times New Roman" w:hAnsi="Times New Roman" w:cs="Times New Roman"/>
        </w:rPr>
      </w:pPr>
      <w:del w:id="2987" w:author="Maria Paola Fonseca Paez" w:date="2019-12-01T01:31:00Z">
        <w:r w:rsidRPr="009C09D9" w:rsidDel="00BF2E6F">
          <w:rPr>
            <w:rFonts w:ascii="Times New Roman" w:eastAsia="Times New Roman" w:hAnsi="Times New Roman" w:cs="Times New Roman"/>
          </w:rPr>
          <w:delText xml:space="preserve">Como </w:delText>
        </w:r>
      </w:del>
      <w:ins w:id="2988" w:author="Maria Paola Fonseca Paez" w:date="2019-12-01T01:31:00Z">
        <w:r w:rsidR="00BF2E6F">
          <w:rPr>
            <w:rFonts w:ascii="Times New Roman" w:eastAsia="Times New Roman" w:hAnsi="Times New Roman" w:cs="Times New Roman"/>
          </w:rPr>
          <w:t>Ya que</w:t>
        </w:r>
        <w:r w:rsidR="00BF2E6F"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el tiempo fue diseñado dependiente del primer contador</w:t>
      </w:r>
      <w:ins w:id="2989" w:author="Maria Paola Fonseca Paez" w:date="2019-12-01T01:31:00Z">
        <w:r w:rsidR="00BF2E6F">
          <w:rPr>
            <w:rFonts w:ascii="Times New Roman" w:eastAsia="Times New Roman" w:hAnsi="Times New Roman" w:cs="Times New Roman"/>
          </w:rPr>
          <w:t>,</w:t>
        </w:r>
      </w:ins>
      <w:r w:rsidRPr="009C09D9">
        <w:rPr>
          <w:rFonts w:ascii="Times New Roman" w:eastAsia="Times New Roman" w:hAnsi="Times New Roman" w:cs="Times New Roman"/>
        </w:rPr>
        <w:t xml:space="preserve"> y </w:t>
      </w:r>
      <w:del w:id="2990" w:author="Maria Paola Fonseca Paez" w:date="2019-12-01T01:31:00Z">
        <w:r w:rsidRPr="009C09D9" w:rsidDel="00BF2E6F">
          <w:rPr>
            <w:rFonts w:ascii="Times New Roman" w:eastAsia="Times New Roman" w:hAnsi="Times New Roman" w:cs="Times New Roman"/>
          </w:rPr>
          <w:delText xml:space="preserve">luego </w:delText>
        </w:r>
      </w:del>
      <w:r w:rsidRPr="009C09D9">
        <w:rPr>
          <w:rFonts w:ascii="Times New Roman" w:eastAsia="Times New Roman" w:hAnsi="Times New Roman" w:cs="Times New Roman"/>
        </w:rPr>
        <w:t>los siguientes contadores aumenta</w:t>
      </w:r>
      <w:del w:id="2991" w:author="Maria Paola Fonseca Paez" w:date="2019-12-01T01:31:00Z">
        <w:r w:rsidRPr="009C09D9" w:rsidDel="00BF2E6F">
          <w:rPr>
            <w:rFonts w:ascii="Times New Roman" w:eastAsia="Times New Roman" w:hAnsi="Times New Roman" w:cs="Times New Roman"/>
          </w:rPr>
          <w:delText>ba</w:delText>
        </w:r>
      </w:del>
      <w:r w:rsidRPr="009C09D9">
        <w:rPr>
          <w:rFonts w:ascii="Times New Roman" w:eastAsia="Times New Roman" w:hAnsi="Times New Roman" w:cs="Times New Roman"/>
        </w:rPr>
        <w:t xml:space="preserve">n en unidades, se tomó el tiempo </w:t>
      </w:r>
      <w:ins w:id="2992" w:author="Maria Paola Fonseca Paez" w:date="2019-12-01T01:31:00Z">
        <w:r w:rsidR="00BF2E6F">
          <w:rPr>
            <w:rFonts w:ascii="Times New Roman" w:eastAsia="Times New Roman" w:hAnsi="Times New Roman" w:cs="Times New Roman"/>
          </w:rPr>
          <w:t xml:space="preserve">ajustando el valor </w:t>
        </w:r>
      </w:ins>
      <w:ins w:id="2993" w:author="Maria Paola Fonseca Paez" w:date="2019-12-01T01:32:00Z">
        <w:r w:rsidR="00BF2E6F">
          <w:rPr>
            <w:rFonts w:ascii="Times New Roman" w:eastAsia="Times New Roman" w:hAnsi="Times New Roman" w:cs="Times New Roman"/>
          </w:rPr>
          <w:t xml:space="preserve">de conteo máximo </w:t>
        </w:r>
      </w:ins>
      <w:ins w:id="2994" w:author="Maria Paola Fonseca Paez" w:date="2019-12-01T01:31:00Z">
        <w:r w:rsidR="00BF2E6F">
          <w:rPr>
            <w:rFonts w:ascii="Times New Roman" w:eastAsia="Times New Roman" w:hAnsi="Times New Roman" w:cs="Times New Roman"/>
          </w:rPr>
          <w:t>del primer contador</w:t>
        </w:r>
      </w:ins>
      <w:ins w:id="2995" w:author="Maria Paola Fonseca Paez" w:date="2019-12-01T01:32:00Z">
        <w:r w:rsidR="00BF2E6F">
          <w:rPr>
            <w:rFonts w:ascii="Times New Roman" w:eastAsia="Times New Roman" w:hAnsi="Times New Roman" w:cs="Times New Roman"/>
          </w:rPr>
          <w:t xml:space="preserve"> </w:t>
        </w:r>
      </w:ins>
      <w:r w:rsidRPr="009C09D9">
        <w:rPr>
          <w:rFonts w:ascii="Times New Roman" w:eastAsia="Times New Roman" w:hAnsi="Times New Roman" w:cs="Times New Roman"/>
        </w:rPr>
        <w:t>de la siguiente manera:</w:t>
      </w:r>
    </w:p>
    <w:p w14:paraId="17DE1E3B" w14:textId="77777777" w:rsidR="00714E5C" w:rsidRPr="009C09D9" w:rsidDel="00BF2E6F" w:rsidRDefault="00714E5C">
      <w:pPr>
        <w:jc w:val="both"/>
        <w:rPr>
          <w:del w:id="2996" w:author="Maria Paola Fonseca Paez" w:date="2019-12-01T01:31:00Z"/>
          <w:rFonts w:ascii="Times New Roman" w:eastAsia="Times New Roman" w:hAnsi="Times New Roman" w:cs="Times New Roman"/>
        </w:rPr>
      </w:pPr>
    </w:p>
    <w:p w14:paraId="3F3A7302" w14:textId="77777777" w:rsidR="00714E5C" w:rsidRPr="009C09D9" w:rsidRDefault="00714E5C">
      <w:pPr>
        <w:jc w:val="both"/>
        <w:rPr>
          <w:rFonts w:ascii="Times New Roman" w:eastAsia="Times New Roman" w:hAnsi="Times New Roman" w:cs="Times New Roman"/>
        </w:rPr>
      </w:pPr>
    </w:p>
    <w:p w14:paraId="405AE8B2" w14:textId="77777777" w:rsidR="00714E5C" w:rsidRPr="009C09D9" w:rsidRDefault="00714E5C">
      <w:pPr>
        <w:jc w:val="both"/>
        <w:rPr>
          <w:rFonts w:ascii="Times New Roman" w:eastAsia="Times New Roman" w:hAnsi="Times New Roman" w:cs="Times New Roman"/>
        </w:rPr>
      </w:pPr>
    </w:p>
    <w:tbl>
      <w:tblPr>
        <w:tblStyle w:val="a0"/>
        <w:tblW w:w="7575" w:type="dxa"/>
        <w:jc w:val="center"/>
        <w:tblInd w:w="0" w:type="dxa"/>
        <w:tblBorders>
          <w:top w:val="nil"/>
          <w:left w:val="nil"/>
          <w:bottom w:val="nil"/>
          <w:right w:val="nil"/>
          <w:insideH w:val="nil"/>
          <w:insideV w:val="nil"/>
        </w:tblBorders>
        <w:tblLayout w:type="fixed"/>
        <w:tblLook w:val="0600" w:firstRow="0" w:lastRow="0" w:firstColumn="0" w:lastColumn="0" w:noHBand="1" w:noVBand="1"/>
        <w:tblPrChange w:id="2997" w:author="Maria Paola Fonseca Paez" w:date="2019-12-01T01:33:00Z">
          <w:tblPr>
            <w:tblStyle w:val="a0"/>
            <w:tblW w:w="7575" w:type="dxa"/>
            <w:tblInd w:w="0" w:type="dxa"/>
            <w:tblBorders>
              <w:top w:val="nil"/>
              <w:left w:val="nil"/>
              <w:bottom w:val="nil"/>
              <w:right w:val="nil"/>
              <w:insideH w:val="nil"/>
              <w:insideV w:val="nil"/>
            </w:tblBorders>
            <w:tblLayout w:type="fixed"/>
            <w:tblLook w:val="0600" w:firstRow="0" w:lastRow="0" w:firstColumn="0" w:lastColumn="0" w:noHBand="1" w:noVBand="1"/>
          </w:tblPr>
        </w:tblPrChange>
      </w:tblPr>
      <w:tblGrid>
        <w:gridCol w:w="1545"/>
        <w:gridCol w:w="1590"/>
        <w:gridCol w:w="1530"/>
        <w:gridCol w:w="1410"/>
        <w:gridCol w:w="1500"/>
        <w:tblGridChange w:id="2998">
          <w:tblGrid>
            <w:gridCol w:w="1545"/>
            <w:gridCol w:w="1590"/>
            <w:gridCol w:w="1530"/>
            <w:gridCol w:w="1410"/>
            <w:gridCol w:w="1500"/>
          </w:tblGrid>
        </w:tblGridChange>
      </w:tblGrid>
      <w:tr w:rsidR="00714E5C" w:rsidRPr="009C09D9" w14:paraId="0DCA415F" w14:textId="77777777" w:rsidTr="003F446A">
        <w:trPr>
          <w:jc w:val="center"/>
        </w:trPr>
        <w:tc>
          <w:tcPr>
            <w:tcW w:w="1545" w:type="dxa"/>
            <w:tcBorders>
              <w:top w:val="single" w:sz="8" w:space="0" w:color="000000"/>
              <w:left w:val="single" w:sz="8" w:space="0" w:color="000000"/>
              <w:bottom w:val="single" w:sz="8" w:space="0" w:color="000000"/>
              <w:right w:val="single" w:sz="8" w:space="0" w:color="000000"/>
            </w:tcBorders>
            <w:tcMar>
              <w:top w:w="1" w:type="dxa"/>
              <w:left w:w="1" w:type="dxa"/>
              <w:bottom w:w="1" w:type="dxa"/>
              <w:right w:w="1" w:type="dxa"/>
            </w:tcMar>
            <w:vAlign w:val="bottom"/>
            <w:tcPrChange w:id="2999" w:author="Maria Paola Fonseca Paez" w:date="2019-12-01T01:33:00Z">
              <w:tcPr>
                <w:tcW w:w="1545" w:type="dxa"/>
                <w:tcBorders>
                  <w:top w:val="single" w:sz="8" w:space="0" w:color="000000"/>
                  <w:left w:val="single" w:sz="8" w:space="0" w:color="000000"/>
                  <w:bottom w:val="single" w:sz="8" w:space="0" w:color="000000"/>
                  <w:right w:val="single" w:sz="8" w:space="0" w:color="000000"/>
                </w:tcBorders>
                <w:tcMar>
                  <w:top w:w="1" w:type="dxa"/>
                  <w:left w:w="1" w:type="dxa"/>
                  <w:bottom w:w="1" w:type="dxa"/>
                  <w:right w:w="1" w:type="dxa"/>
                </w:tcMar>
                <w:vAlign w:val="bottom"/>
              </w:tcPr>
            </w:tcPrChange>
          </w:tcPr>
          <w:p w14:paraId="7A9DCDC0" w14:textId="77777777" w:rsidR="00714E5C" w:rsidRPr="009C09D9" w:rsidRDefault="00AB58E9">
            <w:pPr>
              <w:spacing w:before="240"/>
              <w:jc w:val="center"/>
              <w:rPr>
                <w:rFonts w:ascii="Times New Roman" w:eastAsia="Times New Roman" w:hAnsi="Times New Roman" w:cs="Times New Roman"/>
                <w:b/>
              </w:rPr>
            </w:pPr>
            <w:r w:rsidRPr="009C09D9">
              <w:rPr>
                <w:rFonts w:ascii="Times New Roman" w:eastAsia="Times New Roman" w:hAnsi="Times New Roman" w:cs="Times New Roman"/>
                <w:b/>
              </w:rPr>
              <w:t>#Bloque/#ceros</w:t>
            </w:r>
          </w:p>
        </w:tc>
        <w:tc>
          <w:tcPr>
            <w:tcW w:w="1590" w:type="dxa"/>
            <w:tcBorders>
              <w:top w:val="single" w:sz="8" w:space="0" w:color="000000"/>
              <w:left w:val="nil"/>
              <w:bottom w:val="single" w:sz="8" w:space="0" w:color="000000"/>
              <w:right w:val="single" w:sz="8" w:space="0" w:color="000000"/>
            </w:tcBorders>
            <w:tcMar>
              <w:top w:w="1" w:type="dxa"/>
              <w:left w:w="1" w:type="dxa"/>
              <w:bottom w:w="1" w:type="dxa"/>
              <w:right w:w="1" w:type="dxa"/>
            </w:tcMar>
            <w:vAlign w:val="bottom"/>
            <w:tcPrChange w:id="3000" w:author="Maria Paola Fonseca Paez" w:date="2019-12-01T01:33:00Z">
              <w:tcPr>
                <w:tcW w:w="1590" w:type="dxa"/>
                <w:tcBorders>
                  <w:top w:val="single" w:sz="8" w:space="0" w:color="000000"/>
                  <w:left w:val="nil"/>
                  <w:bottom w:val="single" w:sz="8" w:space="0" w:color="000000"/>
                  <w:right w:val="single" w:sz="8" w:space="0" w:color="000000"/>
                </w:tcBorders>
                <w:tcMar>
                  <w:top w:w="1" w:type="dxa"/>
                  <w:left w:w="1" w:type="dxa"/>
                  <w:bottom w:w="1" w:type="dxa"/>
                  <w:right w:w="1" w:type="dxa"/>
                </w:tcMar>
                <w:vAlign w:val="bottom"/>
              </w:tcPr>
            </w:tcPrChange>
          </w:tcPr>
          <w:p w14:paraId="12EB3DD5" w14:textId="77777777" w:rsidR="00714E5C" w:rsidRPr="009C09D9" w:rsidRDefault="00AB58E9">
            <w:pPr>
              <w:spacing w:before="240"/>
              <w:jc w:val="center"/>
              <w:rPr>
                <w:rFonts w:ascii="Times New Roman" w:eastAsia="Times New Roman" w:hAnsi="Times New Roman" w:cs="Times New Roman"/>
              </w:rPr>
            </w:pPr>
            <w:r w:rsidRPr="009C09D9">
              <w:rPr>
                <w:rFonts w:ascii="Times New Roman" w:eastAsia="Times New Roman" w:hAnsi="Times New Roman" w:cs="Times New Roman"/>
              </w:rPr>
              <w:t>1</w:t>
            </w:r>
          </w:p>
        </w:tc>
        <w:tc>
          <w:tcPr>
            <w:tcW w:w="1530" w:type="dxa"/>
            <w:tcBorders>
              <w:top w:val="single" w:sz="8" w:space="0" w:color="000000"/>
              <w:left w:val="nil"/>
              <w:bottom w:val="single" w:sz="8" w:space="0" w:color="000000"/>
              <w:right w:val="single" w:sz="8" w:space="0" w:color="000000"/>
            </w:tcBorders>
            <w:tcMar>
              <w:top w:w="1" w:type="dxa"/>
              <w:left w:w="1" w:type="dxa"/>
              <w:bottom w:w="1" w:type="dxa"/>
              <w:right w:w="1" w:type="dxa"/>
            </w:tcMar>
            <w:vAlign w:val="bottom"/>
            <w:tcPrChange w:id="3001" w:author="Maria Paola Fonseca Paez" w:date="2019-12-01T01:33:00Z">
              <w:tcPr>
                <w:tcW w:w="1530" w:type="dxa"/>
                <w:tcBorders>
                  <w:top w:val="single" w:sz="8" w:space="0" w:color="000000"/>
                  <w:left w:val="nil"/>
                  <w:bottom w:val="single" w:sz="8" w:space="0" w:color="000000"/>
                  <w:right w:val="single" w:sz="8" w:space="0" w:color="000000"/>
                </w:tcBorders>
                <w:tcMar>
                  <w:top w:w="1" w:type="dxa"/>
                  <w:left w:w="1" w:type="dxa"/>
                  <w:bottom w:w="1" w:type="dxa"/>
                  <w:right w:w="1" w:type="dxa"/>
                </w:tcMar>
                <w:vAlign w:val="bottom"/>
              </w:tcPr>
            </w:tcPrChange>
          </w:tcPr>
          <w:p w14:paraId="65AFCA40" w14:textId="77777777" w:rsidR="00714E5C" w:rsidRPr="009C09D9" w:rsidRDefault="00AB58E9">
            <w:pPr>
              <w:spacing w:before="240"/>
              <w:jc w:val="center"/>
              <w:rPr>
                <w:rFonts w:ascii="Times New Roman" w:eastAsia="Times New Roman" w:hAnsi="Times New Roman" w:cs="Times New Roman"/>
              </w:rPr>
            </w:pPr>
            <w:r w:rsidRPr="009C09D9">
              <w:rPr>
                <w:rFonts w:ascii="Times New Roman" w:eastAsia="Times New Roman" w:hAnsi="Times New Roman" w:cs="Times New Roman"/>
              </w:rPr>
              <w:t>2</w:t>
            </w:r>
          </w:p>
        </w:tc>
        <w:tc>
          <w:tcPr>
            <w:tcW w:w="1410" w:type="dxa"/>
            <w:tcBorders>
              <w:top w:val="single" w:sz="8" w:space="0" w:color="000000"/>
              <w:left w:val="nil"/>
              <w:bottom w:val="single" w:sz="8" w:space="0" w:color="000000"/>
              <w:right w:val="single" w:sz="8" w:space="0" w:color="000000"/>
            </w:tcBorders>
            <w:tcMar>
              <w:top w:w="1" w:type="dxa"/>
              <w:left w:w="1" w:type="dxa"/>
              <w:bottom w:w="1" w:type="dxa"/>
              <w:right w:w="1" w:type="dxa"/>
            </w:tcMar>
            <w:vAlign w:val="bottom"/>
            <w:tcPrChange w:id="3002" w:author="Maria Paola Fonseca Paez" w:date="2019-12-01T01:33:00Z">
              <w:tcPr>
                <w:tcW w:w="1410" w:type="dxa"/>
                <w:tcBorders>
                  <w:top w:val="single" w:sz="8" w:space="0" w:color="000000"/>
                  <w:left w:val="nil"/>
                  <w:bottom w:val="single" w:sz="8" w:space="0" w:color="000000"/>
                  <w:right w:val="single" w:sz="8" w:space="0" w:color="000000"/>
                </w:tcBorders>
                <w:tcMar>
                  <w:top w:w="1" w:type="dxa"/>
                  <w:left w:w="1" w:type="dxa"/>
                  <w:bottom w:w="1" w:type="dxa"/>
                  <w:right w:w="1" w:type="dxa"/>
                </w:tcMar>
                <w:vAlign w:val="bottom"/>
              </w:tcPr>
            </w:tcPrChange>
          </w:tcPr>
          <w:p w14:paraId="23EEEA18" w14:textId="77777777" w:rsidR="00714E5C" w:rsidRPr="009C09D9" w:rsidRDefault="00AB58E9">
            <w:pPr>
              <w:spacing w:before="240"/>
              <w:jc w:val="center"/>
              <w:rPr>
                <w:rFonts w:ascii="Times New Roman" w:eastAsia="Times New Roman" w:hAnsi="Times New Roman" w:cs="Times New Roman"/>
              </w:rPr>
            </w:pPr>
            <w:r w:rsidRPr="009C09D9">
              <w:rPr>
                <w:rFonts w:ascii="Times New Roman" w:eastAsia="Times New Roman" w:hAnsi="Times New Roman" w:cs="Times New Roman"/>
              </w:rPr>
              <w:t>3</w:t>
            </w:r>
          </w:p>
        </w:tc>
        <w:tc>
          <w:tcPr>
            <w:tcW w:w="1500" w:type="dxa"/>
            <w:tcBorders>
              <w:top w:val="single" w:sz="8" w:space="0" w:color="000000"/>
              <w:left w:val="nil"/>
              <w:bottom w:val="single" w:sz="8" w:space="0" w:color="000000"/>
              <w:right w:val="single" w:sz="8" w:space="0" w:color="000000"/>
            </w:tcBorders>
            <w:tcMar>
              <w:top w:w="1" w:type="dxa"/>
              <w:left w:w="1" w:type="dxa"/>
              <w:bottom w:w="1" w:type="dxa"/>
              <w:right w:w="1" w:type="dxa"/>
            </w:tcMar>
            <w:vAlign w:val="bottom"/>
            <w:tcPrChange w:id="3003" w:author="Maria Paola Fonseca Paez" w:date="2019-12-01T01:33:00Z">
              <w:tcPr>
                <w:tcW w:w="1500" w:type="dxa"/>
                <w:tcBorders>
                  <w:top w:val="single" w:sz="8" w:space="0" w:color="000000"/>
                  <w:left w:val="nil"/>
                  <w:bottom w:val="single" w:sz="8" w:space="0" w:color="000000"/>
                  <w:right w:val="single" w:sz="8" w:space="0" w:color="000000"/>
                </w:tcBorders>
                <w:tcMar>
                  <w:top w:w="1" w:type="dxa"/>
                  <w:left w:w="1" w:type="dxa"/>
                  <w:bottom w:w="1" w:type="dxa"/>
                  <w:right w:w="1" w:type="dxa"/>
                </w:tcMar>
                <w:vAlign w:val="bottom"/>
              </w:tcPr>
            </w:tcPrChange>
          </w:tcPr>
          <w:p w14:paraId="1F976354" w14:textId="77777777" w:rsidR="00714E5C" w:rsidRPr="009C09D9" w:rsidRDefault="00AB58E9">
            <w:pPr>
              <w:spacing w:before="240"/>
              <w:jc w:val="center"/>
              <w:rPr>
                <w:rFonts w:ascii="Times New Roman" w:eastAsia="Times New Roman" w:hAnsi="Times New Roman" w:cs="Times New Roman"/>
              </w:rPr>
            </w:pPr>
            <w:r w:rsidRPr="009C09D9">
              <w:rPr>
                <w:rFonts w:ascii="Times New Roman" w:eastAsia="Times New Roman" w:hAnsi="Times New Roman" w:cs="Times New Roman"/>
              </w:rPr>
              <w:t>4</w:t>
            </w:r>
          </w:p>
        </w:tc>
      </w:tr>
      <w:tr w:rsidR="00714E5C" w:rsidRPr="009C09D9" w14:paraId="6CBF81D2" w14:textId="77777777" w:rsidTr="003F446A">
        <w:trPr>
          <w:jc w:val="center"/>
        </w:trPr>
        <w:tc>
          <w:tcPr>
            <w:tcW w:w="1545" w:type="dxa"/>
            <w:tcBorders>
              <w:top w:val="nil"/>
              <w:left w:val="single" w:sz="8" w:space="0" w:color="000000"/>
              <w:bottom w:val="single" w:sz="8" w:space="0" w:color="000000"/>
              <w:right w:val="single" w:sz="8" w:space="0" w:color="000000"/>
            </w:tcBorders>
            <w:tcMar>
              <w:top w:w="1" w:type="dxa"/>
              <w:left w:w="1" w:type="dxa"/>
              <w:bottom w:w="1" w:type="dxa"/>
              <w:right w:w="1" w:type="dxa"/>
            </w:tcMar>
            <w:vAlign w:val="bottom"/>
            <w:tcPrChange w:id="3004" w:author="Maria Paola Fonseca Paez" w:date="2019-12-01T01:33:00Z">
              <w:tcPr>
                <w:tcW w:w="1545" w:type="dxa"/>
                <w:tcBorders>
                  <w:top w:val="nil"/>
                  <w:left w:val="single" w:sz="8" w:space="0" w:color="000000"/>
                  <w:bottom w:val="single" w:sz="8" w:space="0" w:color="000000"/>
                  <w:right w:val="single" w:sz="8" w:space="0" w:color="000000"/>
                </w:tcBorders>
                <w:tcMar>
                  <w:top w:w="1" w:type="dxa"/>
                  <w:left w:w="1" w:type="dxa"/>
                  <w:bottom w:w="1" w:type="dxa"/>
                  <w:right w:w="1" w:type="dxa"/>
                </w:tcMar>
                <w:vAlign w:val="bottom"/>
              </w:tcPr>
            </w:tcPrChange>
          </w:tcPr>
          <w:p w14:paraId="233A814D" w14:textId="77777777" w:rsidR="00714E5C" w:rsidRPr="009C09D9" w:rsidRDefault="00AB58E9">
            <w:pPr>
              <w:spacing w:before="240"/>
              <w:jc w:val="center"/>
              <w:rPr>
                <w:rFonts w:ascii="Times New Roman" w:eastAsia="Times New Roman" w:hAnsi="Times New Roman" w:cs="Times New Roman"/>
              </w:rPr>
            </w:pPr>
            <w:r w:rsidRPr="009C09D9">
              <w:rPr>
                <w:rFonts w:ascii="Times New Roman" w:eastAsia="Times New Roman" w:hAnsi="Times New Roman" w:cs="Times New Roman"/>
              </w:rPr>
              <w:t>1</w:t>
            </w:r>
          </w:p>
        </w:tc>
        <w:tc>
          <w:tcPr>
            <w:tcW w:w="1590" w:type="dxa"/>
            <w:tcBorders>
              <w:top w:val="nil"/>
              <w:left w:val="nil"/>
              <w:bottom w:val="single" w:sz="8" w:space="0" w:color="000000"/>
              <w:right w:val="single" w:sz="8" w:space="0" w:color="000000"/>
            </w:tcBorders>
            <w:tcMar>
              <w:top w:w="1" w:type="dxa"/>
              <w:left w:w="1" w:type="dxa"/>
              <w:bottom w:w="1" w:type="dxa"/>
              <w:right w:w="1" w:type="dxa"/>
            </w:tcMar>
            <w:tcPrChange w:id="3005" w:author="Maria Paola Fonseca Paez" w:date="2019-12-01T01:33:00Z">
              <w:tcPr>
                <w:tcW w:w="1590" w:type="dxa"/>
                <w:tcBorders>
                  <w:top w:val="nil"/>
                  <w:left w:val="nil"/>
                  <w:bottom w:val="single" w:sz="8" w:space="0" w:color="000000"/>
                  <w:right w:val="single" w:sz="8" w:space="0" w:color="000000"/>
                </w:tcBorders>
                <w:tcMar>
                  <w:top w:w="1" w:type="dxa"/>
                  <w:left w:w="1" w:type="dxa"/>
                  <w:bottom w:w="1" w:type="dxa"/>
                  <w:right w:w="1" w:type="dxa"/>
                </w:tcMar>
              </w:tcPr>
            </w:tcPrChange>
          </w:tcPr>
          <w:p w14:paraId="167F2BC2" w14:textId="77777777" w:rsidR="00714E5C" w:rsidRPr="009C09D9" w:rsidRDefault="00AB58E9">
            <w:pPr>
              <w:spacing w:before="240"/>
              <w:rPr>
                <w:rFonts w:ascii="Times New Roman" w:eastAsia="Times New Roman" w:hAnsi="Times New Roman" w:cs="Times New Roman"/>
              </w:rPr>
            </w:pPr>
            <w:proofErr w:type="spellStart"/>
            <w:r w:rsidRPr="009C09D9">
              <w:rPr>
                <w:rFonts w:ascii="Times New Roman" w:eastAsia="Times New Roman" w:hAnsi="Times New Roman" w:cs="Times New Roman"/>
              </w:rPr>
              <w:t>Xs</w:t>
            </w:r>
            <w:proofErr w:type="spellEnd"/>
            <w:r w:rsidRPr="009C09D9">
              <w:rPr>
                <w:rFonts w:ascii="Times New Roman" w:eastAsia="Times New Roman" w:hAnsi="Times New Roman" w:cs="Times New Roman"/>
              </w:rPr>
              <w:t>:</w:t>
            </w:r>
          </w:p>
        </w:tc>
        <w:tc>
          <w:tcPr>
            <w:tcW w:w="1530" w:type="dxa"/>
            <w:tcBorders>
              <w:top w:val="nil"/>
              <w:left w:val="nil"/>
              <w:bottom w:val="single" w:sz="8" w:space="0" w:color="000000"/>
              <w:right w:val="single" w:sz="8" w:space="0" w:color="000000"/>
            </w:tcBorders>
            <w:tcMar>
              <w:top w:w="1" w:type="dxa"/>
              <w:left w:w="1" w:type="dxa"/>
              <w:bottom w:w="1" w:type="dxa"/>
              <w:right w:w="1" w:type="dxa"/>
            </w:tcMar>
            <w:tcPrChange w:id="3006" w:author="Maria Paola Fonseca Paez" w:date="2019-12-01T01:33:00Z">
              <w:tcPr>
                <w:tcW w:w="1530" w:type="dxa"/>
                <w:tcBorders>
                  <w:top w:val="nil"/>
                  <w:left w:val="nil"/>
                  <w:bottom w:val="single" w:sz="8" w:space="0" w:color="000000"/>
                  <w:right w:val="single" w:sz="8" w:space="0" w:color="000000"/>
                </w:tcBorders>
                <w:tcMar>
                  <w:top w:w="1" w:type="dxa"/>
                  <w:left w:w="1" w:type="dxa"/>
                  <w:bottom w:w="1" w:type="dxa"/>
                  <w:right w:w="1" w:type="dxa"/>
                </w:tcMar>
              </w:tcPr>
            </w:tcPrChange>
          </w:tcPr>
          <w:p w14:paraId="27BE8194" w14:textId="77777777" w:rsidR="00714E5C" w:rsidRPr="009C09D9" w:rsidRDefault="00AB58E9">
            <w:pPr>
              <w:spacing w:before="240"/>
              <w:rPr>
                <w:rFonts w:ascii="Times New Roman" w:eastAsia="Times New Roman" w:hAnsi="Times New Roman" w:cs="Times New Roman"/>
              </w:rPr>
            </w:pPr>
            <w:proofErr w:type="spellStart"/>
            <w:r w:rsidRPr="009C09D9">
              <w:rPr>
                <w:rFonts w:ascii="Times New Roman" w:eastAsia="Times New Roman" w:hAnsi="Times New Roman" w:cs="Times New Roman"/>
              </w:rPr>
              <w:t>Xs</w:t>
            </w:r>
            <w:proofErr w:type="spellEnd"/>
            <w:r w:rsidRPr="009C09D9">
              <w:rPr>
                <w:rFonts w:ascii="Times New Roman" w:eastAsia="Times New Roman" w:hAnsi="Times New Roman" w:cs="Times New Roman"/>
              </w:rPr>
              <w:t>:</w:t>
            </w:r>
          </w:p>
        </w:tc>
        <w:tc>
          <w:tcPr>
            <w:tcW w:w="1410" w:type="dxa"/>
            <w:tcBorders>
              <w:top w:val="nil"/>
              <w:left w:val="nil"/>
              <w:bottom w:val="single" w:sz="8" w:space="0" w:color="000000"/>
              <w:right w:val="single" w:sz="8" w:space="0" w:color="000000"/>
            </w:tcBorders>
            <w:tcMar>
              <w:top w:w="1" w:type="dxa"/>
              <w:left w:w="1" w:type="dxa"/>
              <w:bottom w:w="1" w:type="dxa"/>
              <w:right w:w="1" w:type="dxa"/>
            </w:tcMar>
            <w:tcPrChange w:id="3007" w:author="Maria Paola Fonseca Paez" w:date="2019-12-01T01:33:00Z">
              <w:tcPr>
                <w:tcW w:w="1410" w:type="dxa"/>
                <w:tcBorders>
                  <w:top w:val="nil"/>
                  <w:left w:val="nil"/>
                  <w:bottom w:val="single" w:sz="8" w:space="0" w:color="000000"/>
                  <w:right w:val="single" w:sz="8" w:space="0" w:color="000000"/>
                </w:tcBorders>
                <w:tcMar>
                  <w:top w:w="1" w:type="dxa"/>
                  <w:left w:w="1" w:type="dxa"/>
                  <w:bottom w:w="1" w:type="dxa"/>
                  <w:right w:w="1" w:type="dxa"/>
                </w:tcMar>
              </w:tcPr>
            </w:tcPrChange>
          </w:tcPr>
          <w:p w14:paraId="527DC4E9" w14:textId="77777777" w:rsidR="00714E5C" w:rsidRPr="009C09D9" w:rsidRDefault="00AB58E9">
            <w:pPr>
              <w:spacing w:before="240"/>
              <w:rPr>
                <w:rFonts w:ascii="Times New Roman" w:eastAsia="Times New Roman" w:hAnsi="Times New Roman" w:cs="Times New Roman"/>
              </w:rPr>
            </w:pPr>
            <w:proofErr w:type="spellStart"/>
            <w:r w:rsidRPr="009C09D9">
              <w:rPr>
                <w:rFonts w:ascii="Times New Roman" w:eastAsia="Times New Roman" w:hAnsi="Times New Roman" w:cs="Times New Roman"/>
              </w:rPr>
              <w:t>Xs</w:t>
            </w:r>
            <w:proofErr w:type="spellEnd"/>
            <w:r w:rsidRPr="009C09D9">
              <w:rPr>
                <w:rFonts w:ascii="Times New Roman" w:eastAsia="Times New Roman" w:hAnsi="Times New Roman" w:cs="Times New Roman"/>
              </w:rPr>
              <w:t>:</w:t>
            </w:r>
          </w:p>
        </w:tc>
        <w:tc>
          <w:tcPr>
            <w:tcW w:w="1500" w:type="dxa"/>
            <w:tcBorders>
              <w:top w:val="nil"/>
              <w:left w:val="nil"/>
              <w:bottom w:val="single" w:sz="8" w:space="0" w:color="000000"/>
              <w:right w:val="single" w:sz="8" w:space="0" w:color="000000"/>
            </w:tcBorders>
            <w:tcMar>
              <w:top w:w="1" w:type="dxa"/>
              <w:left w:w="1" w:type="dxa"/>
              <w:bottom w:w="1" w:type="dxa"/>
              <w:right w:w="1" w:type="dxa"/>
            </w:tcMar>
            <w:tcPrChange w:id="3008" w:author="Maria Paola Fonseca Paez" w:date="2019-12-01T01:33:00Z">
              <w:tcPr>
                <w:tcW w:w="1500" w:type="dxa"/>
                <w:tcBorders>
                  <w:top w:val="nil"/>
                  <w:left w:val="nil"/>
                  <w:bottom w:val="single" w:sz="8" w:space="0" w:color="000000"/>
                  <w:right w:val="single" w:sz="8" w:space="0" w:color="000000"/>
                </w:tcBorders>
                <w:tcMar>
                  <w:top w:w="1" w:type="dxa"/>
                  <w:left w:w="1" w:type="dxa"/>
                  <w:bottom w:w="1" w:type="dxa"/>
                  <w:right w:w="1" w:type="dxa"/>
                </w:tcMar>
              </w:tcPr>
            </w:tcPrChange>
          </w:tcPr>
          <w:p w14:paraId="3DF7F6B0" w14:textId="77777777" w:rsidR="00714E5C" w:rsidRPr="009C09D9" w:rsidRDefault="00AB58E9">
            <w:pPr>
              <w:spacing w:before="240"/>
              <w:rPr>
                <w:rFonts w:ascii="Times New Roman" w:eastAsia="Times New Roman" w:hAnsi="Times New Roman" w:cs="Times New Roman"/>
              </w:rPr>
            </w:pPr>
            <w:proofErr w:type="spellStart"/>
            <w:r w:rsidRPr="009C09D9">
              <w:rPr>
                <w:rFonts w:ascii="Times New Roman" w:eastAsia="Times New Roman" w:hAnsi="Times New Roman" w:cs="Times New Roman"/>
              </w:rPr>
              <w:t>Xs</w:t>
            </w:r>
            <w:proofErr w:type="spellEnd"/>
            <w:r w:rsidRPr="009C09D9">
              <w:rPr>
                <w:rFonts w:ascii="Times New Roman" w:eastAsia="Times New Roman" w:hAnsi="Times New Roman" w:cs="Times New Roman"/>
              </w:rPr>
              <w:t>:</w:t>
            </w:r>
          </w:p>
        </w:tc>
      </w:tr>
      <w:tr w:rsidR="00714E5C" w:rsidRPr="009C09D9" w14:paraId="0C1E74CC" w14:textId="77777777" w:rsidTr="003F446A">
        <w:trPr>
          <w:jc w:val="center"/>
        </w:trPr>
        <w:tc>
          <w:tcPr>
            <w:tcW w:w="1545" w:type="dxa"/>
            <w:tcBorders>
              <w:top w:val="nil"/>
              <w:left w:val="single" w:sz="8" w:space="0" w:color="000000"/>
              <w:bottom w:val="single" w:sz="8" w:space="0" w:color="000000"/>
              <w:right w:val="single" w:sz="8" w:space="0" w:color="000000"/>
            </w:tcBorders>
            <w:tcMar>
              <w:top w:w="1" w:type="dxa"/>
              <w:left w:w="1" w:type="dxa"/>
              <w:bottom w:w="1" w:type="dxa"/>
              <w:right w:w="1" w:type="dxa"/>
            </w:tcMar>
            <w:vAlign w:val="bottom"/>
            <w:tcPrChange w:id="3009" w:author="Maria Paola Fonseca Paez" w:date="2019-12-01T01:33:00Z">
              <w:tcPr>
                <w:tcW w:w="1545" w:type="dxa"/>
                <w:tcBorders>
                  <w:top w:val="nil"/>
                  <w:left w:val="single" w:sz="8" w:space="0" w:color="000000"/>
                  <w:bottom w:val="single" w:sz="8" w:space="0" w:color="000000"/>
                  <w:right w:val="single" w:sz="8" w:space="0" w:color="000000"/>
                </w:tcBorders>
                <w:tcMar>
                  <w:top w:w="1" w:type="dxa"/>
                  <w:left w:w="1" w:type="dxa"/>
                  <w:bottom w:w="1" w:type="dxa"/>
                  <w:right w:w="1" w:type="dxa"/>
                </w:tcMar>
                <w:vAlign w:val="bottom"/>
              </w:tcPr>
            </w:tcPrChange>
          </w:tcPr>
          <w:p w14:paraId="09E444DC" w14:textId="77777777" w:rsidR="00714E5C" w:rsidRPr="009C09D9" w:rsidRDefault="00AB58E9">
            <w:pPr>
              <w:spacing w:before="240"/>
              <w:jc w:val="center"/>
              <w:rPr>
                <w:rFonts w:ascii="Times New Roman" w:eastAsia="Times New Roman" w:hAnsi="Times New Roman" w:cs="Times New Roman"/>
              </w:rPr>
            </w:pPr>
            <w:r w:rsidRPr="009C09D9">
              <w:rPr>
                <w:rFonts w:ascii="Times New Roman" w:eastAsia="Times New Roman" w:hAnsi="Times New Roman" w:cs="Times New Roman"/>
              </w:rPr>
              <w:t>2</w:t>
            </w:r>
          </w:p>
        </w:tc>
        <w:tc>
          <w:tcPr>
            <w:tcW w:w="1590" w:type="dxa"/>
            <w:tcBorders>
              <w:top w:val="nil"/>
              <w:left w:val="nil"/>
              <w:bottom w:val="single" w:sz="8" w:space="0" w:color="000000"/>
              <w:right w:val="single" w:sz="8" w:space="0" w:color="000000"/>
            </w:tcBorders>
            <w:tcMar>
              <w:top w:w="1" w:type="dxa"/>
              <w:left w:w="1" w:type="dxa"/>
              <w:bottom w:w="1" w:type="dxa"/>
              <w:right w:w="1" w:type="dxa"/>
            </w:tcMar>
            <w:tcPrChange w:id="3010" w:author="Maria Paola Fonseca Paez" w:date="2019-12-01T01:33:00Z">
              <w:tcPr>
                <w:tcW w:w="1590" w:type="dxa"/>
                <w:tcBorders>
                  <w:top w:val="nil"/>
                  <w:left w:val="nil"/>
                  <w:bottom w:val="single" w:sz="8" w:space="0" w:color="000000"/>
                  <w:right w:val="single" w:sz="8" w:space="0" w:color="000000"/>
                </w:tcBorders>
                <w:tcMar>
                  <w:top w:w="1" w:type="dxa"/>
                  <w:left w:w="1" w:type="dxa"/>
                  <w:bottom w:w="1" w:type="dxa"/>
                  <w:right w:w="1" w:type="dxa"/>
                </w:tcMar>
              </w:tcPr>
            </w:tcPrChange>
          </w:tcPr>
          <w:p w14:paraId="1532713C" w14:textId="77777777" w:rsidR="00714E5C" w:rsidRPr="009C09D9" w:rsidRDefault="00AB58E9">
            <w:pPr>
              <w:spacing w:before="240"/>
              <w:rPr>
                <w:rFonts w:ascii="Times New Roman" w:eastAsia="Times New Roman" w:hAnsi="Times New Roman" w:cs="Times New Roman"/>
              </w:rPr>
            </w:pPr>
            <w:proofErr w:type="spellStart"/>
            <w:r w:rsidRPr="009C09D9">
              <w:rPr>
                <w:rFonts w:ascii="Times New Roman" w:eastAsia="Times New Roman" w:hAnsi="Times New Roman" w:cs="Times New Roman"/>
              </w:rPr>
              <w:t>Xs</w:t>
            </w:r>
            <w:proofErr w:type="spellEnd"/>
            <w:r w:rsidRPr="009C09D9">
              <w:rPr>
                <w:rFonts w:ascii="Times New Roman" w:eastAsia="Times New Roman" w:hAnsi="Times New Roman" w:cs="Times New Roman"/>
              </w:rPr>
              <w:t>:</w:t>
            </w:r>
          </w:p>
        </w:tc>
        <w:tc>
          <w:tcPr>
            <w:tcW w:w="1530" w:type="dxa"/>
            <w:tcBorders>
              <w:top w:val="nil"/>
              <w:left w:val="nil"/>
              <w:bottom w:val="single" w:sz="8" w:space="0" w:color="000000"/>
              <w:right w:val="single" w:sz="8" w:space="0" w:color="000000"/>
            </w:tcBorders>
            <w:tcMar>
              <w:top w:w="1" w:type="dxa"/>
              <w:left w:w="1" w:type="dxa"/>
              <w:bottom w:w="1" w:type="dxa"/>
              <w:right w:w="1" w:type="dxa"/>
            </w:tcMar>
            <w:tcPrChange w:id="3011" w:author="Maria Paola Fonseca Paez" w:date="2019-12-01T01:33:00Z">
              <w:tcPr>
                <w:tcW w:w="1530" w:type="dxa"/>
                <w:tcBorders>
                  <w:top w:val="nil"/>
                  <w:left w:val="nil"/>
                  <w:bottom w:val="single" w:sz="8" w:space="0" w:color="000000"/>
                  <w:right w:val="single" w:sz="8" w:space="0" w:color="000000"/>
                </w:tcBorders>
                <w:tcMar>
                  <w:top w:w="1" w:type="dxa"/>
                  <w:left w:w="1" w:type="dxa"/>
                  <w:bottom w:w="1" w:type="dxa"/>
                  <w:right w:w="1" w:type="dxa"/>
                </w:tcMar>
              </w:tcPr>
            </w:tcPrChange>
          </w:tcPr>
          <w:p w14:paraId="4B2EBEF2" w14:textId="77777777" w:rsidR="00714E5C" w:rsidRPr="009C09D9" w:rsidRDefault="00AB58E9">
            <w:pPr>
              <w:spacing w:before="240"/>
              <w:rPr>
                <w:rFonts w:ascii="Times New Roman" w:eastAsia="Times New Roman" w:hAnsi="Times New Roman" w:cs="Times New Roman"/>
              </w:rPr>
            </w:pPr>
            <w:proofErr w:type="spellStart"/>
            <w:r w:rsidRPr="009C09D9">
              <w:rPr>
                <w:rFonts w:ascii="Times New Roman" w:eastAsia="Times New Roman" w:hAnsi="Times New Roman" w:cs="Times New Roman"/>
              </w:rPr>
              <w:t>Xs</w:t>
            </w:r>
            <w:proofErr w:type="spellEnd"/>
            <w:r w:rsidRPr="009C09D9">
              <w:rPr>
                <w:rFonts w:ascii="Times New Roman" w:eastAsia="Times New Roman" w:hAnsi="Times New Roman" w:cs="Times New Roman"/>
              </w:rPr>
              <w:t>:</w:t>
            </w:r>
          </w:p>
        </w:tc>
        <w:tc>
          <w:tcPr>
            <w:tcW w:w="1410" w:type="dxa"/>
            <w:tcBorders>
              <w:top w:val="nil"/>
              <w:left w:val="nil"/>
              <w:bottom w:val="single" w:sz="8" w:space="0" w:color="000000"/>
              <w:right w:val="single" w:sz="8" w:space="0" w:color="000000"/>
            </w:tcBorders>
            <w:tcMar>
              <w:top w:w="1" w:type="dxa"/>
              <w:left w:w="1" w:type="dxa"/>
              <w:bottom w:w="1" w:type="dxa"/>
              <w:right w:w="1" w:type="dxa"/>
            </w:tcMar>
            <w:tcPrChange w:id="3012" w:author="Maria Paola Fonseca Paez" w:date="2019-12-01T01:33:00Z">
              <w:tcPr>
                <w:tcW w:w="1410" w:type="dxa"/>
                <w:tcBorders>
                  <w:top w:val="nil"/>
                  <w:left w:val="nil"/>
                  <w:bottom w:val="single" w:sz="8" w:space="0" w:color="000000"/>
                  <w:right w:val="single" w:sz="8" w:space="0" w:color="000000"/>
                </w:tcBorders>
                <w:tcMar>
                  <w:top w:w="1" w:type="dxa"/>
                  <w:left w:w="1" w:type="dxa"/>
                  <w:bottom w:w="1" w:type="dxa"/>
                  <w:right w:w="1" w:type="dxa"/>
                </w:tcMar>
              </w:tcPr>
            </w:tcPrChange>
          </w:tcPr>
          <w:p w14:paraId="5B6033F0" w14:textId="77777777" w:rsidR="00714E5C" w:rsidRPr="009C09D9" w:rsidRDefault="00AB58E9">
            <w:pPr>
              <w:spacing w:before="240"/>
              <w:rPr>
                <w:rFonts w:ascii="Times New Roman" w:eastAsia="Times New Roman" w:hAnsi="Times New Roman" w:cs="Times New Roman"/>
              </w:rPr>
            </w:pPr>
            <w:proofErr w:type="spellStart"/>
            <w:r w:rsidRPr="009C09D9">
              <w:rPr>
                <w:rFonts w:ascii="Times New Roman" w:eastAsia="Times New Roman" w:hAnsi="Times New Roman" w:cs="Times New Roman"/>
              </w:rPr>
              <w:t>Xs</w:t>
            </w:r>
            <w:proofErr w:type="spellEnd"/>
            <w:r w:rsidRPr="009C09D9">
              <w:rPr>
                <w:rFonts w:ascii="Times New Roman" w:eastAsia="Times New Roman" w:hAnsi="Times New Roman" w:cs="Times New Roman"/>
              </w:rPr>
              <w:t>:</w:t>
            </w:r>
          </w:p>
        </w:tc>
        <w:tc>
          <w:tcPr>
            <w:tcW w:w="1500" w:type="dxa"/>
            <w:tcBorders>
              <w:top w:val="nil"/>
              <w:left w:val="nil"/>
              <w:bottom w:val="single" w:sz="8" w:space="0" w:color="000000"/>
              <w:right w:val="single" w:sz="8" w:space="0" w:color="000000"/>
            </w:tcBorders>
            <w:tcMar>
              <w:top w:w="1" w:type="dxa"/>
              <w:left w:w="1" w:type="dxa"/>
              <w:bottom w:w="1" w:type="dxa"/>
              <w:right w:w="1" w:type="dxa"/>
            </w:tcMar>
            <w:tcPrChange w:id="3013" w:author="Maria Paola Fonseca Paez" w:date="2019-12-01T01:33:00Z">
              <w:tcPr>
                <w:tcW w:w="1500" w:type="dxa"/>
                <w:tcBorders>
                  <w:top w:val="nil"/>
                  <w:left w:val="nil"/>
                  <w:bottom w:val="single" w:sz="8" w:space="0" w:color="000000"/>
                  <w:right w:val="single" w:sz="8" w:space="0" w:color="000000"/>
                </w:tcBorders>
                <w:tcMar>
                  <w:top w:w="1" w:type="dxa"/>
                  <w:left w:w="1" w:type="dxa"/>
                  <w:bottom w:w="1" w:type="dxa"/>
                  <w:right w:w="1" w:type="dxa"/>
                </w:tcMar>
              </w:tcPr>
            </w:tcPrChange>
          </w:tcPr>
          <w:p w14:paraId="14B558DB" w14:textId="77777777" w:rsidR="00714E5C" w:rsidRPr="009C09D9" w:rsidRDefault="00AB58E9">
            <w:pPr>
              <w:spacing w:before="240"/>
              <w:rPr>
                <w:rFonts w:ascii="Times New Roman" w:eastAsia="Times New Roman" w:hAnsi="Times New Roman" w:cs="Times New Roman"/>
              </w:rPr>
            </w:pPr>
            <w:proofErr w:type="spellStart"/>
            <w:r w:rsidRPr="009C09D9">
              <w:rPr>
                <w:rFonts w:ascii="Times New Roman" w:eastAsia="Times New Roman" w:hAnsi="Times New Roman" w:cs="Times New Roman"/>
              </w:rPr>
              <w:t>Xs</w:t>
            </w:r>
            <w:proofErr w:type="spellEnd"/>
            <w:r w:rsidRPr="009C09D9">
              <w:rPr>
                <w:rFonts w:ascii="Times New Roman" w:eastAsia="Times New Roman" w:hAnsi="Times New Roman" w:cs="Times New Roman"/>
              </w:rPr>
              <w:t>:</w:t>
            </w:r>
          </w:p>
        </w:tc>
      </w:tr>
      <w:tr w:rsidR="00714E5C" w:rsidRPr="009C09D9" w14:paraId="3BB6B0DD" w14:textId="77777777" w:rsidTr="003F446A">
        <w:trPr>
          <w:jc w:val="center"/>
        </w:trPr>
        <w:tc>
          <w:tcPr>
            <w:tcW w:w="1545" w:type="dxa"/>
            <w:tcBorders>
              <w:top w:val="nil"/>
              <w:left w:val="single" w:sz="8" w:space="0" w:color="000000"/>
              <w:bottom w:val="single" w:sz="8" w:space="0" w:color="000000"/>
              <w:right w:val="single" w:sz="8" w:space="0" w:color="000000"/>
            </w:tcBorders>
            <w:tcMar>
              <w:top w:w="1" w:type="dxa"/>
              <w:left w:w="1" w:type="dxa"/>
              <w:bottom w:w="1" w:type="dxa"/>
              <w:right w:w="1" w:type="dxa"/>
            </w:tcMar>
            <w:vAlign w:val="bottom"/>
            <w:tcPrChange w:id="3014" w:author="Maria Paola Fonseca Paez" w:date="2019-12-01T01:33:00Z">
              <w:tcPr>
                <w:tcW w:w="1545" w:type="dxa"/>
                <w:tcBorders>
                  <w:top w:val="nil"/>
                  <w:left w:val="single" w:sz="8" w:space="0" w:color="000000"/>
                  <w:bottom w:val="single" w:sz="8" w:space="0" w:color="000000"/>
                  <w:right w:val="single" w:sz="8" w:space="0" w:color="000000"/>
                </w:tcBorders>
                <w:tcMar>
                  <w:top w:w="1" w:type="dxa"/>
                  <w:left w:w="1" w:type="dxa"/>
                  <w:bottom w:w="1" w:type="dxa"/>
                  <w:right w:w="1" w:type="dxa"/>
                </w:tcMar>
                <w:vAlign w:val="bottom"/>
              </w:tcPr>
            </w:tcPrChange>
          </w:tcPr>
          <w:p w14:paraId="0773622C" w14:textId="77777777" w:rsidR="00714E5C" w:rsidRPr="009C09D9" w:rsidRDefault="00AB58E9">
            <w:pPr>
              <w:spacing w:before="240"/>
              <w:jc w:val="center"/>
              <w:rPr>
                <w:rFonts w:ascii="Times New Roman" w:eastAsia="Times New Roman" w:hAnsi="Times New Roman" w:cs="Times New Roman"/>
              </w:rPr>
            </w:pPr>
            <w:r w:rsidRPr="009C09D9">
              <w:rPr>
                <w:rFonts w:ascii="Times New Roman" w:eastAsia="Times New Roman" w:hAnsi="Times New Roman" w:cs="Times New Roman"/>
              </w:rPr>
              <w:t>3</w:t>
            </w:r>
          </w:p>
        </w:tc>
        <w:tc>
          <w:tcPr>
            <w:tcW w:w="1590" w:type="dxa"/>
            <w:tcBorders>
              <w:top w:val="nil"/>
              <w:left w:val="nil"/>
              <w:bottom w:val="single" w:sz="8" w:space="0" w:color="000000"/>
              <w:right w:val="single" w:sz="8" w:space="0" w:color="000000"/>
            </w:tcBorders>
            <w:tcMar>
              <w:top w:w="1" w:type="dxa"/>
              <w:left w:w="1" w:type="dxa"/>
              <w:bottom w:w="1" w:type="dxa"/>
              <w:right w:w="1" w:type="dxa"/>
            </w:tcMar>
            <w:tcPrChange w:id="3015" w:author="Maria Paola Fonseca Paez" w:date="2019-12-01T01:33:00Z">
              <w:tcPr>
                <w:tcW w:w="1590" w:type="dxa"/>
                <w:tcBorders>
                  <w:top w:val="nil"/>
                  <w:left w:val="nil"/>
                  <w:bottom w:val="single" w:sz="8" w:space="0" w:color="000000"/>
                  <w:right w:val="single" w:sz="8" w:space="0" w:color="000000"/>
                </w:tcBorders>
                <w:tcMar>
                  <w:top w:w="1" w:type="dxa"/>
                  <w:left w:w="1" w:type="dxa"/>
                  <w:bottom w:w="1" w:type="dxa"/>
                  <w:right w:w="1" w:type="dxa"/>
                </w:tcMar>
              </w:tcPr>
            </w:tcPrChange>
          </w:tcPr>
          <w:p w14:paraId="7089DDF7" w14:textId="77777777" w:rsidR="00714E5C" w:rsidRPr="009C09D9" w:rsidRDefault="00AB58E9">
            <w:pPr>
              <w:spacing w:before="240"/>
              <w:rPr>
                <w:rFonts w:ascii="Times New Roman" w:eastAsia="Times New Roman" w:hAnsi="Times New Roman" w:cs="Times New Roman"/>
              </w:rPr>
            </w:pPr>
            <w:proofErr w:type="spellStart"/>
            <w:r w:rsidRPr="009C09D9">
              <w:rPr>
                <w:rFonts w:ascii="Times New Roman" w:eastAsia="Times New Roman" w:hAnsi="Times New Roman" w:cs="Times New Roman"/>
              </w:rPr>
              <w:t>Xs</w:t>
            </w:r>
            <w:proofErr w:type="spellEnd"/>
            <w:r w:rsidRPr="009C09D9">
              <w:rPr>
                <w:rFonts w:ascii="Times New Roman" w:eastAsia="Times New Roman" w:hAnsi="Times New Roman" w:cs="Times New Roman"/>
              </w:rPr>
              <w:t>:</w:t>
            </w:r>
          </w:p>
        </w:tc>
        <w:tc>
          <w:tcPr>
            <w:tcW w:w="1530" w:type="dxa"/>
            <w:tcBorders>
              <w:top w:val="nil"/>
              <w:left w:val="nil"/>
              <w:bottom w:val="single" w:sz="8" w:space="0" w:color="000000"/>
              <w:right w:val="single" w:sz="8" w:space="0" w:color="000000"/>
            </w:tcBorders>
            <w:tcMar>
              <w:top w:w="1" w:type="dxa"/>
              <w:left w:w="1" w:type="dxa"/>
              <w:bottom w:w="1" w:type="dxa"/>
              <w:right w:w="1" w:type="dxa"/>
            </w:tcMar>
            <w:tcPrChange w:id="3016" w:author="Maria Paola Fonseca Paez" w:date="2019-12-01T01:33:00Z">
              <w:tcPr>
                <w:tcW w:w="1530" w:type="dxa"/>
                <w:tcBorders>
                  <w:top w:val="nil"/>
                  <w:left w:val="nil"/>
                  <w:bottom w:val="single" w:sz="8" w:space="0" w:color="000000"/>
                  <w:right w:val="single" w:sz="8" w:space="0" w:color="000000"/>
                </w:tcBorders>
                <w:tcMar>
                  <w:top w:w="1" w:type="dxa"/>
                  <w:left w:w="1" w:type="dxa"/>
                  <w:bottom w:w="1" w:type="dxa"/>
                  <w:right w:w="1" w:type="dxa"/>
                </w:tcMar>
              </w:tcPr>
            </w:tcPrChange>
          </w:tcPr>
          <w:p w14:paraId="74153E78" w14:textId="77777777" w:rsidR="00714E5C" w:rsidRPr="009C09D9" w:rsidRDefault="00AB58E9">
            <w:pPr>
              <w:spacing w:before="240"/>
              <w:rPr>
                <w:rFonts w:ascii="Times New Roman" w:eastAsia="Times New Roman" w:hAnsi="Times New Roman" w:cs="Times New Roman"/>
              </w:rPr>
            </w:pPr>
            <w:proofErr w:type="spellStart"/>
            <w:r w:rsidRPr="009C09D9">
              <w:rPr>
                <w:rFonts w:ascii="Times New Roman" w:eastAsia="Times New Roman" w:hAnsi="Times New Roman" w:cs="Times New Roman"/>
              </w:rPr>
              <w:t>Xs</w:t>
            </w:r>
            <w:proofErr w:type="spellEnd"/>
            <w:r w:rsidRPr="009C09D9">
              <w:rPr>
                <w:rFonts w:ascii="Times New Roman" w:eastAsia="Times New Roman" w:hAnsi="Times New Roman" w:cs="Times New Roman"/>
              </w:rPr>
              <w:t>:</w:t>
            </w:r>
          </w:p>
        </w:tc>
        <w:tc>
          <w:tcPr>
            <w:tcW w:w="1410" w:type="dxa"/>
            <w:tcBorders>
              <w:top w:val="nil"/>
              <w:left w:val="nil"/>
              <w:bottom w:val="single" w:sz="8" w:space="0" w:color="000000"/>
              <w:right w:val="single" w:sz="8" w:space="0" w:color="000000"/>
            </w:tcBorders>
            <w:tcMar>
              <w:top w:w="1" w:type="dxa"/>
              <w:left w:w="1" w:type="dxa"/>
              <w:bottom w:w="1" w:type="dxa"/>
              <w:right w:w="1" w:type="dxa"/>
            </w:tcMar>
            <w:tcPrChange w:id="3017" w:author="Maria Paola Fonseca Paez" w:date="2019-12-01T01:33:00Z">
              <w:tcPr>
                <w:tcW w:w="1410" w:type="dxa"/>
                <w:tcBorders>
                  <w:top w:val="nil"/>
                  <w:left w:val="nil"/>
                  <w:bottom w:val="single" w:sz="8" w:space="0" w:color="000000"/>
                  <w:right w:val="single" w:sz="8" w:space="0" w:color="000000"/>
                </w:tcBorders>
                <w:tcMar>
                  <w:top w:w="1" w:type="dxa"/>
                  <w:left w:w="1" w:type="dxa"/>
                  <w:bottom w:w="1" w:type="dxa"/>
                  <w:right w:w="1" w:type="dxa"/>
                </w:tcMar>
              </w:tcPr>
            </w:tcPrChange>
          </w:tcPr>
          <w:p w14:paraId="6E0A779A" w14:textId="77777777" w:rsidR="00714E5C" w:rsidRPr="009C09D9" w:rsidRDefault="00AB58E9">
            <w:pPr>
              <w:spacing w:before="240"/>
              <w:rPr>
                <w:rFonts w:ascii="Times New Roman" w:eastAsia="Times New Roman" w:hAnsi="Times New Roman" w:cs="Times New Roman"/>
              </w:rPr>
            </w:pPr>
            <w:proofErr w:type="spellStart"/>
            <w:r w:rsidRPr="009C09D9">
              <w:rPr>
                <w:rFonts w:ascii="Times New Roman" w:eastAsia="Times New Roman" w:hAnsi="Times New Roman" w:cs="Times New Roman"/>
              </w:rPr>
              <w:t>Xs</w:t>
            </w:r>
            <w:proofErr w:type="spellEnd"/>
            <w:r w:rsidRPr="009C09D9">
              <w:rPr>
                <w:rFonts w:ascii="Times New Roman" w:eastAsia="Times New Roman" w:hAnsi="Times New Roman" w:cs="Times New Roman"/>
              </w:rPr>
              <w:t>:</w:t>
            </w:r>
          </w:p>
        </w:tc>
        <w:tc>
          <w:tcPr>
            <w:tcW w:w="1500" w:type="dxa"/>
            <w:tcBorders>
              <w:top w:val="nil"/>
              <w:left w:val="nil"/>
              <w:bottom w:val="single" w:sz="8" w:space="0" w:color="000000"/>
              <w:right w:val="single" w:sz="8" w:space="0" w:color="000000"/>
            </w:tcBorders>
            <w:tcMar>
              <w:top w:w="1" w:type="dxa"/>
              <w:left w:w="1" w:type="dxa"/>
              <w:bottom w:w="1" w:type="dxa"/>
              <w:right w:w="1" w:type="dxa"/>
            </w:tcMar>
            <w:tcPrChange w:id="3018" w:author="Maria Paola Fonseca Paez" w:date="2019-12-01T01:33:00Z">
              <w:tcPr>
                <w:tcW w:w="1500" w:type="dxa"/>
                <w:tcBorders>
                  <w:top w:val="nil"/>
                  <w:left w:val="nil"/>
                  <w:bottom w:val="single" w:sz="8" w:space="0" w:color="000000"/>
                  <w:right w:val="single" w:sz="8" w:space="0" w:color="000000"/>
                </w:tcBorders>
                <w:tcMar>
                  <w:top w:w="1" w:type="dxa"/>
                  <w:left w:w="1" w:type="dxa"/>
                  <w:bottom w:w="1" w:type="dxa"/>
                  <w:right w:w="1" w:type="dxa"/>
                </w:tcMar>
              </w:tcPr>
            </w:tcPrChange>
          </w:tcPr>
          <w:p w14:paraId="229B5272" w14:textId="77777777" w:rsidR="00714E5C" w:rsidRPr="009C09D9" w:rsidRDefault="00AB58E9">
            <w:pPr>
              <w:spacing w:before="240"/>
              <w:rPr>
                <w:rFonts w:ascii="Times New Roman" w:eastAsia="Times New Roman" w:hAnsi="Times New Roman" w:cs="Times New Roman"/>
              </w:rPr>
            </w:pPr>
            <w:proofErr w:type="spellStart"/>
            <w:r w:rsidRPr="009C09D9">
              <w:rPr>
                <w:rFonts w:ascii="Times New Roman" w:eastAsia="Times New Roman" w:hAnsi="Times New Roman" w:cs="Times New Roman"/>
              </w:rPr>
              <w:t>Xs</w:t>
            </w:r>
            <w:proofErr w:type="spellEnd"/>
            <w:r w:rsidRPr="009C09D9">
              <w:rPr>
                <w:rFonts w:ascii="Times New Roman" w:eastAsia="Times New Roman" w:hAnsi="Times New Roman" w:cs="Times New Roman"/>
              </w:rPr>
              <w:t>:</w:t>
            </w:r>
          </w:p>
        </w:tc>
      </w:tr>
      <w:tr w:rsidR="00714E5C" w:rsidRPr="009C09D9" w14:paraId="28E0DE4C" w14:textId="77777777" w:rsidTr="003F446A">
        <w:trPr>
          <w:jc w:val="center"/>
        </w:trPr>
        <w:tc>
          <w:tcPr>
            <w:tcW w:w="1545" w:type="dxa"/>
            <w:tcBorders>
              <w:top w:val="nil"/>
              <w:left w:val="single" w:sz="8" w:space="0" w:color="000000"/>
              <w:bottom w:val="single" w:sz="8" w:space="0" w:color="000000"/>
              <w:right w:val="single" w:sz="8" w:space="0" w:color="000000"/>
            </w:tcBorders>
            <w:tcMar>
              <w:top w:w="1" w:type="dxa"/>
              <w:left w:w="1" w:type="dxa"/>
              <w:bottom w:w="1" w:type="dxa"/>
              <w:right w:w="1" w:type="dxa"/>
            </w:tcMar>
            <w:vAlign w:val="bottom"/>
            <w:tcPrChange w:id="3019" w:author="Maria Paola Fonseca Paez" w:date="2019-12-01T01:33:00Z">
              <w:tcPr>
                <w:tcW w:w="1545" w:type="dxa"/>
                <w:tcBorders>
                  <w:top w:val="nil"/>
                  <w:left w:val="single" w:sz="8" w:space="0" w:color="000000"/>
                  <w:bottom w:val="single" w:sz="8" w:space="0" w:color="000000"/>
                  <w:right w:val="single" w:sz="8" w:space="0" w:color="000000"/>
                </w:tcBorders>
                <w:tcMar>
                  <w:top w:w="1" w:type="dxa"/>
                  <w:left w:w="1" w:type="dxa"/>
                  <w:bottom w:w="1" w:type="dxa"/>
                  <w:right w:w="1" w:type="dxa"/>
                </w:tcMar>
                <w:vAlign w:val="bottom"/>
              </w:tcPr>
            </w:tcPrChange>
          </w:tcPr>
          <w:p w14:paraId="6AABD2C4" w14:textId="77777777" w:rsidR="00714E5C" w:rsidRPr="009C09D9" w:rsidRDefault="00AB58E9">
            <w:pPr>
              <w:spacing w:before="240"/>
              <w:jc w:val="center"/>
              <w:rPr>
                <w:rFonts w:ascii="Times New Roman" w:eastAsia="Times New Roman" w:hAnsi="Times New Roman" w:cs="Times New Roman"/>
              </w:rPr>
            </w:pPr>
            <w:r w:rsidRPr="009C09D9">
              <w:rPr>
                <w:rFonts w:ascii="Times New Roman" w:eastAsia="Times New Roman" w:hAnsi="Times New Roman" w:cs="Times New Roman"/>
              </w:rPr>
              <w:t>4</w:t>
            </w:r>
          </w:p>
        </w:tc>
        <w:tc>
          <w:tcPr>
            <w:tcW w:w="1590" w:type="dxa"/>
            <w:tcBorders>
              <w:top w:val="nil"/>
              <w:left w:val="nil"/>
              <w:bottom w:val="single" w:sz="8" w:space="0" w:color="000000"/>
              <w:right w:val="single" w:sz="8" w:space="0" w:color="000000"/>
            </w:tcBorders>
            <w:tcMar>
              <w:top w:w="1" w:type="dxa"/>
              <w:left w:w="1" w:type="dxa"/>
              <w:bottom w:w="1" w:type="dxa"/>
              <w:right w:w="1" w:type="dxa"/>
            </w:tcMar>
            <w:tcPrChange w:id="3020" w:author="Maria Paola Fonseca Paez" w:date="2019-12-01T01:33:00Z">
              <w:tcPr>
                <w:tcW w:w="1590" w:type="dxa"/>
                <w:tcBorders>
                  <w:top w:val="nil"/>
                  <w:left w:val="nil"/>
                  <w:bottom w:val="single" w:sz="8" w:space="0" w:color="000000"/>
                  <w:right w:val="single" w:sz="8" w:space="0" w:color="000000"/>
                </w:tcBorders>
                <w:tcMar>
                  <w:top w:w="1" w:type="dxa"/>
                  <w:left w:w="1" w:type="dxa"/>
                  <w:bottom w:w="1" w:type="dxa"/>
                  <w:right w:w="1" w:type="dxa"/>
                </w:tcMar>
              </w:tcPr>
            </w:tcPrChange>
          </w:tcPr>
          <w:p w14:paraId="5CC1AA27" w14:textId="77777777" w:rsidR="00714E5C" w:rsidRPr="009C09D9" w:rsidRDefault="00AB58E9">
            <w:pPr>
              <w:spacing w:before="240"/>
              <w:rPr>
                <w:rFonts w:ascii="Times New Roman" w:eastAsia="Times New Roman" w:hAnsi="Times New Roman" w:cs="Times New Roman"/>
              </w:rPr>
            </w:pPr>
            <w:proofErr w:type="spellStart"/>
            <w:r w:rsidRPr="009C09D9">
              <w:rPr>
                <w:rFonts w:ascii="Times New Roman" w:eastAsia="Times New Roman" w:hAnsi="Times New Roman" w:cs="Times New Roman"/>
              </w:rPr>
              <w:t>Xs</w:t>
            </w:r>
            <w:proofErr w:type="spellEnd"/>
            <w:r w:rsidRPr="009C09D9">
              <w:rPr>
                <w:rFonts w:ascii="Times New Roman" w:eastAsia="Times New Roman" w:hAnsi="Times New Roman" w:cs="Times New Roman"/>
              </w:rPr>
              <w:t>:</w:t>
            </w:r>
          </w:p>
        </w:tc>
        <w:tc>
          <w:tcPr>
            <w:tcW w:w="1530" w:type="dxa"/>
            <w:tcBorders>
              <w:top w:val="nil"/>
              <w:left w:val="nil"/>
              <w:bottom w:val="single" w:sz="8" w:space="0" w:color="000000"/>
              <w:right w:val="single" w:sz="8" w:space="0" w:color="000000"/>
            </w:tcBorders>
            <w:tcMar>
              <w:top w:w="1" w:type="dxa"/>
              <w:left w:w="1" w:type="dxa"/>
              <w:bottom w:w="1" w:type="dxa"/>
              <w:right w:w="1" w:type="dxa"/>
            </w:tcMar>
            <w:tcPrChange w:id="3021" w:author="Maria Paola Fonseca Paez" w:date="2019-12-01T01:33:00Z">
              <w:tcPr>
                <w:tcW w:w="1530" w:type="dxa"/>
                <w:tcBorders>
                  <w:top w:val="nil"/>
                  <w:left w:val="nil"/>
                  <w:bottom w:val="single" w:sz="8" w:space="0" w:color="000000"/>
                  <w:right w:val="single" w:sz="8" w:space="0" w:color="000000"/>
                </w:tcBorders>
                <w:tcMar>
                  <w:top w:w="1" w:type="dxa"/>
                  <w:left w:w="1" w:type="dxa"/>
                  <w:bottom w:w="1" w:type="dxa"/>
                  <w:right w:w="1" w:type="dxa"/>
                </w:tcMar>
              </w:tcPr>
            </w:tcPrChange>
          </w:tcPr>
          <w:p w14:paraId="0CA98B2A" w14:textId="77777777" w:rsidR="00714E5C" w:rsidRPr="009C09D9" w:rsidRDefault="00AB58E9">
            <w:pPr>
              <w:spacing w:before="240"/>
              <w:rPr>
                <w:rFonts w:ascii="Times New Roman" w:eastAsia="Times New Roman" w:hAnsi="Times New Roman" w:cs="Times New Roman"/>
              </w:rPr>
            </w:pPr>
            <w:proofErr w:type="spellStart"/>
            <w:r w:rsidRPr="009C09D9">
              <w:rPr>
                <w:rFonts w:ascii="Times New Roman" w:eastAsia="Times New Roman" w:hAnsi="Times New Roman" w:cs="Times New Roman"/>
              </w:rPr>
              <w:t>Xs</w:t>
            </w:r>
            <w:proofErr w:type="spellEnd"/>
            <w:r w:rsidRPr="009C09D9">
              <w:rPr>
                <w:rFonts w:ascii="Times New Roman" w:eastAsia="Times New Roman" w:hAnsi="Times New Roman" w:cs="Times New Roman"/>
              </w:rPr>
              <w:t>:</w:t>
            </w:r>
          </w:p>
        </w:tc>
        <w:tc>
          <w:tcPr>
            <w:tcW w:w="1410" w:type="dxa"/>
            <w:tcBorders>
              <w:top w:val="nil"/>
              <w:left w:val="nil"/>
              <w:bottom w:val="single" w:sz="8" w:space="0" w:color="000000"/>
              <w:right w:val="single" w:sz="8" w:space="0" w:color="000000"/>
            </w:tcBorders>
            <w:tcMar>
              <w:top w:w="1" w:type="dxa"/>
              <w:left w:w="1" w:type="dxa"/>
              <w:bottom w:w="1" w:type="dxa"/>
              <w:right w:w="1" w:type="dxa"/>
            </w:tcMar>
            <w:tcPrChange w:id="3022" w:author="Maria Paola Fonseca Paez" w:date="2019-12-01T01:33:00Z">
              <w:tcPr>
                <w:tcW w:w="1410" w:type="dxa"/>
                <w:tcBorders>
                  <w:top w:val="nil"/>
                  <w:left w:val="nil"/>
                  <w:bottom w:val="single" w:sz="8" w:space="0" w:color="000000"/>
                  <w:right w:val="single" w:sz="8" w:space="0" w:color="000000"/>
                </w:tcBorders>
                <w:tcMar>
                  <w:top w:w="1" w:type="dxa"/>
                  <w:left w:w="1" w:type="dxa"/>
                  <w:bottom w:w="1" w:type="dxa"/>
                  <w:right w:w="1" w:type="dxa"/>
                </w:tcMar>
              </w:tcPr>
            </w:tcPrChange>
          </w:tcPr>
          <w:p w14:paraId="5F4C7A6F" w14:textId="77777777" w:rsidR="00714E5C" w:rsidRPr="009C09D9" w:rsidRDefault="00AB58E9">
            <w:pPr>
              <w:spacing w:before="240"/>
              <w:rPr>
                <w:rFonts w:ascii="Times New Roman" w:eastAsia="Times New Roman" w:hAnsi="Times New Roman" w:cs="Times New Roman"/>
              </w:rPr>
            </w:pPr>
            <w:proofErr w:type="spellStart"/>
            <w:r w:rsidRPr="009C09D9">
              <w:rPr>
                <w:rFonts w:ascii="Times New Roman" w:eastAsia="Times New Roman" w:hAnsi="Times New Roman" w:cs="Times New Roman"/>
              </w:rPr>
              <w:t>Xs</w:t>
            </w:r>
            <w:proofErr w:type="spellEnd"/>
            <w:r w:rsidRPr="009C09D9">
              <w:rPr>
                <w:rFonts w:ascii="Times New Roman" w:eastAsia="Times New Roman" w:hAnsi="Times New Roman" w:cs="Times New Roman"/>
              </w:rPr>
              <w:t>:</w:t>
            </w:r>
          </w:p>
        </w:tc>
        <w:tc>
          <w:tcPr>
            <w:tcW w:w="1500" w:type="dxa"/>
            <w:tcBorders>
              <w:top w:val="nil"/>
              <w:left w:val="nil"/>
              <w:bottom w:val="single" w:sz="8" w:space="0" w:color="000000"/>
              <w:right w:val="single" w:sz="8" w:space="0" w:color="000000"/>
            </w:tcBorders>
            <w:tcMar>
              <w:top w:w="1" w:type="dxa"/>
              <w:left w:w="1" w:type="dxa"/>
              <w:bottom w:w="1" w:type="dxa"/>
              <w:right w:w="1" w:type="dxa"/>
            </w:tcMar>
            <w:tcPrChange w:id="3023" w:author="Maria Paola Fonseca Paez" w:date="2019-12-01T01:33:00Z">
              <w:tcPr>
                <w:tcW w:w="1500" w:type="dxa"/>
                <w:tcBorders>
                  <w:top w:val="nil"/>
                  <w:left w:val="nil"/>
                  <w:bottom w:val="single" w:sz="8" w:space="0" w:color="000000"/>
                  <w:right w:val="single" w:sz="8" w:space="0" w:color="000000"/>
                </w:tcBorders>
                <w:tcMar>
                  <w:top w:w="1" w:type="dxa"/>
                  <w:left w:w="1" w:type="dxa"/>
                  <w:bottom w:w="1" w:type="dxa"/>
                  <w:right w:w="1" w:type="dxa"/>
                </w:tcMar>
              </w:tcPr>
            </w:tcPrChange>
          </w:tcPr>
          <w:p w14:paraId="1401ECA9" w14:textId="77777777" w:rsidR="00714E5C" w:rsidRPr="009C09D9" w:rsidRDefault="00AB58E9">
            <w:pPr>
              <w:spacing w:before="240"/>
              <w:rPr>
                <w:rFonts w:ascii="Times New Roman" w:eastAsia="Times New Roman" w:hAnsi="Times New Roman" w:cs="Times New Roman"/>
              </w:rPr>
            </w:pPr>
            <w:proofErr w:type="spellStart"/>
            <w:r w:rsidRPr="009C09D9">
              <w:rPr>
                <w:rFonts w:ascii="Times New Roman" w:eastAsia="Times New Roman" w:hAnsi="Times New Roman" w:cs="Times New Roman"/>
              </w:rPr>
              <w:t>Xs</w:t>
            </w:r>
            <w:proofErr w:type="spellEnd"/>
            <w:r w:rsidRPr="009C09D9">
              <w:rPr>
                <w:rFonts w:ascii="Times New Roman" w:eastAsia="Times New Roman" w:hAnsi="Times New Roman" w:cs="Times New Roman"/>
              </w:rPr>
              <w:t>:</w:t>
            </w:r>
          </w:p>
        </w:tc>
      </w:tr>
      <w:tr w:rsidR="00714E5C" w:rsidRPr="009C09D9" w14:paraId="31A0F88E" w14:textId="77777777" w:rsidTr="003F446A">
        <w:trPr>
          <w:jc w:val="center"/>
        </w:trPr>
        <w:tc>
          <w:tcPr>
            <w:tcW w:w="1545" w:type="dxa"/>
            <w:tcBorders>
              <w:top w:val="nil"/>
              <w:left w:val="single" w:sz="8" w:space="0" w:color="000000"/>
              <w:bottom w:val="single" w:sz="8" w:space="0" w:color="000000"/>
              <w:right w:val="single" w:sz="8" w:space="0" w:color="000000"/>
            </w:tcBorders>
            <w:tcMar>
              <w:top w:w="1" w:type="dxa"/>
              <w:left w:w="1" w:type="dxa"/>
              <w:bottom w:w="1" w:type="dxa"/>
              <w:right w:w="1" w:type="dxa"/>
            </w:tcMar>
            <w:vAlign w:val="bottom"/>
            <w:tcPrChange w:id="3024" w:author="Maria Paola Fonseca Paez" w:date="2019-12-01T01:33:00Z">
              <w:tcPr>
                <w:tcW w:w="1545" w:type="dxa"/>
                <w:tcBorders>
                  <w:top w:val="nil"/>
                  <w:left w:val="single" w:sz="8" w:space="0" w:color="000000"/>
                  <w:bottom w:val="single" w:sz="8" w:space="0" w:color="000000"/>
                  <w:right w:val="single" w:sz="8" w:space="0" w:color="000000"/>
                </w:tcBorders>
                <w:tcMar>
                  <w:top w:w="1" w:type="dxa"/>
                  <w:left w:w="1" w:type="dxa"/>
                  <w:bottom w:w="1" w:type="dxa"/>
                  <w:right w:w="1" w:type="dxa"/>
                </w:tcMar>
                <w:vAlign w:val="bottom"/>
              </w:tcPr>
            </w:tcPrChange>
          </w:tcPr>
          <w:p w14:paraId="55BCC759" w14:textId="77777777" w:rsidR="00714E5C" w:rsidRPr="009C09D9" w:rsidRDefault="00AB58E9">
            <w:pPr>
              <w:spacing w:before="240"/>
              <w:jc w:val="center"/>
              <w:rPr>
                <w:rFonts w:ascii="Times New Roman" w:eastAsia="Times New Roman" w:hAnsi="Times New Roman" w:cs="Times New Roman"/>
              </w:rPr>
            </w:pPr>
            <w:r w:rsidRPr="009C09D9">
              <w:rPr>
                <w:rFonts w:ascii="Times New Roman" w:eastAsia="Times New Roman" w:hAnsi="Times New Roman" w:cs="Times New Roman"/>
              </w:rPr>
              <w:t>5</w:t>
            </w:r>
          </w:p>
        </w:tc>
        <w:tc>
          <w:tcPr>
            <w:tcW w:w="1590" w:type="dxa"/>
            <w:tcBorders>
              <w:top w:val="nil"/>
              <w:left w:val="nil"/>
              <w:bottom w:val="single" w:sz="8" w:space="0" w:color="000000"/>
              <w:right w:val="single" w:sz="8" w:space="0" w:color="000000"/>
            </w:tcBorders>
            <w:tcMar>
              <w:top w:w="1" w:type="dxa"/>
              <w:left w:w="1" w:type="dxa"/>
              <w:bottom w:w="1" w:type="dxa"/>
              <w:right w:w="1" w:type="dxa"/>
            </w:tcMar>
            <w:tcPrChange w:id="3025" w:author="Maria Paola Fonseca Paez" w:date="2019-12-01T01:33:00Z">
              <w:tcPr>
                <w:tcW w:w="1590" w:type="dxa"/>
                <w:tcBorders>
                  <w:top w:val="nil"/>
                  <w:left w:val="nil"/>
                  <w:bottom w:val="single" w:sz="8" w:space="0" w:color="000000"/>
                  <w:right w:val="single" w:sz="8" w:space="0" w:color="000000"/>
                </w:tcBorders>
                <w:tcMar>
                  <w:top w:w="1" w:type="dxa"/>
                  <w:left w:w="1" w:type="dxa"/>
                  <w:bottom w:w="1" w:type="dxa"/>
                  <w:right w:w="1" w:type="dxa"/>
                </w:tcMar>
              </w:tcPr>
            </w:tcPrChange>
          </w:tcPr>
          <w:p w14:paraId="463894F2" w14:textId="77777777" w:rsidR="00714E5C" w:rsidRPr="009C09D9" w:rsidRDefault="00AB58E9">
            <w:pPr>
              <w:spacing w:before="240"/>
              <w:rPr>
                <w:rFonts w:ascii="Times New Roman" w:eastAsia="Times New Roman" w:hAnsi="Times New Roman" w:cs="Times New Roman"/>
              </w:rPr>
            </w:pPr>
            <w:proofErr w:type="spellStart"/>
            <w:r w:rsidRPr="009C09D9">
              <w:rPr>
                <w:rFonts w:ascii="Times New Roman" w:eastAsia="Times New Roman" w:hAnsi="Times New Roman" w:cs="Times New Roman"/>
              </w:rPr>
              <w:t>Xs</w:t>
            </w:r>
            <w:proofErr w:type="spellEnd"/>
            <w:r w:rsidRPr="009C09D9">
              <w:rPr>
                <w:rFonts w:ascii="Times New Roman" w:eastAsia="Times New Roman" w:hAnsi="Times New Roman" w:cs="Times New Roman"/>
              </w:rPr>
              <w:t>:</w:t>
            </w:r>
          </w:p>
        </w:tc>
        <w:tc>
          <w:tcPr>
            <w:tcW w:w="1530" w:type="dxa"/>
            <w:tcBorders>
              <w:top w:val="nil"/>
              <w:left w:val="nil"/>
              <w:bottom w:val="single" w:sz="8" w:space="0" w:color="000000"/>
              <w:right w:val="single" w:sz="8" w:space="0" w:color="000000"/>
            </w:tcBorders>
            <w:tcMar>
              <w:top w:w="1" w:type="dxa"/>
              <w:left w:w="1" w:type="dxa"/>
              <w:bottom w:w="1" w:type="dxa"/>
              <w:right w:w="1" w:type="dxa"/>
            </w:tcMar>
            <w:tcPrChange w:id="3026" w:author="Maria Paola Fonseca Paez" w:date="2019-12-01T01:33:00Z">
              <w:tcPr>
                <w:tcW w:w="1530" w:type="dxa"/>
                <w:tcBorders>
                  <w:top w:val="nil"/>
                  <w:left w:val="nil"/>
                  <w:bottom w:val="single" w:sz="8" w:space="0" w:color="000000"/>
                  <w:right w:val="single" w:sz="8" w:space="0" w:color="000000"/>
                </w:tcBorders>
                <w:tcMar>
                  <w:top w:w="1" w:type="dxa"/>
                  <w:left w:w="1" w:type="dxa"/>
                  <w:bottom w:w="1" w:type="dxa"/>
                  <w:right w:w="1" w:type="dxa"/>
                </w:tcMar>
              </w:tcPr>
            </w:tcPrChange>
          </w:tcPr>
          <w:p w14:paraId="03B6EC2C" w14:textId="77777777" w:rsidR="00714E5C" w:rsidRPr="009C09D9" w:rsidRDefault="00AB58E9">
            <w:pPr>
              <w:spacing w:before="240"/>
              <w:rPr>
                <w:rFonts w:ascii="Times New Roman" w:eastAsia="Times New Roman" w:hAnsi="Times New Roman" w:cs="Times New Roman"/>
              </w:rPr>
            </w:pPr>
            <w:proofErr w:type="spellStart"/>
            <w:r w:rsidRPr="009C09D9">
              <w:rPr>
                <w:rFonts w:ascii="Times New Roman" w:eastAsia="Times New Roman" w:hAnsi="Times New Roman" w:cs="Times New Roman"/>
              </w:rPr>
              <w:t>Xs</w:t>
            </w:r>
            <w:proofErr w:type="spellEnd"/>
            <w:r w:rsidRPr="009C09D9">
              <w:rPr>
                <w:rFonts w:ascii="Times New Roman" w:eastAsia="Times New Roman" w:hAnsi="Times New Roman" w:cs="Times New Roman"/>
              </w:rPr>
              <w:t>:</w:t>
            </w:r>
          </w:p>
        </w:tc>
        <w:tc>
          <w:tcPr>
            <w:tcW w:w="1410" w:type="dxa"/>
            <w:tcBorders>
              <w:top w:val="nil"/>
              <w:left w:val="nil"/>
              <w:bottom w:val="single" w:sz="8" w:space="0" w:color="000000"/>
              <w:right w:val="single" w:sz="8" w:space="0" w:color="000000"/>
            </w:tcBorders>
            <w:tcMar>
              <w:top w:w="1" w:type="dxa"/>
              <w:left w:w="1" w:type="dxa"/>
              <w:bottom w:w="1" w:type="dxa"/>
              <w:right w:w="1" w:type="dxa"/>
            </w:tcMar>
            <w:tcPrChange w:id="3027" w:author="Maria Paola Fonseca Paez" w:date="2019-12-01T01:33:00Z">
              <w:tcPr>
                <w:tcW w:w="1410" w:type="dxa"/>
                <w:tcBorders>
                  <w:top w:val="nil"/>
                  <w:left w:val="nil"/>
                  <w:bottom w:val="single" w:sz="8" w:space="0" w:color="000000"/>
                  <w:right w:val="single" w:sz="8" w:space="0" w:color="000000"/>
                </w:tcBorders>
                <w:tcMar>
                  <w:top w:w="1" w:type="dxa"/>
                  <w:left w:w="1" w:type="dxa"/>
                  <w:bottom w:w="1" w:type="dxa"/>
                  <w:right w:w="1" w:type="dxa"/>
                </w:tcMar>
              </w:tcPr>
            </w:tcPrChange>
          </w:tcPr>
          <w:p w14:paraId="1B8F08D0" w14:textId="77777777" w:rsidR="00714E5C" w:rsidRPr="009C09D9" w:rsidRDefault="00AB58E9">
            <w:pPr>
              <w:spacing w:before="240"/>
              <w:rPr>
                <w:rFonts w:ascii="Times New Roman" w:eastAsia="Times New Roman" w:hAnsi="Times New Roman" w:cs="Times New Roman"/>
              </w:rPr>
            </w:pPr>
            <w:proofErr w:type="spellStart"/>
            <w:r w:rsidRPr="009C09D9">
              <w:rPr>
                <w:rFonts w:ascii="Times New Roman" w:eastAsia="Times New Roman" w:hAnsi="Times New Roman" w:cs="Times New Roman"/>
              </w:rPr>
              <w:t>Xs</w:t>
            </w:r>
            <w:proofErr w:type="spellEnd"/>
            <w:r w:rsidRPr="009C09D9">
              <w:rPr>
                <w:rFonts w:ascii="Times New Roman" w:eastAsia="Times New Roman" w:hAnsi="Times New Roman" w:cs="Times New Roman"/>
              </w:rPr>
              <w:t>:</w:t>
            </w:r>
          </w:p>
        </w:tc>
        <w:tc>
          <w:tcPr>
            <w:tcW w:w="1500" w:type="dxa"/>
            <w:tcBorders>
              <w:top w:val="nil"/>
              <w:left w:val="nil"/>
              <w:bottom w:val="single" w:sz="8" w:space="0" w:color="000000"/>
              <w:right w:val="single" w:sz="8" w:space="0" w:color="000000"/>
            </w:tcBorders>
            <w:tcMar>
              <w:top w:w="1" w:type="dxa"/>
              <w:left w:w="1" w:type="dxa"/>
              <w:bottom w:w="1" w:type="dxa"/>
              <w:right w:w="1" w:type="dxa"/>
            </w:tcMar>
            <w:tcPrChange w:id="3028" w:author="Maria Paola Fonseca Paez" w:date="2019-12-01T01:33:00Z">
              <w:tcPr>
                <w:tcW w:w="1500" w:type="dxa"/>
                <w:tcBorders>
                  <w:top w:val="nil"/>
                  <w:left w:val="nil"/>
                  <w:bottom w:val="single" w:sz="8" w:space="0" w:color="000000"/>
                  <w:right w:val="single" w:sz="8" w:space="0" w:color="000000"/>
                </w:tcBorders>
                <w:tcMar>
                  <w:top w:w="1" w:type="dxa"/>
                  <w:left w:w="1" w:type="dxa"/>
                  <w:bottom w:w="1" w:type="dxa"/>
                  <w:right w:w="1" w:type="dxa"/>
                </w:tcMar>
              </w:tcPr>
            </w:tcPrChange>
          </w:tcPr>
          <w:p w14:paraId="5951C936" w14:textId="77777777" w:rsidR="00714E5C" w:rsidRPr="009C09D9" w:rsidRDefault="00AB58E9">
            <w:pPr>
              <w:spacing w:before="240"/>
              <w:rPr>
                <w:rFonts w:ascii="Times New Roman" w:eastAsia="Times New Roman" w:hAnsi="Times New Roman" w:cs="Times New Roman"/>
              </w:rPr>
            </w:pPr>
            <w:proofErr w:type="spellStart"/>
            <w:r w:rsidRPr="009C09D9">
              <w:rPr>
                <w:rFonts w:ascii="Times New Roman" w:eastAsia="Times New Roman" w:hAnsi="Times New Roman" w:cs="Times New Roman"/>
              </w:rPr>
              <w:t>Xs</w:t>
            </w:r>
            <w:proofErr w:type="spellEnd"/>
            <w:r w:rsidRPr="009C09D9">
              <w:rPr>
                <w:rFonts w:ascii="Times New Roman" w:eastAsia="Times New Roman" w:hAnsi="Times New Roman" w:cs="Times New Roman"/>
              </w:rPr>
              <w:t>:</w:t>
            </w:r>
          </w:p>
        </w:tc>
      </w:tr>
      <w:tr w:rsidR="00714E5C" w:rsidRPr="009C09D9" w14:paraId="09D82E00" w14:textId="77777777" w:rsidTr="003F446A">
        <w:trPr>
          <w:jc w:val="center"/>
        </w:trPr>
        <w:tc>
          <w:tcPr>
            <w:tcW w:w="1545" w:type="dxa"/>
            <w:tcBorders>
              <w:top w:val="nil"/>
              <w:left w:val="single" w:sz="8" w:space="0" w:color="000000"/>
              <w:bottom w:val="single" w:sz="8" w:space="0" w:color="000000"/>
              <w:right w:val="single" w:sz="8" w:space="0" w:color="000000"/>
            </w:tcBorders>
            <w:tcMar>
              <w:top w:w="1" w:type="dxa"/>
              <w:left w:w="1" w:type="dxa"/>
              <w:bottom w:w="1" w:type="dxa"/>
              <w:right w:w="1" w:type="dxa"/>
            </w:tcMar>
            <w:vAlign w:val="bottom"/>
            <w:tcPrChange w:id="3029" w:author="Maria Paola Fonseca Paez" w:date="2019-12-01T01:33:00Z">
              <w:tcPr>
                <w:tcW w:w="1545" w:type="dxa"/>
                <w:tcBorders>
                  <w:top w:val="nil"/>
                  <w:left w:val="single" w:sz="8" w:space="0" w:color="000000"/>
                  <w:bottom w:val="single" w:sz="8" w:space="0" w:color="000000"/>
                  <w:right w:val="single" w:sz="8" w:space="0" w:color="000000"/>
                </w:tcBorders>
                <w:tcMar>
                  <w:top w:w="1" w:type="dxa"/>
                  <w:left w:w="1" w:type="dxa"/>
                  <w:bottom w:w="1" w:type="dxa"/>
                  <w:right w:w="1" w:type="dxa"/>
                </w:tcMar>
                <w:vAlign w:val="bottom"/>
              </w:tcPr>
            </w:tcPrChange>
          </w:tcPr>
          <w:p w14:paraId="076C348F" w14:textId="77777777" w:rsidR="00714E5C" w:rsidRPr="009C09D9" w:rsidRDefault="00AB58E9">
            <w:pPr>
              <w:spacing w:before="240"/>
              <w:jc w:val="center"/>
              <w:rPr>
                <w:rFonts w:ascii="Times New Roman" w:eastAsia="Times New Roman" w:hAnsi="Times New Roman" w:cs="Times New Roman"/>
              </w:rPr>
            </w:pPr>
            <w:r w:rsidRPr="009C09D9">
              <w:rPr>
                <w:rFonts w:ascii="Times New Roman" w:eastAsia="Times New Roman" w:hAnsi="Times New Roman" w:cs="Times New Roman"/>
              </w:rPr>
              <w:t>6</w:t>
            </w:r>
          </w:p>
        </w:tc>
        <w:tc>
          <w:tcPr>
            <w:tcW w:w="1590" w:type="dxa"/>
            <w:tcBorders>
              <w:top w:val="nil"/>
              <w:left w:val="nil"/>
              <w:bottom w:val="single" w:sz="8" w:space="0" w:color="000000"/>
              <w:right w:val="single" w:sz="8" w:space="0" w:color="000000"/>
            </w:tcBorders>
            <w:tcMar>
              <w:top w:w="1" w:type="dxa"/>
              <w:left w:w="1" w:type="dxa"/>
              <w:bottom w:w="1" w:type="dxa"/>
              <w:right w:w="1" w:type="dxa"/>
            </w:tcMar>
            <w:tcPrChange w:id="3030" w:author="Maria Paola Fonseca Paez" w:date="2019-12-01T01:33:00Z">
              <w:tcPr>
                <w:tcW w:w="1590" w:type="dxa"/>
                <w:tcBorders>
                  <w:top w:val="nil"/>
                  <w:left w:val="nil"/>
                  <w:bottom w:val="single" w:sz="8" w:space="0" w:color="000000"/>
                  <w:right w:val="single" w:sz="8" w:space="0" w:color="000000"/>
                </w:tcBorders>
                <w:tcMar>
                  <w:top w:w="1" w:type="dxa"/>
                  <w:left w:w="1" w:type="dxa"/>
                  <w:bottom w:w="1" w:type="dxa"/>
                  <w:right w:w="1" w:type="dxa"/>
                </w:tcMar>
              </w:tcPr>
            </w:tcPrChange>
          </w:tcPr>
          <w:p w14:paraId="5D2904AD" w14:textId="77777777" w:rsidR="00714E5C" w:rsidRPr="009C09D9" w:rsidRDefault="00AB58E9">
            <w:pPr>
              <w:spacing w:before="240"/>
              <w:rPr>
                <w:rFonts w:ascii="Times New Roman" w:eastAsia="Times New Roman" w:hAnsi="Times New Roman" w:cs="Times New Roman"/>
              </w:rPr>
            </w:pPr>
            <w:proofErr w:type="spellStart"/>
            <w:r w:rsidRPr="009C09D9">
              <w:rPr>
                <w:rFonts w:ascii="Times New Roman" w:eastAsia="Times New Roman" w:hAnsi="Times New Roman" w:cs="Times New Roman"/>
              </w:rPr>
              <w:t>Xs</w:t>
            </w:r>
            <w:proofErr w:type="spellEnd"/>
            <w:r w:rsidRPr="009C09D9">
              <w:rPr>
                <w:rFonts w:ascii="Times New Roman" w:eastAsia="Times New Roman" w:hAnsi="Times New Roman" w:cs="Times New Roman"/>
              </w:rPr>
              <w:t>:</w:t>
            </w:r>
          </w:p>
        </w:tc>
        <w:tc>
          <w:tcPr>
            <w:tcW w:w="1530" w:type="dxa"/>
            <w:tcBorders>
              <w:top w:val="nil"/>
              <w:left w:val="nil"/>
              <w:bottom w:val="single" w:sz="8" w:space="0" w:color="000000"/>
              <w:right w:val="single" w:sz="8" w:space="0" w:color="000000"/>
            </w:tcBorders>
            <w:tcMar>
              <w:top w:w="1" w:type="dxa"/>
              <w:left w:w="1" w:type="dxa"/>
              <w:bottom w:w="1" w:type="dxa"/>
              <w:right w:w="1" w:type="dxa"/>
            </w:tcMar>
            <w:tcPrChange w:id="3031" w:author="Maria Paola Fonseca Paez" w:date="2019-12-01T01:33:00Z">
              <w:tcPr>
                <w:tcW w:w="1530" w:type="dxa"/>
                <w:tcBorders>
                  <w:top w:val="nil"/>
                  <w:left w:val="nil"/>
                  <w:bottom w:val="single" w:sz="8" w:space="0" w:color="000000"/>
                  <w:right w:val="single" w:sz="8" w:space="0" w:color="000000"/>
                </w:tcBorders>
                <w:tcMar>
                  <w:top w:w="1" w:type="dxa"/>
                  <w:left w:w="1" w:type="dxa"/>
                  <w:bottom w:w="1" w:type="dxa"/>
                  <w:right w:w="1" w:type="dxa"/>
                </w:tcMar>
              </w:tcPr>
            </w:tcPrChange>
          </w:tcPr>
          <w:p w14:paraId="09A53991" w14:textId="77777777" w:rsidR="00714E5C" w:rsidRPr="009C09D9" w:rsidRDefault="00AB58E9">
            <w:pPr>
              <w:spacing w:before="240"/>
              <w:rPr>
                <w:rFonts w:ascii="Times New Roman" w:eastAsia="Times New Roman" w:hAnsi="Times New Roman" w:cs="Times New Roman"/>
              </w:rPr>
            </w:pPr>
            <w:proofErr w:type="spellStart"/>
            <w:r w:rsidRPr="009C09D9">
              <w:rPr>
                <w:rFonts w:ascii="Times New Roman" w:eastAsia="Times New Roman" w:hAnsi="Times New Roman" w:cs="Times New Roman"/>
              </w:rPr>
              <w:t>Xs</w:t>
            </w:r>
            <w:proofErr w:type="spellEnd"/>
            <w:r w:rsidRPr="009C09D9">
              <w:rPr>
                <w:rFonts w:ascii="Times New Roman" w:eastAsia="Times New Roman" w:hAnsi="Times New Roman" w:cs="Times New Roman"/>
              </w:rPr>
              <w:t>:</w:t>
            </w:r>
          </w:p>
        </w:tc>
        <w:tc>
          <w:tcPr>
            <w:tcW w:w="1410" w:type="dxa"/>
            <w:tcBorders>
              <w:top w:val="nil"/>
              <w:left w:val="nil"/>
              <w:bottom w:val="single" w:sz="8" w:space="0" w:color="000000"/>
              <w:right w:val="single" w:sz="8" w:space="0" w:color="000000"/>
            </w:tcBorders>
            <w:tcMar>
              <w:top w:w="1" w:type="dxa"/>
              <w:left w:w="1" w:type="dxa"/>
              <w:bottom w:w="1" w:type="dxa"/>
              <w:right w:w="1" w:type="dxa"/>
            </w:tcMar>
            <w:tcPrChange w:id="3032" w:author="Maria Paola Fonseca Paez" w:date="2019-12-01T01:33:00Z">
              <w:tcPr>
                <w:tcW w:w="1410" w:type="dxa"/>
                <w:tcBorders>
                  <w:top w:val="nil"/>
                  <w:left w:val="nil"/>
                  <w:bottom w:val="single" w:sz="8" w:space="0" w:color="000000"/>
                  <w:right w:val="single" w:sz="8" w:space="0" w:color="000000"/>
                </w:tcBorders>
                <w:tcMar>
                  <w:top w:w="1" w:type="dxa"/>
                  <w:left w:w="1" w:type="dxa"/>
                  <w:bottom w:w="1" w:type="dxa"/>
                  <w:right w:w="1" w:type="dxa"/>
                </w:tcMar>
              </w:tcPr>
            </w:tcPrChange>
          </w:tcPr>
          <w:p w14:paraId="229E258D" w14:textId="77777777" w:rsidR="00714E5C" w:rsidRPr="009C09D9" w:rsidRDefault="00AB58E9">
            <w:pPr>
              <w:spacing w:before="240"/>
              <w:rPr>
                <w:rFonts w:ascii="Times New Roman" w:eastAsia="Times New Roman" w:hAnsi="Times New Roman" w:cs="Times New Roman"/>
              </w:rPr>
            </w:pPr>
            <w:proofErr w:type="spellStart"/>
            <w:r w:rsidRPr="009C09D9">
              <w:rPr>
                <w:rFonts w:ascii="Times New Roman" w:eastAsia="Times New Roman" w:hAnsi="Times New Roman" w:cs="Times New Roman"/>
              </w:rPr>
              <w:t>Xs</w:t>
            </w:r>
            <w:proofErr w:type="spellEnd"/>
            <w:r w:rsidRPr="009C09D9">
              <w:rPr>
                <w:rFonts w:ascii="Times New Roman" w:eastAsia="Times New Roman" w:hAnsi="Times New Roman" w:cs="Times New Roman"/>
              </w:rPr>
              <w:t>:</w:t>
            </w:r>
          </w:p>
        </w:tc>
        <w:tc>
          <w:tcPr>
            <w:tcW w:w="1500" w:type="dxa"/>
            <w:tcBorders>
              <w:top w:val="nil"/>
              <w:left w:val="nil"/>
              <w:bottom w:val="single" w:sz="8" w:space="0" w:color="000000"/>
              <w:right w:val="single" w:sz="8" w:space="0" w:color="000000"/>
            </w:tcBorders>
            <w:tcMar>
              <w:top w:w="1" w:type="dxa"/>
              <w:left w:w="1" w:type="dxa"/>
              <w:bottom w:w="1" w:type="dxa"/>
              <w:right w:w="1" w:type="dxa"/>
            </w:tcMar>
            <w:tcPrChange w:id="3033" w:author="Maria Paola Fonseca Paez" w:date="2019-12-01T01:33:00Z">
              <w:tcPr>
                <w:tcW w:w="1500" w:type="dxa"/>
                <w:tcBorders>
                  <w:top w:val="nil"/>
                  <w:left w:val="nil"/>
                  <w:bottom w:val="single" w:sz="8" w:space="0" w:color="000000"/>
                  <w:right w:val="single" w:sz="8" w:space="0" w:color="000000"/>
                </w:tcBorders>
                <w:tcMar>
                  <w:top w:w="1" w:type="dxa"/>
                  <w:left w:w="1" w:type="dxa"/>
                  <w:bottom w:w="1" w:type="dxa"/>
                  <w:right w:w="1" w:type="dxa"/>
                </w:tcMar>
              </w:tcPr>
            </w:tcPrChange>
          </w:tcPr>
          <w:p w14:paraId="28135CB4" w14:textId="77777777" w:rsidR="00714E5C" w:rsidRPr="009C09D9" w:rsidRDefault="00AB58E9">
            <w:pPr>
              <w:spacing w:before="240"/>
              <w:rPr>
                <w:rFonts w:ascii="Times New Roman" w:eastAsia="Times New Roman" w:hAnsi="Times New Roman" w:cs="Times New Roman"/>
              </w:rPr>
            </w:pPr>
            <w:proofErr w:type="spellStart"/>
            <w:r w:rsidRPr="009C09D9">
              <w:rPr>
                <w:rFonts w:ascii="Times New Roman" w:eastAsia="Times New Roman" w:hAnsi="Times New Roman" w:cs="Times New Roman"/>
              </w:rPr>
              <w:t>Xs</w:t>
            </w:r>
            <w:proofErr w:type="spellEnd"/>
            <w:r w:rsidRPr="009C09D9">
              <w:rPr>
                <w:rFonts w:ascii="Times New Roman" w:eastAsia="Times New Roman" w:hAnsi="Times New Roman" w:cs="Times New Roman"/>
              </w:rPr>
              <w:t>:</w:t>
            </w:r>
          </w:p>
        </w:tc>
      </w:tr>
      <w:tr w:rsidR="00714E5C" w:rsidRPr="009C09D9" w14:paraId="7AE05543" w14:textId="77777777" w:rsidTr="003F446A">
        <w:trPr>
          <w:trHeight w:val="380"/>
          <w:jc w:val="center"/>
          <w:trPrChange w:id="3034" w:author="Maria Paola Fonseca Paez" w:date="2019-12-01T01:33:00Z">
            <w:trPr>
              <w:trHeight w:val="380"/>
            </w:trPr>
          </w:trPrChange>
        </w:trPr>
        <w:tc>
          <w:tcPr>
            <w:tcW w:w="1545" w:type="dxa"/>
            <w:tcBorders>
              <w:top w:val="nil"/>
              <w:left w:val="single" w:sz="8" w:space="0" w:color="000000"/>
              <w:bottom w:val="single" w:sz="8" w:space="0" w:color="000000"/>
              <w:right w:val="single" w:sz="8" w:space="0" w:color="000000"/>
            </w:tcBorders>
            <w:tcMar>
              <w:top w:w="1" w:type="dxa"/>
              <w:left w:w="1" w:type="dxa"/>
              <w:bottom w:w="1" w:type="dxa"/>
              <w:right w:w="1" w:type="dxa"/>
            </w:tcMar>
            <w:vAlign w:val="bottom"/>
            <w:tcPrChange w:id="3035" w:author="Maria Paola Fonseca Paez" w:date="2019-12-01T01:33:00Z">
              <w:tcPr>
                <w:tcW w:w="1545" w:type="dxa"/>
                <w:tcBorders>
                  <w:top w:val="nil"/>
                  <w:left w:val="single" w:sz="8" w:space="0" w:color="000000"/>
                  <w:bottom w:val="single" w:sz="8" w:space="0" w:color="000000"/>
                  <w:right w:val="single" w:sz="8" w:space="0" w:color="000000"/>
                </w:tcBorders>
                <w:tcMar>
                  <w:top w:w="1" w:type="dxa"/>
                  <w:left w:w="1" w:type="dxa"/>
                  <w:bottom w:w="1" w:type="dxa"/>
                  <w:right w:w="1" w:type="dxa"/>
                </w:tcMar>
                <w:vAlign w:val="bottom"/>
              </w:tcPr>
            </w:tcPrChange>
          </w:tcPr>
          <w:p w14:paraId="456969DA" w14:textId="77777777" w:rsidR="00714E5C" w:rsidRPr="009C09D9" w:rsidRDefault="00AB58E9">
            <w:pPr>
              <w:spacing w:before="240"/>
              <w:jc w:val="center"/>
              <w:rPr>
                <w:rFonts w:ascii="Times New Roman" w:eastAsia="Times New Roman" w:hAnsi="Times New Roman" w:cs="Times New Roman"/>
              </w:rPr>
            </w:pPr>
            <w:r w:rsidRPr="009C09D9">
              <w:rPr>
                <w:rFonts w:ascii="Times New Roman" w:eastAsia="Times New Roman" w:hAnsi="Times New Roman" w:cs="Times New Roman"/>
              </w:rPr>
              <w:t>7</w:t>
            </w:r>
          </w:p>
        </w:tc>
        <w:tc>
          <w:tcPr>
            <w:tcW w:w="1590" w:type="dxa"/>
            <w:tcBorders>
              <w:top w:val="nil"/>
              <w:left w:val="nil"/>
              <w:bottom w:val="single" w:sz="8" w:space="0" w:color="000000"/>
              <w:right w:val="single" w:sz="8" w:space="0" w:color="000000"/>
            </w:tcBorders>
            <w:tcMar>
              <w:top w:w="1" w:type="dxa"/>
              <w:left w:w="1" w:type="dxa"/>
              <w:bottom w:w="1" w:type="dxa"/>
              <w:right w:w="1" w:type="dxa"/>
            </w:tcMar>
            <w:tcPrChange w:id="3036" w:author="Maria Paola Fonseca Paez" w:date="2019-12-01T01:33:00Z">
              <w:tcPr>
                <w:tcW w:w="1590" w:type="dxa"/>
                <w:tcBorders>
                  <w:top w:val="nil"/>
                  <w:left w:val="nil"/>
                  <w:bottom w:val="single" w:sz="8" w:space="0" w:color="000000"/>
                  <w:right w:val="single" w:sz="8" w:space="0" w:color="000000"/>
                </w:tcBorders>
                <w:tcMar>
                  <w:top w:w="1" w:type="dxa"/>
                  <w:left w:w="1" w:type="dxa"/>
                  <w:bottom w:w="1" w:type="dxa"/>
                  <w:right w:w="1" w:type="dxa"/>
                </w:tcMar>
              </w:tcPr>
            </w:tcPrChange>
          </w:tcPr>
          <w:p w14:paraId="780E9E58" w14:textId="77777777" w:rsidR="00714E5C" w:rsidRPr="009C09D9" w:rsidRDefault="00AB58E9">
            <w:pPr>
              <w:spacing w:before="240"/>
              <w:rPr>
                <w:rFonts w:ascii="Times New Roman" w:eastAsia="Times New Roman" w:hAnsi="Times New Roman" w:cs="Times New Roman"/>
              </w:rPr>
            </w:pPr>
            <w:proofErr w:type="spellStart"/>
            <w:r w:rsidRPr="009C09D9">
              <w:rPr>
                <w:rFonts w:ascii="Times New Roman" w:eastAsia="Times New Roman" w:hAnsi="Times New Roman" w:cs="Times New Roman"/>
              </w:rPr>
              <w:t>Xs</w:t>
            </w:r>
            <w:proofErr w:type="spellEnd"/>
            <w:r w:rsidRPr="009C09D9">
              <w:rPr>
                <w:rFonts w:ascii="Times New Roman" w:eastAsia="Times New Roman" w:hAnsi="Times New Roman" w:cs="Times New Roman"/>
              </w:rPr>
              <w:t>:</w:t>
            </w:r>
          </w:p>
        </w:tc>
        <w:tc>
          <w:tcPr>
            <w:tcW w:w="1530" w:type="dxa"/>
            <w:tcBorders>
              <w:top w:val="nil"/>
              <w:left w:val="nil"/>
              <w:bottom w:val="single" w:sz="8" w:space="0" w:color="000000"/>
              <w:right w:val="single" w:sz="8" w:space="0" w:color="000000"/>
            </w:tcBorders>
            <w:tcMar>
              <w:top w:w="1" w:type="dxa"/>
              <w:left w:w="1" w:type="dxa"/>
              <w:bottom w:w="1" w:type="dxa"/>
              <w:right w:w="1" w:type="dxa"/>
            </w:tcMar>
            <w:tcPrChange w:id="3037" w:author="Maria Paola Fonseca Paez" w:date="2019-12-01T01:33:00Z">
              <w:tcPr>
                <w:tcW w:w="1530" w:type="dxa"/>
                <w:tcBorders>
                  <w:top w:val="nil"/>
                  <w:left w:val="nil"/>
                  <w:bottom w:val="single" w:sz="8" w:space="0" w:color="000000"/>
                  <w:right w:val="single" w:sz="8" w:space="0" w:color="000000"/>
                </w:tcBorders>
                <w:tcMar>
                  <w:top w:w="1" w:type="dxa"/>
                  <w:left w:w="1" w:type="dxa"/>
                  <w:bottom w:w="1" w:type="dxa"/>
                  <w:right w:w="1" w:type="dxa"/>
                </w:tcMar>
              </w:tcPr>
            </w:tcPrChange>
          </w:tcPr>
          <w:p w14:paraId="63DD811D" w14:textId="77777777" w:rsidR="00714E5C" w:rsidRPr="009C09D9" w:rsidRDefault="00AB58E9">
            <w:pPr>
              <w:spacing w:before="240"/>
              <w:rPr>
                <w:rFonts w:ascii="Times New Roman" w:eastAsia="Times New Roman" w:hAnsi="Times New Roman" w:cs="Times New Roman"/>
              </w:rPr>
            </w:pPr>
            <w:proofErr w:type="spellStart"/>
            <w:r w:rsidRPr="009C09D9">
              <w:rPr>
                <w:rFonts w:ascii="Times New Roman" w:eastAsia="Times New Roman" w:hAnsi="Times New Roman" w:cs="Times New Roman"/>
              </w:rPr>
              <w:t>Xs</w:t>
            </w:r>
            <w:proofErr w:type="spellEnd"/>
            <w:r w:rsidRPr="009C09D9">
              <w:rPr>
                <w:rFonts w:ascii="Times New Roman" w:eastAsia="Times New Roman" w:hAnsi="Times New Roman" w:cs="Times New Roman"/>
              </w:rPr>
              <w:t>:</w:t>
            </w:r>
          </w:p>
        </w:tc>
        <w:tc>
          <w:tcPr>
            <w:tcW w:w="1410" w:type="dxa"/>
            <w:tcBorders>
              <w:top w:val="nil"/>
              <w:left w:val="nil"/>
              <w:bottom w:val="single" w:sz="8" w:space="0" w:color="000000"/>
              <w:right w:val="single" w:sz="8" w:space="0" w:color="000000"/>
            </w:tcBorders>
            <w:tcMar>
              <w:top w:w="1" w:type="dxa"/>
              <w:left w:w="1" w:type="dxa"/>
              <w:bottom w:w="1" w:type="dxa"/>
              <w:right w:w="1" w:type="dxa"/>
            </w:tcMar>
            <w:tcPrChange w:id="3038" w:author="Maria Paola Fonseca Paez" w:date="2019-12-01T01:33:00Z">
              <w:tcPr>
                <w:tcW w:w="1410" w:type="dxa"/>
                <w:tcBorders>
                  <w:top w:val="nil"/>
                  <w:left w:val="nil"/>
                  <w:bottom w:val="single" w:sz="8" w:space="0" w:color="000000"/>
                  <w:right w:val="single" w:sz="8" w:space="0" w:color="000000"/>
                </w:tcBorders>
                <w:tcMar>
                  <w:top w:w="1" w:type="dxa"/>
                  <w:left w:w="1" w:type="dxa"/>
                  <w:bottom w:w="1" w:type="dxa"/>
                  <w:right w:w="1" w:type="dxa"/>
                </w:tcMar>
              </w:tcPr>
            </w:tcPrChange>
          </w:tcPr>
          <w:p w14:paraId="43AF2C26" w14:textId="77777777" w:rsidR="00714E5C" w:rsidRPr="009C09D9" w:rsidRDefault="00AB58E9">
            <w:pPr>
              <w:spacing w:before="240"/>
              <w:rPr>
                <w:rFonts w:ascii="Times New Roman" w:eastAsia="Times New Roman" w:hAnsi="Times New Roman" w:cs="Times New Roman"/>
              </w:rPr>
            </w:pPr>
            <w:proofErr w:type="spellStart"/>
            <w:r w:rsidRPr="009C09D9">
              <w:rPr>
                <w:rFonts w:ascii="Times New Roman" w:eastAsia="Times New Roman" w:hAnsi="Times New Roman" w:cs="Times New Roman"/>
              </w:rPr>
              <w:t>Xs</w:t>
            </w:r>
            <w:proofErr w:type="spellEnd"/>
            <w:r w:rsidRPr="009C09D9">
              <w:rPr>
                <w:rFonts w:ascii="Times New Roman" w:eastAsia="Times New Roman" w:hAnsi="Times New Roman" w:cs="Times New Roman"/>
              </w:rPr>
              <w:t>:</w:t>
            </w:r>
          </w:p>
        </w:tc>
        <w:tc>
          <w:tcPr>
            <w:tcW w:w="1500" w:type="dxa"/>
            <w:tcBorders>
              <w:top w:val="nil"/>
              <w:left w:val="nil"/>
              <w:bottom w:val="single" w:sz="8" w:space="0" w:color="000000"/>
              <w:right w:val="single" w:sz="8" w:space="0" w:color="000000"/>
            </w:tcBorders>
            <w:tcMar>
              <w:top w:w="1" w:type="dxa"/>
              <w:left w:w="1" w:type="dxa"/>
              <w:bottom w:w="1" w:type="dxa"/>
              <w:right w:w="1" w:type="dxa"/>
            </w:tcMar>
            <w:tcPrChange w:id="3039" w:author="Maria Paola Fonseca Paez" w:date="2019-12-01T01:33:00Z">
              <w:tcPr>
                <w:tcW w:w="1500" w:type="dxa"/>
                <w:tcBorders>
                  <w:top w:val="nil"/>
                  <w:left w:val="nil"/>
                  <w:bottom w:val="single" w:sz="8" w:space="0" w:color="000000"/>
                  <w:right w:val="single" w:sz="8" w:space="0" w:color="000000"/>
                </w:tcBorders>
                <w:tcMar>
                  <w:top w:w="1" w:type="dxa"/>
                  <w:left w:w="1" w:type="dxa"/>
                  <w:bottom w:w="1" w:type="dxa"/>
                  <w:right w:w="1" w:type="dxa"/>
                </w:tcMar>
              </w:tcPr>
            </w:tcPrChange>
          </w:tcPr>
          <w:p w14:paraId="323D75E3" w14:textId="77777777" w:rsidR="00714E5C" w:rsidRPr="009C09D9" w:rsidRDefault="00AB58E9">
            <w:pPr>
              <w:spacing w:before="240"/>
              <w:rPr>
                <w:rFonts w:ascii="Times New Roman" w:eastAsia="Times New Roman" w:hAnsi="Times New Roman" w:cs="Times New Roman"/>
              </w:rPr>
            </w:pPr>
            <w:proofErr w:type="spellStart"/>
            <w:r w:rsidRPr="009C09D9">
              <w:rPr>
                <w:rFonts w:ascii="Times New Roman" w:eastAsia="Times New Roman" w:hAnsi="Times New Roman" w:cs="Times New Roman"/>
              </w:rPr>
              <w:t>Xs</w:t>
            </w:r>
            <w:proofErr w:type="spellEnd"/>
            <w:r w:rsidRPr="009C09D9">
              <w:rPr>
                <w:rFonts w:ascii="Times New Roman" w:eastAsia="Times New Roman" w:hAnsi="Times New Roman" w:cs="Times New Roman"/>
              </w:rPr>
              <w:t>:</w:t>
            </w:r>
          </w:p>
        </w:tc>
      </w:tr>
      <w:tr w:rsidR="00714E5C" w:rsidRPr="009C09D9" w14:paraId="37D5392B" w14:textId="77777777" w:rsidTr="003F446A">
        <w:trPr>
          <w:trHeight w:val="280"/>
          <w:jc w:val="center"/>
          <w:trPrChange w:id="3040" w:author="Maria Paola Fonseca Paez" w:date="2019-12-01T01:33:00Z">
            <w:trPr>
              <w:trHeight w:val="280"/>
            </w:trPr>
          </w:trPrChange>
        </w:trPr>
        <w:tc>
          <w:tcPr>
            <w:tcW w:w="1545" w:type="dxa"/>
            <w:tcBorders>
              <w:top w:val="nil"/>
              <w:left w:val="single" w:sz="8" w:space="0" w:color="000000"/>
              <w:bottom w:val="single" w:sz="8" w:space="0" w:color="000000"/>
              <w:right w:val="single" w:sz="8" w:space="0" w:color="000000"/>
            </w:tcBorders>
            <w:tcMar>
              <w:top w:w="1" w:type="dxa"/>
              <w:left w:w="1" w:type="dxa"/>
              <w:bottom w:w="1" w:type="dxa"/>
              <w:right w:w="1" w:type="dxa"/>
            </w:tcMar>
            <w:vAlign w:val="bottom"/>
            <w:tcPrChange w:id="3041" w:author="Maria Paola Fonseca Paez" w:date="2019-12-01T01:33:00Z">
              <w:tcPr>
                <w:tcW w:w="1545" w:type="dxa"/>
                <w:tcBorders>
                  <w:top w:val="nil"/>
                  <w:left w:val="single" w:sz="8" w:space="0" w:color="000000"/>
                  <w:bottom w:val="single" w:sz="8" w:space="0" w:color="000000"/>
                  <w:right w:val="single" w:sz="8" w:space="0" w:color="000000"/>
                </w:tcBorders>
                <w:tcMar>
                  <w:top w:w="1" w:type="dxa"/>
                  <w:left w:w="1" w:type="dxa"/>
                  <w:bottom w:w="1" w:type="dxa"/>
                  <w:right w:w="1" w:type="dxa"/>
                </w:tcMar>
                <w:vAlign w:val="bottom"/>
              </w:tcPr>
            </w:tcPrChange>
          </w:tcPr>
          <w:p w14:paraId="0B33D657" w14:textId="77777777" w:rsidR="00714E5C" w:rsidRPr="009C09D9" w:rsidRDefault="00AB58E9">
            <w:pPr>
              <w:spacing w:before="240"/>
              <w:jc w:val="center"/>
              <w:rPr>
                <w:rFonts w:ascii="Times New Roman" w:eastAsia="Times New Roman" w:hAnsi="Times New Roman" w:cs="Times New Roman"/>
              </w:rPr>
            </w:pPr>
            <w:r w:rsidRPr="009C09D9">
              <w:rPr>
                <w:rFonts w:ascii="Times New Roman" w:eastAsia="Times New Roman" w:hAnsi="Times New Roman" w:cs="Times New Roman"/>
              </w:rPr>
              <w:t>8</w:t>
            </w:r>
          </w:p>
        </w:tc>
        <w:tc>
          <w:tcPr>
            <w:tcW w:w="1590" w:type="dxa"/>
            <w:tcBorders>
              <w:top w:val="nil"/>
              <w:left w:val="nil"/>
              <w:bottom w:val="single" w:sz="8" w:space="0" w:color="000000"/>
              <w:right w:val="single" w:sz="8" w:space="0" w:color="000000"/>
            </w:tcBorders>
            <w:tcMar>
              <w:top w:w="1" w:type="dxa"/>
              <w:left w:w="1" w:type="dxa"/>
              <w:bottom w:w="1" w:type="dxa"/>
              <w:right w:w="1" w:type="dxa"/>
            </w:tcMar>
            <w:tcPrChange w:id="3042" w:author="Maria Paola Fonseca Paez" w:date="2019-12-01T01:33:00Z">
              <w:tcPr>
                <w:tcW w:w="1590" w:type="dxa"/>
                <w:tcBorders>
                  <w:top w:val="nil"/>
                  <w:left w:val="nil"/>
                  <w:bottom w:val="single" w:sz="8" w:space="0" w:color="000000"/>
                  <w:right w:val="single" w:sz="8" w:space="0" w:color="000000"/>
                </w:tcBorders>
                <w:tcMar>
                  <w:top w:w="1" w:type="dxa"/>
                  <w:left w:w="1" w:type="dxa"/>
                  <w:bottom w:w="1" w:type="dxa"/>
                  <w:right w:w="1" w:type="dxa"/>
                </w:tcMar>
              </w:tcPr>
            </w:tcPrChange>
          </w:tcPr>
          <w:p w14:paraId="5EB289C4" w14:textId="77777777" w:rsidR="00714E5C" w:rsidRPr="009C09D9" w:rsidRDefault="00AB58E9">
            <w:pPr>
              <w:spacing w:before="240"/>
              <w:rPr>
                <w:rFonts w:ascii="Times New Roman" w:eastAsia="Times New Roman" w:hAnsi="Times New Roman" w:cs="Times New Roman"/>
              </w:rPr>
            </w:pPr>
            <w:proofErr w:type="spellStart"/>
            <w:r w:rsidRPr="009C09D9">
              <w:rPr>
                <w:rFonts w:ascii="Times New Roman" w:eastAsia="Times New Roman" w:hAnsi="Times New Roman" w:cs="Times New Roman"/>
              </w:rPr>
              <w:t>Xs</w:t>
            </w:r>
            <w:proofErr w:type="spellEnd"/>
            <w:r w:rsidRPr="009C09D9">
              <w:rPr>
                <w:rFonts w:ascii="Times New Roman" w:eastAsia="Times New Roman" w:hAnsi="Times New Roman" w:cs="Times New Roman"/>
              </w:rPr>
              <w:t>:</w:t>
            </w:r>
          </w:p>
        </w:tc>
        <w:tc>
          <w:tcPr>
            <w:tcW w:w="1530" w:type="dxa"/>
            <w:tcBorders>
              <w:top w:val="nil"/>
              <w:left w:val="nil"/>
              <w:bottom w:val="single" w:sz="8" w:space="0" w:color="000000"/>
              <w:right w:val="single" w:sz="8" w:space="0" w:color="000000"/>
            </w:tcBorders>
            <w:tcMar>
              <w:top w:w="1" w:type="dxa"/>
              <w:left w:w="1" w:type="dxa"/>
              <w:bottom w:w="1" w:type="dxa"/>
              <w:right w:w="1" w:type="dxa"/>
            </w:tcMar>
            <w:tcPrChange w:id="3043" w:author="Maria Paola Fonseca Paez" w:date="2019-12-01T01:33:00Z">
              <w:tcPr>
                <w:tcW w:w="1530" w:type="dxa"/>
                <w:tcBorders>
                  <w:top w:val="nil"/>
                  <w:left w:val="nil"/>
                  <w:bottom w:val="single" w:sz="8" w:space="0" w:color="000000"/>
                  <w:right w:val="single" w:sz="8" w:space="0" w:color="000000"/>
                </w:tcBorders>
                <w:tcMar>
                  <w:top w:w="1" w:type="dxa"/>
                  <w:left w:w="1" w:type="dxa"/>
                  <w:bottom w:w="1" w:type="dxa"/>
                  <w:right w:w="1" w:type="dxa"/>
                </w:tcMar>
              </w:tcPr>
            </w:tcPrChange>
          </w:tcPr>
          <w:p w14:paraId="025C0CF5" w14:textId="77777777" w:rsidR="00714E5C" w:rsidRPr="009C09D9" w:rsidRDefault="00AB58E9">
            <w:pPr>
              <w:spacing w:before="240"/>
              <w:rPr>
                <w:rFonts w:ascii="Times New Roman" w:eastAsia="Times New Roman" w:hAnsi="Times New Roman" w:cs="Times New Roman"/>
              </w:rPr>
            </w:pPr>
            <w:proofErr w:type="spellStart"/>
            <w:r w:rsidRPr="009C09D9">
              <w:rPr>
                <w:rFonts w:ascii="Times New Roman" w:eastAsia="Times New Roman" w:hAnsi="Times New Roman" w:cs="Times New Roman"/>
              </w:rPr>
              <w:t>Xs</w:t>
            </w:r>
            <w:proofErr w:type="spellEnd"/>
            <w:r w:rsidRPr="009C09D9">
              <w:rPr>
                <w:rFonts w:ascii="Times New Roman" w:eastAsia="Times New Roman" w:hAnsi="Times New Roman" w:cs="Times New Roman"/>
              </w:rPr>
              <w:t>:</w:t>
            </w:r>
          </w:p>
        </w:tc>
        <w:tc>
          <w:tcPr>
            <w:tcW w:w="1410" w:type="dxa"/>
            <w:tcBorders>
              <w:top w:val="nil"/>
              <w:left w:val="nil"/>
              <w:bottom w:val="single" w:sz="8" w:space="0" w:color="000000"/>
              <w:right w:val="single" w:sz="8" w:space="0" w:color="000000"/>
            </w:tcBorders>
            <w:tcMar>
              <w:top w:w="1" w:type="dxa"/>
              <w:left w:w="1" w:type="dxa"/>
              <w:bottom w:w="1" w:type="dxa"/>
              <w:right w:w="1" w:type="dxa"/>
            </w:tcMar>
            <w:tcPrChange w:id="3044" w:author="Maria Paola Fonseca Paez" w:date="2019-12-01T01:33:00Z">
              <w:tcPr>
                <w:tcW w:w="1410" w:type="dxa"/>
                <w:tcBorders>
                  <w:top w:val="nil"/>
                  <w:left w:val="nil"/>
                  <w:bottom w:val="single" w:sz="8" w:space="0" w:color="000000"/>
                  <w:right w:val="single" w:sz="8" w:space="0" w:color="000000"/>
                </w:tcBorders>
                <w:tcMar>
                  <w:top w:w="1" w:type="dxa"/>
                  <w:left w:w="1" w:type="dxa"/>
                  <w:bottom w:w="1" w:type="dxa"/>
                  <w:right w:w="1" w:type="dxa"/>
                </w:tcMar>
              </w:tcPr>
            </w:tcPrChange>
          </w:tcPr>
          <w:p w14:paraId="2069C3EF" w14:textId="77777777" w:rsidR="00714E5C" w:rsidRPr="009C09D9" w:rsidRDefault="00AB58E9">
            <w:pPr>
              <w:spacing w:before="240"/>
              <w:rPr>
                <w:rFonts w:ascii="Times New Roman" w:eastAsia="Times New Roman" w:hAnsi="Times New Roman" w:cs="Times New Roman"/>
              </w:rPr>
            </w:pPr>
            <w:proofErr w:type="spellStart"/>
            <w:r w:rsidRPr="009C09D9">
              <w:rPr>
                <w:rFonts w:ascii="Times New Roman" w:eastAsia="Times New Roman" w:hAnsi="Times New Roman" w:cs="Times New Roman"/>
              </w:rPr>
              <w:t>Xs</w:t>
            </w:r>
            <w:proofErr w:type="spellEnd"/>
            <w:r w:rsidRPr="009C09D9">
              <w:rPr>
                <w:rFonts w:ascii="Times New Roman" w:eastAsia="Times New Roman" w:hAnsi="Times New Roman" w:cs="Times New Roman"/>
              </w:rPr>
              <w:t>:</w:t>
            </w:r>
          </w:p>
        </w:tc>
        <w:tc>
          <w:tcPr>
            <w:tcW w:w="1500" w:type="dxa"/>
            <w:tcBorders>
              <w:top w:val="nil"/>
              <w:left w:val="nil"/>
              <w:bottom w:val="single" w:sz="8" w:space="0" w:color="000000"/>
              <w:right w:val="single" w:sz="8" w:space="0" w:color="000000"/>
            </w:tcBorders>
            <w:tcMar>
              <w:top w:w="1" w:type="dxa"/>
              <w:left w:w="1" w:type="dxa"/>
              <w:bottom w:w="1" w:type="dxa"/>
              <w:right w:w="1" w:type="dxa"/>
            </w:tcMar>
            <w:tcPrChange w:id="3045" w:author="Maria Paola Fonseca Paez" w:date="2019-12-01T01:33:00Z">
              <w:tcPr>
                <w:tcW w:w="1500" w:type="dxa"/>
                <w:tcBorders>
                  <w:top w:val="nil"/>
                  <w:left w:val="nil"/>
                  <w:bottom w:val="single" w:sz="8" w:space="0" w:color="000000"/>
                  <w:right w:val="single" w:sz="8" w:space="0" w:color="000000"/>
                </w:tcBorders>
                <w:tcMar>
                  <w:top w:w="1" w:type="dxa"/>
                  <w:left w:w="1" w:type="dxa"/>
                  <w:bottom w:w="1" w:type="dxa"/>
                  <w:right w:w="1" w:type="dxa"/>
                </w:tcMar>
              </w:tcPr>
            </w:tcPrChange>
          </w:tcPr>
          <w:p w14:paraId="148E72C2" w14:textId="77777777" w:rsidR="00714E5C" w:rsidRPr="009C09D9" w:rsidRDefault="00AB58E9">
            <w:pPr>
              <w:keepNext/>
              <w:spacing w:before="240"/>
              <w:rPr>
                <w:rFonts w:ascii="Times New Roman" w:eastAsia="Times New Roman" w:hAnsi="Times New Roman" w:cs="Times New Roman"/>
              </w:rPr>
              <w:pPrChange w:id="3046" w:author="Maria Paola Fonseca Paez" w:date="2019-12-01T01:33:00Z">
                <w:pPr>
                  <w:spacing w:before="240"/>
                </w:pPr>
              </w:pPrChange>
            </w:pPr>
            <w:proofErr w:type="spellStart"/>
            <w:r w:rsidRPr="009C09D9">
              <w:rPr>
                <w:rFonts w:ascii="Times New Roman" w:eastAsia="Times New Roman" w:hAnsi="Times New Roman" w:cs="Times New Roman"/>
              </w:rPr>
              <w:t>Xs</w:t>
            </w:r>
            <w:proofErr w:type="spellEnd"/>
            <w:r w:rsidRPr="009C09D9">
              <w:rPr>
                <w:rFonts w:ascii="Times New Roman" w:eastAsia="Times New Roman" w:hAnsi="Times New Roman" w:cs="Times New Roman"/>
              </w:rPr>
              <w:t>:</w:t>
            </w:r>
          </w:p>
        </w:tc>
      </w:tr>
    </w:tbl>
    <w:p w14:paraId="09FF0569" w14:textId="4BD5F3ED" w:rsidR="00714E5C" w:rsidRPr="003F446A" w:rsidRDefault="00BF2E6F">
      <w:pPr>
        <w:pStyle w:val="Descripcin"/>
        <w:jc w:val="center"/>
        <w:rPr>
          <w:rFonts w:ascii="Times New Roman" w:eastAsia="Times New Roman" w:hAnsi="Times New Roman" w:cs="Times New Roman"/>
          <w:rPrChange w:id="3047" w:author="Maria Paola Fonseca Paez" w:date="2019-12-01T01:33:00Z">
            <w:rPr>
              <w:rFonts w:ascii="Times New Roman" w:eastAsia="Times New Roman" w:hAnsi="Times New Roman" w:cs="Times New Roman"/>
            </w:rPr>
          </w:rPrChange>
        </w:rPr>
        <w:pPrChange w:id="3048" w:author="Maria Paola Fonseca Paez" w:date="2019-12-01T01:33:00Z">
          <w:pPr>
            <w:jc w:val="both"/>
          </w:pPr>
        </w:pPrChange>
      </w:pPr>
      <w:bookmarkStart w:id="3049" w:name="_Ref26056540"/>
      <w:ins w:id="3050" w:author="Maria Paola Fonseca Paez" w:date="2019-12-01T01:33:00Z">
        <w:r w:rsidRPr="003F446A">
          <w:rPr>
            <w:rFonts w:ascii="Times New Roman" w:hAnsi="Times New Roman" w:cs="Times New Roman"/>
            <w:color w:val="auto"/>
            <w:rPrChange w:id="3051" w:author="Maria Paola Fonseca Paez" w:date="2019-12-01T01:33:00Z">
              <w:rPr>
                <w:i/>
                <w:iCs/>
              </w:rPr>
            </w:rPrChange>
          </w:rPr>
          <w:t xml:space="preserve">Figura </w:t>
        </w:r>
        <w:r w:rsidRPr="003F446A">
          <w:rPr>
            <w:rFonts w:ascii="Times New Roman" w:hAnsi="Times New Roman" w:cs="Times New Roman"/>
            <w:color w:val="auto"/>
            <w:rPrChange w:id="3052" w:author="Maria Paola Fonseca Paez" w:date="2019-12-01T01:33:00Z">
              <w:rPr>
                <w:i/>
                <w:iCs/>
              </w:rPr>
            </w:rPrChange>
          </w:rPr>
          <w:fldChar w:fldCharType="begin"/>
        </w:r>
        <w:r w:rsidRPr="003F446A">
          <w:rPr>
            <w:rFonts w:ascii="Times New Roman" w:hAnsi="Times New Roman" w:cs="Times New Roman"/>
            <w:color w:val="auto"/>
            <w:rPrChange w:id="3053" w:author="Maria Paola Fonseca Paez" w:date="2019-12-01T01:33:00Z">
              <w:rPr>
                <w:i/>
                <w:iCs/>
              </w:rPr>
            </w:rPrChange>
          </w:rPr>
          <w:instrText xml:space="preserve"> SEQ Figura \* ARABIC </w:instrText>
        </w:r>
      </w:ins>
      <w:r w:rsidRPr="003F446A">
        <w:rPr>
          <w:rFonts w:ascii="Times New Roman" w:hAnsi="Times New Roman" w:cs="Times New Roman"/>
          <w:color w:val="auto"/>
          <w:rPrChange w:id="3054" w:author="Maria Paola Fonseca Paez" w:date="2019-12-01T01:33:00Z">
            <w:rPr>
              <w:i/>
              <w:iCs/>
            </w:rPr>
          </w:rPrChange>
        </w:rPr>
        <w:fldChar w:fldCharType="separate"/>
      </w:r>
      <w:ins w:id="3055" w:author="Maria Paola Fonseca Paez" w:date="2019-12-01T03:44:00Z">
        <w:r w:rsidR="00025C63">
          <w:rPr>
            <w:rFonts w:ascii="Times New Roman" w:hAnsi="Times New Roman" w:cs="Times New Roman"/>
            <w:noProof/>
            <w:color w:val="auto"/>
          </w:rPr>
          <w:t>13</w:t>
        </w:r>
      </w:ins>
      <w:ins w:id="3056" w:author="Maria Paola Fonseca Paez" w:date="2019-12-01T01:33:00Z">
        <w:r w:rsidRPr="003F446A">
          <w:rPr>
            <w:rFonts w:ascii="Times New Roman" w:hAnsi="Times New Roman" w:cs="Times New Roman"/>
            <w:color w:val="auto"/>
            <w:rPrChange w:id="3057" w:author="Maria Paola Fonseca Paez" w:date="2019-12-01T01:33:00Z">
              <w:rPr>
                <w:i/>
                <w:iCs/>
              </w:rPr>
            </w:rPrChange>
          </w:rPr>
          <w:fldChar w:fldCharType="end"/>
        </w:r>
        <w:bookmarkEnd w:id="3049"/>
        <w:r w:rsidRPr="003F446A">
          <w:rPr>
            <w:rFonts w:ascii="Times New Roman" w:hAnsi="Times New Roman" w:cs="Times New Roman"/>
            <w:color w:val="auto"/>
            <w:rPrChange w:id="3058" w:author="Maria Paola Fonseca Paez" w:date="2019-12-01T01:33:00Z">
              <w:rPr>
                <w:i/>
                <w:iCs/>
              </w:rPr>
            </w:rPrChange>
          </w:rPr>
          <w:t xml:space="preserve">. Tabla de valores del contador inicial de la unidad de tiempo por bloque de ceros por </w:t>
        </w:r>
        <w:r w:rsidR="003F446A" w:rsidRPr="003F446A">
          <w:rPr>
            <w:rFonts w:ascii="Times New Roman" w:hAnsi="Times New Roman" w:cs="Times New Roman"/>
            <w:color w:val="auto"/>
            <w:rPrChange w:id="3059" w:author="Maria Paola Fonseca Paez" w:date="2019-12-01T01:33:00Z">
              <w:rPr>
                <w:rFonts w:ascii="Times New Roman" w:hAnsi="Times New Roman" w:cs="Times New Roman"/>
                <w:i/>
                <w:iCs/>
              </w:rPr>
            </w:rPrChange>
          </w:rPr>
          <w:t>número</w:t>
        </w:r>
        <w:r w:rsidRPr="003F446A">
          <w:rPr>
            <w:rFonts w:ascii="Times New Roman" w:hAnsi="Times New Roman" w:cs="Times New Roman"/>
            <w:color w:val="auto"/>
            <w:rPrChange w:id="3060" w:author="Maria Paola Fonseca Paez" w:date="2019-12-01T01:33:00Z">
              <w:rPr>
                <w:i/>
                <w:iCs/>
              </w:rPr>
            </w:rPrChange>
          </w:rPr>
          <w:t xml:space="preserve"> de ceros.</w:t>
        </w:r>
      </w:ins>
    </w:p>
    <w:p w14:paraId="177F3802" w14:textId="77777777" w:rsidR="00714E5C" w:rsidRPr="009C09D9" w:rsidRDefault="00714E5C">
      <w:pPr>
        <w:jc w:val="both"/>
        <w:rPr>
          <w:rFonts w:ascii="Times New Roman" w:eastAsia="Times New Roman" w:hAnsi="Times New Roman" w:cs="Times New Roman"/>
        </w:rPr>
      </w:pPr>
    </w:p>
    <w:p w14:paraId="0694544F" w14:textId="5B7C6C3C" w:rsidR="00714E5C" w:rsidRPr="009C09D9" w:rsidRDefault="003F446A">
      <w:pPr>
        <w:jc w:val="both"/>
        <w:rPr>
          <w:rFonts w:ascii="Times New Roman" w:eastAsia="Times New Roman" w:hAnsi="Times New Roman" w:cs="Times New Roman"/>
        </w:rPr>
      </w:pPr>
      <w:ins w:id="3061" w:author="Maria Paola Fonseca Paez" w:date="2019-12-01T01:34:00Z">
        <w:r>
          <w:rPr>
            <w:rFonts w:ascii="Times New Roman" w:eastAsia="Times New Roman" w:hAnsi="Times New Roman" w:cs="Times New Roman"/>
          </w:rPr>
          <w:t>La realización de este subsistema</w:t>
        </w:r>
      </w:ins>
      <w:del w:id="3062" w:author="Maria Paola Fonseca Paez" w:date="2019-12-01T01:34:00Z">
        <w:r w:rsidR="00AB58E9" w:rsidRPr="009C09D9" w:rsidDel="003F446A">
          <w:rPr>
            <w:rFonts w:ascii="Times New Roman" w:eastAsia="Times New Roman" w:hAnsi="Times New Roman" w:cs="Times New Roman"/>
          </w:rPr>
          <w:delText xml:space="preserve">Este bloque se realizó </w:delText>
        </w:r>
      </w:del>
      <w:ins w:id="3063" w:author="Maria Paola Fonseca Paez" w:date="2019-12-01T01:34:00Z">
        <w:r>
          <w:rPr>
            <w:rFonts w:ascii="Times New Roman" w:eastAsia="Times New Roman" w:hAnsi="Times New Roman" w:cs="Times New Roman"/>
          </w:rPr>
          <w:t xml:space="preserve"> se llevó a cabo </w:t>
        </w:r>
      </w:ins>
      <w:r w:rsidR="00AB58E9" w:rsidRPr="009C09D9">
        <w:rPr>
          <w:rFonts w:ascii="Times New Roman" w:eastAsia="Times New Roman" w:hAnsi="Times New Roman" w:cs="Times New Roman"/>
        </w:rPr>
        <w:t>por medio de distintos contadores:</w:t>
      </w:r>
    </w:p>
    <w:p w14:paraId="03731B4B" w14:textId="77777777" w:rsidR="00714E5C" w:rsidRPr="009C09D9" w:rsidRDefault="00714E5C">
      <w:pPr>
        <w:jc w:val="both"/>
        <w:rPr>
          <w:rFonts w:ascii="Times New Roman" w:eastAsia="Times New Roman" w:hAnsi="Times New Roman" w:cs="Times New Roman"/>
        </w:rPr>
      </w:pPr>
    </w:p>
    <w:p w14:paraId="71EAAF62" w14:textId="42B0505C"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b/>
        </w:rPr>
        <w:t xml:space="preserve">Contador </w:t>
      </w:r>
      <w:proofErr w:type="spellStart"/>
      <w:r w:rsidRPr="009C09D9">
        <w:rPr>
          <w:rFonts w:ascii="Times New Roman" w:eastAsia="Times New Roman" w:hAnsi="Times New Roman" w:cs="Times New Roman"/>
          <w:b/>
        </w:rPr>
        <w:t>Xs</w:t>
      </w:r>
      <w:proofErr w:type="spellEnd"/>
      <w:r w:rsidRPr="009C09D9">
        <w:rPr>
          <w:rFonts w:ascii="Times New Roman" w:eastAsia="Times New Roman" w:hAnsi="Times New Roman" w:cs="Times New Roman"/>
          <w:b/>
        </w:rPr>
        <w:t xml:space="preserve">: </w:t>
      </w:r>
      <w:r w:rsidRPr="009C09D9">
        <w:rPr>
          <w:rFonts w:ascii="Times New Roman" w:eastAsia="Times New Roman" w:hAnsi="Times New Roman" w:cs="Times New Roman"/>
        </w:rPr>
        <w:t xml:space="preserve">Este contador se realizó inicialmente para una cuenta 100 conteos de reloj, lo que equivale a 1 </w:t>
      </w:r>
      <w:ins w:id="3064" w:author="Maria Paola Fonseca Paez" w:date="2019-12-01T01:34:00Z">
        <w:r w:rsidR="003F446A" w:rsidRPr="00BF2E6F">
          <w:rPr>
            <w:rFonts w:ascii="Times New Roman" w:eastAsia="Times New Roman" w:hAnsi="Times New Roman" w:cs="Times New Roman"/>
          </w:rPr>
          <w:t>µ</w:t>
        </w:r>
      </w:ins>
      <w:del w:id="3065" w:author="Maria Paola Fonseca Paez" w:date="2019-12-01T01:34:00Z">
        <w:r w:rsidRPr="009C09D9" w:rsidDel="003F446A">
          <w:rPr>
            <w:rFonts w:ascii="Times New Roman" w:eastAsia="Times New Roman" w:hAnsi="Times New Roman" w:cs="Times New Roman"/>
          </w:rPr>
          <w:delText>u</w:delText>
        </w:r>
      </w:del>
      <w:r w:rsidRPr="009C09D9">
        <w:rPr>
          <w:rFonts w:ascii="Times New Roman" w:eastAsia="Times New Roman" w:hAnsi="Times New Roman" w:cs="Times New Roman"/>
        </w:rPr>
        <w:t xml:space="preserve">s, el cual al llegar a </w:t>
      </w:r>
      <w:del w:id="3066" w:author="Maria Paola Fonseca Paez" w:date="2019-12-01T01:34:00Z">
        <w:r w:rsidRPr="009C09D9" w:rsidDel="003F446A">
          <w:rPr>
            <w:rFonts w:ascii="Times New Roman" w:eastAsia="Times New Roman" w:hAnsi="Times New Roman" w:cs="Times New Roman"/>
          </w:rPr>
          <w:delText>1us</w:delText>
        </w:r>
      </w:del>
      <w:ins w:id="3067" w:author="Maria Paola Fonseca Paez" w:date="2019-12-01T01:34:00Z">
        <w:r w:rsidR="003F446A">
          <w:rPr>
            <w:rFonts w:ascii="Times New Roman" w:eastAsia="Times New Roman" w:hAnsi="Times New Roman" w:cs="Times New Roman"/>
          </w:rPr>
          <w:t>su máximo,</w:t>
        </w:r>
      </w:ins>
      <w:r w:rsidRPr="009C09D9">
        <w:rPr>
          <w:rFonts w:ascii="Times New Roman" w:eastAsia="Times New Roman" w:hAnsi="Times New Roman" w:cs="Times New Roman"/>
        </w:rPr>
        <w:t xml:space="preserve"> activa una bandera que es el </w:t>
      </w:r>
      <w:ins w:id="3068" w:author="Maria Paola Fonseca Paez" w:date="2019-12-01T01:34:00Z">
        <w:r w:rsidR="003F446A">
          <w:rPr>
            <w:rFonts w:ascii="Times New Roman" w:eastAsia="Times New Roman" w:hAnsi="Times New Roman" w:cs="Times New Roman"/>
          </w:rPr>
          <w:t>habilitador de conteos</w:t>
        </w:r>
      </w:ins>
      <w:del w:id="3069" w:author="Maria Paola Fonseca Paez" w:date="2019-12-01T01:34:00Z">
        <w:r w:rsidRPr="009C09D9" w:rsidDel="003F446A">
          <w:rPr>
            <w:rFonts w:ascii="Times New Roman" w:eastAsia="Times New Roman" w:hAnsi="Times New Roman" w:cs="Times New Roman"/>
          </w:rPr>
          <w:delText>enable</w:delText>
        </w:r>
      </w:del>
      <w:r w:rsidRPr="009C09D9">
        <w:rPr>
          <w:rFonts w:ascii="Times New Roman" w:eastAsia="Times New Roman" w:hAnsi="Times New Roman" w:cs="Times New Roman"/>
        </w:rPr>
        <w:t xml:space="preserve"> del siguiente contador</w:t>
      </w:r>
      <w:del w:id="3070" w:author="Maria Paola Fonseca Paez" w:date="2019-12-01T01:34:00Z">
        <w:r w:rsidRPr="009C09D9" w:rsidDel="003F446A">
          <w:rPr>
            <w:rFonts w:ascii="Times New Roman" w:eastAsia="Times New Roman" w:hAnsi="Times New Roman" w:cs="Times New Roman"/>
          </w:rPr>
          <w:delText>,</w:delText>
        </w:r>
      </w:del>
      <w:ins w:id="3071" w:author="Maria Paola Fonseca Paez" w:date="2019-12-01T01:34:00Z">
        <w:r w:rsidR="003F446A">
          <w:rPr>
            <w:rFonts w:ascii="Times New Roman" w:eastAsia="Times New Roman" w:hAnsi="Times New Roman" w:cs="Times New Roman"/>
          </w:rPr>
          <w:t>.</w:t>
        </w:r>
      </w:ins>
      <w:ins w:id="3072" w:author="Maria Paola Fonseca Paez" w:date="2019-12-01T01:35:00Z">
        <w:r w:rsidR="003F446A">
          <w:rPr>
            <w:rFonts w:ascii="Times New Roman" w:eastAsia="Times New Roman" w:hAnsi="Times New Roman" w:cs="Times New Roman"/>
          </w:rPr>
          <w:t xml:space="preserve"> </w:t>
        </w:r>
      </w:ins>
      <w:del w:id="3073" w:author="Maria Paola Fonseca Paez" w:date="2019-12-01T01:35:00Z">
        <w:r w:rsidRPr="009C09D9" w:rsidDel="003F446A">
          <w:rPr>
            <w:rFonts w:ascii="Times New Roman" w:eastAsia="Times New Roman" w:hAnsi="Times New Roman" w:cs="Times New Roman"/>
          </w:rPr>
          <w:delText xml:space="preserve"> pero luego cambio el parámetro de los conteos hasta llegar a ____</w:delText>
        </w:r>
      </w:del>
      <w:ins w:id="3074" w:author="Maria Paola Fonseca Paez" w:date="2019-12-01T01:35:00Z">
        <w:r w:rsidR="003F446A">
          <w:rPr>
            <w:rFonts w:ascii="Times New Roman" w:eastAsia="Times New Roman" w:hAnsi="Times New Roman" w:cs="Times New Roman"/>
          </w:rPr>
          <w:t xml:space="preserve">Posteriormente se editó como se indica en la </w:t>
        </w:r>
        <w:r w:rsidR="003F446A">
          <w:rPr>
            <w:rFonts w:ascii="Times New Roman" w:eastAsia="Times New Roman" w:hAnsi="Times New Roman" w:cs="Times New Roman"/>
          </w:rPr>
          <w:fldChar w:fldCharType="begin"/>
        </w:r>
        <w:r w:rsidR="003F446A">
          <w:rPr>
            <w:rFonts w:ascii="Times New Roman" w:eastAsia="Times New Roman" w:hAnsi="Times New Roman" w:cs="Times New Roman"/>
          </w:rPr>
          <w:instrText xml:space="preserve"> REF _Ref26056540 \h </w:instrText>
        </w:r>
      </w:ins>
      <w:r w:rsidR="003F446A">
        <w:rPr>
          <w:rFonts w:ascii="Times New Roman" w:eastAsia="Times New Roman" w:hAnsi="Times New Roman" w:cs="Times New Roman"/>
        </w:rPr>
      </w:r>
      <w:r w:rsidR="003F446A">
        <w:rPr>
          <w:rFonts w:ascii="Times New Roman" w:eastAsia="Times New Roman" w:hAnsi="Times New Roman" w:cs="Times New Roman"/>
        </w:rPr>
        <w:fldChar w:fldCharType="separate"/>
      </w:r>
      <w:ins w:id="3075" w:author="Maria Paola Fonseca Paez" w:date="2019-12-01T01:35:00Z">
        <w:r w:rsidR="003F446A" w:rsidRPr="003F446A">
          <w:rPr>
            <w:rFonts w:ascii="Times New Roman" w:hAnsi="Times New Roman" w:cs="Times New Roman"/>
            <w:rPrChange w:id="3076" w:author="Maria Paola Fonseca Paez" w:date="2019-12-01T01:33:00Z">
              <w:rPr/>
            </w:rPrChange>
          </w:rPr>
          <w:t xml:space="preserve">Figura </w:t>
        </w:r>
        <w:r w:rsidR="003F446A" w:rsidRPr="003F446A">
          <w:rPr>
            <w:rFonts w:ascii="Times New Roman" w:hAnsi="Times New Roman" w:cs="Times New Roman"/>
            <w:noProof/>
            <w:rPrChange w:id="3077" w:author="Maria Paola Fonseca Paez" w:date="2019-12-01T01:33:00Z">
              <w:rPr>
                <w:noProof/>
              </w:rPr>
            </w:rPrChange>
          </w:rPr>
          <w:t>13</w:t>
        </w:r>
        <w:r w:rsidR="003F446A">
          <w:rPr>
            <w:rFonts w:ascii="Times New Roman" w:eastAsia="Times New Roman" w:hAnsi="Times New Roman" w:cs="Times New Roman"/>
          </w:rPr>
          <w:fldChar w:fldCharType="end"/>
        </w:r>
      </w:ins>
      <w:r w:rsidRPr="009C09D9">
        <w:rPr>
          <w:rFonts w:ascii="Times New Roman" w:eastAsia="Times New Roman" w:hAnsi="Times New Roman" w:cs="Times New Roman"/>
        </w:rPr>
        <w:t>.</w:t>
      </w:r>
    </w:p>
    <w:p w14:paraId="53574A12" w14:textId="77777777" w:rsidR="00714E5C" w:rsidRPr="009C09D9" w:rsidRDefault="00714E5C">
      <w:pPr>
        <w:jc w:val="both"/>
        <w:rPr>
          <w:rFonts w:ascii="Times New Roman" w:eastAsia="Times New Roman" w:hAnsi="Times New Roman" w:cs="Times New Roman"/>
          <w:b/>
        </w:rPr>
      </w:pPr>
    </w:p>
    <w:p w14:paraId="56C17DF6" w14:textId="7142AB77"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b/>
        </w:rPr>
        <w:t xml:space="preserve">Contador X0s: </w:t>
      </w:r>
      <w:r w:rsidRPr="009C09D9">
        <w:rPr>
          <w:rFonts w:ascii="Times New Roman" w:eastAsia="Times New Roman" w:hAnsi="Times New Roman" w:cs="Times New Roman"/>
        </w:rPr>
        <w:t xml:space="preserve">Este contador tiene como </w:t>
      </w:r>
      <w:del w:id="3078" w:author="Maria Paola Fonseca Paez" w:date="2019-12-01T01:35:00Z">
        <w:r w:rsidRPr="009C09D9" w:rsidDel="003F446A">
          <w:rPr>
            <w:rFonts w:ascii="Times New Roman" w:eastAsia="Times New Roman" w:hAnsi="Times New Roman" w:cs="Times New Roman"/>
          </w:rPr>
          <w:delText xml:space="preserve">enable </w:delText>
        </w:r>
      </w:del>
      <w:ins w:id="3079" w:author="Maria Paola Fonseca Paez" w:date="2019-12-01T01:35:00Z">
        <w:r w:rsidR="003F446A">
          <w:rPr>
            <w:rFonts w:ascii="Times New Roman" w:eastAsia="Times New Roman" w:hAnsi="Times New Roman" w:cs="Times New Roman"/>
          </w:rPr>
          <w:t>habilitador</w:t>
        </w:r>
        <w:r w:rsidR="003F446A"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la bandera de 1</w:t>
      </w:r>
      <w:ins w:id="3080" w:author="Maria Paola Fonseca Paez" w:date="2019-12-01T01:37:00Z">
        <w:r w:rsidR="003F446A">
          <w:rPr>
            <w:rFonts w:ascii="Times New Roman" w:eastAsia="Times New Roman" w:hAnsi="Times New Roman" w:cs="Times New Roman"/>
          </w:rPr>
          <w:t xml:space="preserve"> </w:t>
        </w:r>
      </w:ins>
      <w:ins w:id="3081" w:author="Maria Paola Fonseca Paez" w:date="2019-12-01T01:35:00Z">
        <w:r w:rsidR="003F446A" w:rsidRPr="00BF2E6F">
          <w:rPr>
            <w:rFonts w:ascii="Times New Roman" w:eastAsia="Times New Roman" w:hAnsi="Times New Roman" w:cs="Times New Roman"/>
          </w:rPr>
          <w:t>µ</w:t>
        </w:r>
      </w:ins>
      <w:del w:id="3082" w:author="Maria Paola Fonseca Paez" w:date="2019-12-01T01:35:00Z">
        <w:r w:rsidRPr="009C09D9" w:rsidDel="003F446A">
          <w:rPr>
            <w:rFonts w:ascii="Times New Roman" w:eastAsia="Times New Roman" w:hAnsi="Times New Roman" w:cs="Times New Roman"/>
          </w:rPr>
          <w:delText>u</w:delText>
        </w:r>
      </w:del>
      <w:r w:rsidRPr="009C09D9">
        <w:rPr>
          <w:rFonts w:ascii="Times New Roman" w:eastAsia="Times New Roman" w:hAnsi="Times New Roman" w:cs="Times New Roman"/>
        </w:rPr>
        <w:t>s</w:t>
      </w:r>
      <w:ins w:id="3083" w:author="Maria Paola Fonseca Paez" w:date="2019-12-01T01:35:00Z">
        <w:r w:rsidR="003F446A">
          <w:rPr>
            <w:rFonts w:ascii="Times New Roman" w:eastAsia="Times New Roman" w:hAnsi="Times New Roman" w:cs="Times New Roman"/>
          </w:rPr>
          <w:t>,</w:t>
        </w:r>
      </w:ins>
      <w:r w:rsidRPr="009C09D9">
        <w:rPr>
          <w:rFonts w:ascii="Times New Roman" w:eastAsia="Times New Roman" w:hAnsi="Times New Roman" w:cs="Times New Roman"/>
        </w:rPr>
        <w:t xml:space="preserve"> con </w:t>
      </w:r>
      <w:del w:id="3084" w:author="Maria Paola Fonseca Paez" w:date="2019-12-01T01:35:00Z">
        <w:r w:rsidRPr="009C09D9" w:rsidDel="003F446A">
          <w:rPr>
            <w:rFonts w:ascii="Times New Roman" w:eastAsia="Times New Roman" w:hAnsi="Times New Roman" w:cs="Times New Roman"/>
          </w:rPr>
          <w:delText>el</w:delText>
        </w:r>
      </w:del>
      <w:ins w:id="3085" w:author="Maria Paola Fonseca Paez" w:date="2019-12-01T01:35:00Z">
        <w:r w:rsidR="003F446A">
          <w:rPr>
            <w:rFonts w:ascii="Times New Roman" w:eastAsia="Times New Roman" w:hAnsi="Times New Roman" w:cs="Times New Roman"/>
          </w:rPr>
          <w:t>la</w:t>
        </w:r>
      </w:ins>
      <w:r w:rsidRPr="009C09D9">
        <w:rPr>
          <w:rFonts w:ascii="Times New Roman" w:eastAsia="Times New Roman" w:hAnsi="Times New Roman" w:cs="Times New Roman"/>
        </w:rPr>
        <w:t xml:space="preserve"> cual, al recibir dicha </w:t>
      </w:r>
      <w:del w:id="3086" w:author="Maria Paola Fonseca Paez" w:date="2019-12-01T01:35:00Z">
        <w:r w:rsidRPr="009C09D9" w:rsidDel="003F446A">
          <w:rPr>
            <w:rFonts w:ascii="Times New Roman" w:eastAsia="Times New Roman" w:hAnsi="Times New Roman" w:cs="Times New Roman"/>
          </w:rPr>
          <w:delText>bandera</w:delText>
        </w:r>
      </w:del>
      <w:ins w:id="3087" w:author="Maria Paola Fonseca Paez" w:date="2019-12-01T01:35:00Z">
        <w:r w:rsidR="003F446A">
          <w:rPr>
            <w:rFonts w:ascii="Times New Roman" w:eastAsia="Times New Roman" w:hAnsi="Times New Roman" w:cs="Times New Roman"/>
          </w:rPr>
          <w:t>señal</w:t>
        </w:r>
      </w:ins>
      <w:r w:rsidRPr="009C09D9">
        <w:rPr>
          <w:rFonts w:ascii="Times New Roman" w:eastAsia="Times New Roman" w:hAnsi="Times New Roman" w:cs="Times New Roman"/>
        </w:rPr>
        <w:t xml:space="preserve"> cuenta 1 vez</w:t>
      </w:r>
      <w:ins w:id="3088" w:author="Maria Paola Fonseca Paez" w:date="2019-12-01T01:36:00Z">
        <w:r w:rsidR="003F446A">
          <w:rPr>
            <w:rFonts w:ascii="Times New Roman" w:eastAsia="Times New Roman" w:hAnsi="Times New Roman" w:cs="Times New Roman"/>
          </w:rPr>
          <w:t xml:space="preserve"> en cada ocasión</w:t>
        </w:r>
      </w:ins>
      <w:del w:id="3089" w:author="Maria Paola Fonseca Paez" w:date="2019-12-01T01:36:00Z">
        <w:r w:rsidRPr="009C09D9" w:rsidDel="003F446A">
          <w:rPr>
            <w:rFonts w:ascii="Times New Roman" w:eastAsia="Times New Roman" w:hAnsi="Times New Roman" w:cs="Times New Roman"/>
          </w:rPr>
          <w:delText xml:space="preserve"> y así</w:delText>
        </w:r>
      </w:del>
      <w:r w:rsidRPr="009C09D9">
        <w:rPr>
          <w:rFonts w:ascii="Times New Roman" w:eastAsia="Times New Roman" w:hAnsi="Times New Roman" w:cs="Times New Roman"/>
        </w:rPr>
        <w:t xml:space="preserve"> hasta llegar a 9, </w:t>
      </w:r>
      <w:ins w:id="3090" w:author="Maria Paola Fonseca Paez" w:date="2019-12-01T01:36:00Z">
        <w:r w:rsidR="003F446A">
          <w:rPr>
            <w:rFonts w:ascii="Times New Roman" w:eastAsia="Times New Roman" w:hAnsi="Times New Roman" w:cs="Times New Roman"/>
          </w:rPr>
          <w:t>valor en el cu</w:t>
        </w:r>
      </w:ins>
      <w:del w:id="3091" w:author="Maria Paola Fonseca Paez" w:date="2019-12-01T01:36:00Z">
        <w:r w:rsidRPr="009C09D9" w:rsidDel="003F446A">
          <w:rPr>
            <w:rFonts w:ascii="Times New Roman" w:eastAsia="Times New Roman" w:hAnsi="Times New Roman" w:cs="Times New Roman"/>
          </w:rPr>
          <w:delText>el cu</w:delText>
        </w:r>
      </w:del>
      <w:r w:rsidRPr="009C09D9">
        <w:rPr>
          <w:rFonts w:ascii="Times New Roman" w:eastAsia="Times New Roman" w:hAnsi="Times New Roman" w:cs="Times New Roman"/>
        </w:rPr>
        <w:t>al activa una bandera cuando cuenta 9</w:t>
      </w:r>
      <w:ins w:id="3092" w:author="Maria Paola Fonseca Paez" w:date="2019-12-01T01:36:00Z">
        <w:r w:rsidR="003F446A">
          <w:rPr>
            <w:rFonts w:ascii="Times New Roman" w:eastAsia="Times New Roman" w:hAnsi="Times New Roman" w:cs="Times New Roman"/>
          </w:rPr>
          <w:t xml:space="preserve"> </w:t>
        </w:r>
        <w:r w:rsidR="003F446A" w:rsidRPr="00BF2E6F">
          <w:rPr>
            <w:rFonts w:ascii="Times New Roman" w:eastAsia="Times New Roman" w:hAnsi="Times New Roman" w:cs="Times New Roman"/>
          </w:rPr>
          <w:t>µ</w:t>
        </w:r>
      </w:ins>
      <w:del w:id="3093" w:author="Maria Paola Fonseca Paez" w:date="2019-12-01T01:36:00Z">
        <w:r w:rsidRPr="009C09D9" w:rsidDel="003F446A">
          <w:rPr>
            <w:rFonts w:ascii="Times New Roman" w:eastAsia="Times New Roman" w:hAnsi="Times New Roman" w:cs="Times New Roman"/>
          </w:rPr>
          <w:delText>u</w:delText>
        </w:r>
      </w:del>
      <w:r w:rsidRPr="009C09D9">
        <w:rPr>
          <w:rFonts w:ascii="Times New Roman" w:eastAsia="Times New Roman" w:hAnsi="Times New Roman" w:cs="Times New Roman"/>
        </w:rPr>
        <w:t>s</w:t>
      </w:r>
      <w:ins w:id="3094" w:author="Maria Paola Fonseca Paez" w:date="2019-12-01T01:36:00Z">
        <w:r w:rsidR="003F446A">
          <w:rPr>
            <w:rFonts w:ascii="Times New Roman" w:eastAsia="Times New Roman" w:hAnsi="Times New Roman" w:cs="Times New Roman"/>
          </w:rPr>
          <w:t>.</w:t>
        </w:r>
      </w:ins>
      <w:del w:id="3095" w:author="Maria Paola Fonseca Paez" w:date="2019-12-01T01:36:00Z">
        <w:r w:rsidRPr="009C09D9" w:rsidDel="003F446A">
          <w:rPr>
            <w:rFonts w:ascii="Times New Roman" w:eastAsia="Times New Roman" w:hAnsi="Times New Roman" w:cs="Times New Roman"/>
          </w:rPr>
          <w:delText>, pero luego cambio el parámetro de los conteos hasta llegar a ____.</w:delText>
        </w:r>
      </w:del>
    </w:p>
    <w:p w14:paraId="580A3602" w14:textId="77777777" w:rsidR="00714E5C" w:rsidRPr="009C09D9" w:rsidRDefault="00714E5C">
      <w:pPr>
        <w:jc w:val="both"/>
        <w:rPr>
          <w:rFonts w:ascii="Times New Roman" w:eastAsia="Times New Roman" w:hAnsi="Times New Roman" w:cs="Times New Roman"/>
          <w:b/>
        </w:rPr>
      </w:pPr>
    </w:p>
    <w:p w14:paraId="1AC6DD4B" w14:textId="02293A82" w:rsidR="00714E5C" w:rsidRPr="009C09D9" w:rsidRDefault="00AB58E9">
      <w:pPr>
        <w:jc w:val="both"/>
        <w:rPr>
          <w:rFonts w:ascii="Times New Roman" w:eastAsia="Times New Roman" w:hAnsi="Times New Roman" w:cs="Times New Roman"/>
          <w:b/>
        </w:rPr>
      </w:pPr>
      <w:r w:rsidRPr="009C09D9">
        <w:rPr>
          <w:rFonts w:ascii="Times New Roman" w:eastAsia="Times New Roman" w:hAnsi="Times New Roman" w:cs="Times New Roman"/>
          <w:b/>
        </w:rPr>
        <w:t xml:space="preserve">Contador X00s: </w:t>
      </w:r>
      <w:r w:rsidRPr="009C09D9">
        <w:rPr>
          <w:rFonts w:ascii="Times New Roman" w:eastAsia="Times New Roman" w:hAnsi="Times New Roman" w:cs="Times New Roman"/>
        </w:rPr>
        <w:t xml:space="preserve">Este contador tiene como </w:t>
      </w:r>
      <w:del w:id="3096" w:author="Maria Paola Fonseca Paez" w:date="2019-12-01T01:37:00Z">
        <w:r w:rsidRPr="009C09D9" w:rsidDel="003F446A">
          <w:rPr>
            <w:rFonts w:ascii="Times New Roman" w:eastAsia="Times New Roman" w:hAnsi="Times New Roman" w:cs="Times New Roman"/>
          </w:rPr>
          <w:delText xml:space="preserve">enable </w:delText>
        </w:r>
      </w:del>
      <w:ins w:id="3097" w:author="Maria Paola Fonseca Paez" w:date="2019-12-01T01:37:00Z">
        <w:r w:rsidR="003F446A">
          <w:rPr>
            <w:rFonts w:ascii="Times New Roman" w:eastAsia="Times New Roman" w:hAnsi="Times New Roman" w:cs="Times New Roman"/>
          </w:rPr>
          <w:t>habilitador</w:t>
        </w:r>
        <w:r w:rsidR="003F446A"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la bandera de 10</w:t>
      </w:r>
      <w:ins w:id="3098" w:author="Maria Paola Fonseca Paez" w:date="2019-12-01T01:37:00Z">
        <w:r w:rsidR="003F446A">
          <w:rPr>
            <w:rFonts w:ascii="Times New Roman" w:eastAsia="Times New Roman" w:hAnsi="Times New Roman" w:cs="Times New Roman"/>
          </w:rPr>
          <w:t xml:space="preserve"> </w:t>
        </w:r>
        <w:r w:rsidR="003F446A" w:rsidRPr="00BF2E6F">
          <w:rPr>
            <w:rFonts w:ascii="Times New Roman" w:eastAsia="Times New Roman" w:hAnsi="Times New Roman" w:cs="Times New Roman"/>
          </w:rPr>
          <w:t>µ</w:t>
        </w:r>
      </w:ins>
      <w:del w:id="3099" w:author="Maria Paola Fonseca Paez" w:date="2019-12-01T01:37:00Z">
        <w:r w:rsidRPr="009C09D9" w:rsidDel="003F446A">
          <w:rPr>
            <w:rFonts w:ascii="Times New Roman" w:eastAsia="Times New Roman" w:hAnsi="Times New Roman" w:cs="Times New Roman"/>
          </w:rPr>
          <w:delText>u</w:delText>
        </w:r>
      </w:del>
      <w:r w:rsidRPr="009C09D9">
        <w:rPr>
          <w:rFonts w:ascii="Times New Roman" w:eastAsia="Times New Roman" w:hAnsi="Times New Roman" w:cs="Times New Roman"/>
        </w:rPr>
        <w:t xml:space="preserve">s con el cual, al recibir dicha bandera cuenta 1 </w:t>
      </w:r>
      <w:ins w:id="3100" w:author="Maria Paola Fonseca Paez" w:date="2019-12-01T01:38:00Z">
        <w:r w:rsidR="003F446A" w:rsidRPr="009C09D9">
          <w:rPr>
            <w:rFonts w:ascii="Times New Roman" w:eastAsia="Times New Roman" w:hAnsi="Times New Roman" w:cs="Times New Roman"/>
          </w:rPr>
          <w:t>vez</w:t>
        </w:r>
        <w:r w:rsidR="003F446A">
          <w:rPr>
            <w:rFonts w:ascii="Times New Roman" w:eastAsia="Times New Roman" w:hAnsi="Times New Roman" w:cs="Times New Roman"/>
          </w:rPr>
          <w:t xml:space="preserve"> en cada ocasión</w:t>
        </w:r>
        <w:r w:rsidR="003F446A" w:rsidRPr="009C09D9">
          <w:rPr>
            <w:rFonts w:ascii="Times New Roman" w:eastAsia="Times New Roman" w:hAnsi="Times New Roman" w:cs="Times New Roman"/>
          </w:rPr>
          <w:t xml:space="preserve"> hasta llegar a </w:t>
        </w:r>
      </w:ins>
      <w:del w:id="3101" w:author="Maria Paola Fonseca Paez" w:date="2019-12-01T01:38:00Z">
        <w:r w:rsidRPr="009C09D9" w:rsidDel="003F446A">
          <w:rPr>
            <w:rFonts w:ascii="Times New Roman" w:eastAsia="Times New Roman" w:hAnsi="Times New Roman" w:cs="Times New Roman"/>
          </w:rPr>
          <w:delText xml:space="preserve">vez y así hasta llegar a </w:delText>
        </w:r>
      </w:del>
      <w:r w:rsidRPr="009C09D9">
        <w:rPr>
          <w:rFonts w:ascii="Times New Roman" w:eastAsia="Times New Roman" w:hAnsi="Times New Roman" w:cs="Times New Roman"/>
        </w:rPr>
        <w:t xml:space="preserve">9, </w:t>
      </w:r>
      <w:ins w:id="3102" w:author="Maria Paola Fonseca Paez" w:date="2019-12-01T01:38:00Z">
        <w:r w:rsidR="003F446A">
          <w:rPr>
            <w:rFonts w:ascii="Times New Roman" w:eastAsia="Times New Roman" w:hAnsi="Times New Roman" w:cs="Times New Roman"/>
          </w:rPr>
          <w:t>valor en el cu</w:t>
        </w:r>
        <w:r w:rsidR="003F446A" w:rsidRPr="009C09D9">
          <w:rPr>
            <w:rFonts w:ascii="Times New Roman" w:eastAsia="Times New Roman" w:hAnsi="Times New Roman" w:cs="Times New Roman"/>
          </w:rPr>
          <w:t xml:space="preserve">al </w:t>
        </w:r>
      </w:ins>
      <w:del w:id="3103" w:author="Maria Paola Fonseca Paez" w:date="2019-12-01T01:38:00Z">
        <w:r w:rsidRPr="009C09D9" w:rsidDel="003F446A">
          <w:rPr>
            <w:rFonts w:ascii="Times New Roman" w:eastAsia="Times New Roman" w:hAnsi="Times New Roman" w:cs="Times New Roman"/>
          </w:rPr>
          <w:delText xml:space="preserve">el cual </w:delText>
        </w:r>
      </w:del>
      <w:r w:rsidRPr="009C09D9">
        <w:rPr>
          <w:rFonts w:ascii="Times New Roman" w:eastAsia="Times New Roman" w:hAnsi="Times New Roman" w:cs="Times New Roman"/>
        </w:rPr>
        <w:t>activa una bandera cuando cuenta 99</w:t>
      </w:r>
      <w:ins w:id="3104" w:author="Maria Paola Fonseca Paez" w:date="2019-12-01T01:36:00Z">
        <w:r w:rsidR="003F446A">
          <w:rPr>
            <w:rFonts w:ascii="Times New Roman" w:eastAsia="Times New Roman" w:hAnsi="Times New Roman" w:cs="Times New Roman"/>
          </w:rPr>
          <w:t xml:space="preserve"> </w:t>
        </w:r>
      </w:ins>
      <w:ins w:id="3105" w:author="Maria Paola Fonseca Paez" w:date="2019-12-01T01:37:00Z">
        <w:r w:rsidR="003F446A" w:rsidRPr="00BF2E6F">
          <w:rPr>
            <w:rFonts w:ascii="Times New Roman" w:eastAsia="Times New Roman" w:hAnsi="Times New Roman" w:cs="Times New Roman"/>
          </w:rPr>
          <w:t>µ</w:t>
        </w:r>
      </w:ins>
      <w:del w:id="3106" w:author="Maria Paola Fonseca Paez" w:date="2019-12-01T01:36:00Z">
        <w:r w:rsidRPr="009C09D9" w:rsidDel="003F446A">
          <w:rPr>
            <w:rFonts w:ascii="Times New Roman" w:eastAsia="Times New Roman" w:hAnsi="Times New Roman" w:cs="Times New Roman"/>
          </w:rPr>
          <w:delText>u</w:delText>
        </w:r>
      </w:del>
      <w:r w:rsidRPr="009C09D9">
        <w:rPr>
          <w:rFonts w:ascii="Times New Roman" w:eastAsia="Times New Roman" w:hAnsi="Times New Roman" w:cs="Times New Roman"/>
        </w:rPr>
        <w:t>s</w:t>
      </w:r>
      <w:ins w:id="3107" w:author="Maria Paola Fonseca Paez" w:date="2019-12-01T01:38:00Z">
        <w:r w:rsidR="003F446A">
          <w:rPr>
            <w:rFonts w:ascii="Times New Roman" w:eastAsia="Times New Roman" w:hAnsi="Times New Roman" w:cs="Times New Roman"/>
          </w:rPr>
          <w:t>.</w:t>
        </w:r>
      </w:ins>
      <w:del w:id="3108" w:author="Maria Paola Fonseca Paez" w:date="2019-12-01T01:36:00Z">
        <w:r w:rsidRPr="009C09D9" w:rsidDel="003F446A">
          <w:rPr>
            <w:rFonts w:ascii="Times New Roman" w:eastAsia="Times New Roman" w:hAnsi="Times New Roman" w:cs="Times New Roman"/>
          </w:rPr>
          <w:delText>, pero luego cambio el parámetro de los conteos hasta llegar a ____.</w:delText>
        </w:r>
      </w:del>
    </w:p>
    <w:p w14:paraId="5A2455AB" w14:textId="77777777" w:rsidR="00714E5C" w:rsidRPr="009C09D9" w:rsidRDefault="00714E5C">
      <w:pPr>
        <w:jc w:val="both"/>
        <w:rPr>
          <w:rFonts w:ascii="Times New Roman" w:eastAsia="Times New Roman" w:hAnsi="Times New Roman" w:cs="Times New Roman"/>
          <w:b/>
        </w:rPr>
      </w:pPr>
    </w:p>
    <w:p w14:paraId="3EF76FA4" w14:textId="5DF10769" w:rsidR="00714E5C" w:rsidRPr="009C09D9" w:rsidRDefault="00AB58E9">
      <w:pPr>
        <w:jc w:val="both"/>
        <w:rPr>
          <w:rFonts w:ascii="Times New Roman" w:eastAsia="Times New Roman" w:hAnsi="Times New Roman" w:cs="Times New Roman"/>
          <w:b/>
        </w:rPr>
      </w:pPr>
      <w:r w:rsidRPr="009C09D9">
        <w:rPr>
          <w:rFonts w:ascii="Times New Roman" w:eastAsia="Times New Roman" w:hAnsi="Times New Roman" w:cs="Times New Roman"/>
          <w:b/>
        </w:rPr>
        <w:t xml:space="preserve">Contador X000s: </w:t>
      </w:r>
      <w:r w:rsidRPr="009C09D9">
        <w:rPr>
          <w:rFonts w:ascii="Times New Roman" w:eastAsia="Times New Roman" w:hAnsi="Times New Roman" w:cs="Times New Roman"/>
        </w:rPr>
        <w:t>Este contador tiene como enable la bandera de 100</w:t>
      </w:r>
      <w:ins w:id="3109" w:author="Maria Paola Fonseca Paez" w:date="2019-12-01T01:39:00Z">
        <w:r w:rsidR="003F446A">
          <w:rPr>
            <w:rFonts w:ascii="Times New Roman" w:eastAsia="Times New Roman" w:hAnsi="Times New Roman" w:cs="Times New Roman"/>
          </w:rPr>
          <w:t xml:space="preserve"> </w:t>
        </w:r>
        <w:r w:rsidR="003F446A" w:rsidRPr="00BF2E6F">
          <w:rPr>
            <w:rFonts w:ascii="Times New Roman" w:eastAsia="Times New Roman" w:hAnsi="Times New Roman" w:cs="Times New Roman"/>
          </w:rPr>
          <w:t>µ</w:t>
        </w:r>
      </w:ins>
      <w:del w:id="3110" w:author="Maria Paola Fonseca Paez" w:date="2019-12-01T01:39:00Z">
        <w:r w:rsidRPr="009C09D9" w:rsidDel="003F446A">
          <w:rPr>
            <w:rFonts w:ascii="Times New Roman" w:eastAsia="Times New Roman" w:hAnsi="Times New Roman" w:cs="Times New Roman"/>
          </w:rPr>
          <w:delText>u</w:delText>
        </w:r>
      </w:del>
      <w:r w:rsidRPr="009C09D9">
        <w:rPr>
          <w:rFonts w:ascii="Times New Roman" w:eastAsia="Times New Roman" w:hAnsi="Times New Roman" w:cs="Times New Roman"/>
        </w:rPr>
        <w:t xml:space="preserve">s con el cual, al recibir dicha bandera cuenta </w:t>
      </w:r>
      <w:ins w:id="3111" w:author="Maria Paola Fonseca Paez" w:date="2019-12-01T01:38:00Z">
        <w:r w:rsidR="003F446A" w:rsidRPr="009C09D9">
          <w:rPr>
            <w:rFonts w:ascii="Times New Roman" w:eastAsia="Times New Roman" w:hAnsi="Times New Roman" w:cs="Times New Roman"/>
          </w:rPr>
          <w:t>1 vez</w:t>
        </w:r>
        <w:r w:rsidR="003F446A">
          <w:rPr>
            <w:rFonts w:ascii="Times New Roman" w:eastAsia="Times New Roman" w:hAnsi="Times New Roman" w:cs="Times New Roman"/>
          </w:rPr>
          <w:t xml:space="preserve"> en cada ocasión</w:t>
        </w:r>
        <w:r w:rsidR="003F446A" w:rsidRPr="009C09D9">
          <w:rPr>
            <w:rFonts w:ascii="Times New Roman" w:eastAsia="Times New Roman" w:hAnsi="Times New Roman" w:cs="Times New Roman"/>
          </w:rPr>
          <w:t xml:space="preserve"> hasta llegar a 9, </w:t>
        </w:r>
        <w:r w:rsidR="003F446A">
          <w:rPr>
            <w:rFonts w:ascii="Times New Roman" w:eastAsia="Times New Roman" w:hAnsi="Times New Roman" w:cs="Times New Roman"/>
          </w:rPr>
          <w:t>valor en el cu</w:t>
        </w:r>
        <w:r w:rsidR="003F446A" w:rsidRPr="009C09D9">
          <w:rPr>
            <w:rFonts w:ascii="Times New Roman" w:eastAsia="Times New Roman" w:hAnsi="Times New Roman" w:cs="Times New Roman"/>
          </w:rPr>
          <w:t xml:space="preserve">al activa una bandera </w:t>
        </w:r>
      </w:ins>
      <w:del w:id="3112" w:author="Maria Paola Fonseca Paez" w:date="2019-12-01T01:38:00Z">
        <w:r w:rsidRPr="009C09D9" w:rsidDel="003F446A">
          <w:rPr>
            <w:rFonts w:ascii="Times New Roman" w:eastAsia="Times New Roman" w:hAnsi="Times New Roman" w:cs="Times New Roman"/>
          </w:rPr>
          <w:delText>1 vez y así hasta llegar a 9</w:delText>
        </w:r>
      </w:del>
      <w:del w:id="3113" w:author="Maria Paola Fonseca Paez" w:date="2019-12-01T01:37:00Z">
        <w:r w:rsidRPr="009C09D9" w:rsidDel="003F446A">
          <w:rPr>
            <w:rFonts w:ascii="Times New Roman" w:eastAsia="Times New Roman" w:hAnsi="Times New Roman" w:cs="Times New Roman"/>
          </w:rPr>
          <w:delText xml:space="preserve"> </w:delText>
        </w:r>
      </w:del>
      <w:del w:id="3114" w:author="Maria Paola Fonseca Paez" w:date="2019-12-01T01:38:00Z">
        <w:r w:rsidRPr="009C09D9" w:rsidDel="003F446A">
          <w:rPr>
            <w:rFonts w:ascii="Times New Roman" w:eastAsia="Times New Roman" w:hAnsi="Times New Roman" w:cs="Times New Roman"/>
          </w:rPr>
          <w:delText xml:space="preserve">, el cual activa una bandera </w:delText>
        </w:r>
      </w:del>
      <w:r w:rsidRPr="009C09D9">
        <w:rPr>
          <w:rFonts w:ascii="Times New Roman" w:eastAsia="Times New Roman" w:hAnsi="Times New Roman" w:cs="Times New Roman"/>
        </w:rPr>
        <w:t>cuando cuenta 999</w:t>
      </w:r>
      <w:ins w:id="3115" w:author="Maria Paola Fonseca Paez" w:date="2019-12-01T01:37:00Z">
        <w:r w:rsidR="003F446A">
          <w:rPr>
            <w:rFonts w:ascii="Times New Roman" w:eastAsia="Times New Roman" w:hAnsi="Times New Roman" w:cs="Times New Roman"/>
          </w:rPr>
          <w:t xml:space="preserve"> </w:t>
        </w:r>
      </w:ins>
      <w:del w:id="3116" w:author="Maria Paola Fonseca Paez" w:date="2019-12-01T01:37:00Z">
        <w:r w:rsidRPr="009C09D9" w:rsidDel="003F446A">
          <w:rPr>
            <w:rFonts w:ascii="Times New Roman" w:eastAsia="Times New Roman" w:hAnsi="Times New Roman" w:cs="Times New Roman"/>
          </w:rPr>
          <w:delText>u</w:delText>
        </w:r>
      </w:del>
      <w:ins w:id="3117" w:author="Maria Paola Fonseca Paez" w:date="2019-12-01T01:37:00Z">
        <w:r w:rsidR="003F446A" w:rsidRPr="00BF2E6F">
          <w:rPr>
            <w:rFonts w:ascii="Times New Roman" w:eastAsia="Times New Roman" w:hAnsi="Times New Roman" w:cs="Times New Roman"/>
          </w:rPr>
          <w:t>µ</w:t>
        </w:r>
      </w:ins>
      <w:r w:rsidRPr="009C09D9">
        <w:rPr>
          <w:rFonts w:ascii="Times New Roman" w:eastAsia="Times New Roman" w:hAnsi="Times New Roman" w:cs="Times New Roman"/>
        </w:rPr>
        <w:t>s</w:t>
      </w:r>
      <w:ins w:id="3118" w:author="Maria Paola Fonseca Paez" w:date="2019-12-01T01:36:00Z">
        <w:r w:rsidR="003F446A">
          <w:rPr>
            <w:rFonts w:ascii="Times New Roman" w:eastAsia="Times New Roman" w:hAnsi="Times New Roman" w:cs="Times New Roman"/>
          </w:rPr>
          <w:t>.</w:t>
        </w:r>
      </w:ins>
      <w:del w:id="3119" w:author="Maria Paola Fonseca Paez" w:date="2019-12-01T01:36:00Z">
        <w:r w:rsidRPr="009C09D9" w:rsidDel="003F446A">
          <w:rPr>
            <w:rFonts w:ascii="Times New Roman" w:eastAsia="Times New Roman" w:hAnsi="Times New Roman" w:cs="Times New Roman"/>
          </w:rPr>
          <w:delText>, pero luego cambio el parámetro de los conteos hasta llegar a ____.</w:delText>
        </w:r>
      </w:del>
    </w:p>
    <w:p w14:paraId="3582BD59" w14:textId="77777777" w:rsidR="00714E5C" w:rsidRPr="009C09D9" w:rsidRDefault="00714E5C">
      <w:pPr>
        <w:jc w:val="both"/>
        <w:rPr>
          <w:rFonts w:ascii="Times New Roman" w:eastAsia="Times New Roman" w:hAnsi="Times New Roman" w:cs="Times New Roman"/>
        </w:rPr>
      </w:pPr>
    </w:p>
    <w:p w14:paraId="73A6BFD8" w14:textId="26E9D274"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Cada contador tiene como salida una señal de 4 bits con la cual se indica el número del dígito correspondiente</w:t>
      </w:r>
      <w:ins w:id="3120" w:author="Maria Paola Fonseca Paez" w:date="2019-12-01T01:39:00Z">
        <w:r w:rsidR="003F446A">
          <w:rPr>
            <w:rFonts w:ascii="Times New Roman" w:eastAsia="Times New Roman" w:hAnsi="Times New Roman" w:cs="Times New Roman"/>
          </w:rPr>
          <w:t xml:space="preserve">, </w:t>
        </w:r>
      </w:ins>
      <w:ins w:id="3121" w:author="Maria Paola Fonseca Paez" w:date="2019-12-01T01:40:00Z">
        <w:r w:rsidR="003F446A">
          <w:rPr>
            <w:rFonts w:ascii="Times New Roman" w:eastAsia="Times New Roman" w:hAnsi="Times New Roman" w:cs="Times New Roman"/>
          </w:rPr>
          <w:t>los</w:t>
        </w:r>
      </w:ins>
      <w:ins w:id="3122" w:author="Maria Paola Fonseca Paez" w:date="2019-12-01T01:39:00Z">
        <w:r w:rsidR="003F446A">
          <w:rPr>
            <w:rFonts w:ascii="Times New Roman" w:eastAsia="Times New Roman" w:hAnsi="Times New Roman" w:cs="Times New Roman"/>
          </w:rPr>
          <w:t xml:space="preserve"> cual</w:t>
        </w:r>
      </w:ins>
      <w:ins w:id="3123" w:author="Maria Paola Fonseca Paez" w:date="2019-12-01T01:40:00Z">
        <w:r w:rsidR="003F446A">
          <w:rPr>
            <w:rFonts w:ascii="Times New Roman" w:eastAsia="Times New Roman" w:hAnsi="Times New Roman" w:cs="Times New Roman"/>
          </w:rPr>
          <w:t>es</w:t>
        </w:r>
      </w:ins>
      <w:ins w:id="3124" w:author="Maria Paola Fonseca Paez" w:date="2019-12-01T01:39:00Z">
        <w:r w:rsidR="003F446A">
          <w:rPr>
            <w:rFonts w:ascii="Times New Roman" w:eastAsia="Times New Roman" w:hAnsi="Times New Roman" w:cs="Times New Roman"/>
          </w:rPr>
          <w:t xml:space="preserve"> s</w:t>
        </w:r>
      </w:ins>
      <w:ins w:id="3125" w:author="Maria Paola Fonseca Paez" w:date="2019-12-01T01:40:00Z">
        <w:r w:rsidR="003F446A">
          <w:rPr>
            <w:rFonts w:ascii="Times New Roman" w:eastAsia="Times New Roman" w:hAnsi="Times New Roman" w:cs="Times New Roman"/>
          </w:rPr>
          <w:t>on</w:t>
        </w:r>
      </w:ins>
      <w:del w:id="3126" w:author="Maria Paola Fonseca Paez" w:date="2019-12-01T01:39:00Z">
        <w:r w:rsidRPr="009C09D9" w:rsidDel="003F446A">
          <w:rPr>
            <w:rFonts w:ascii="Times New Roman" w:eastAsia="Times New Roman" w:hAnsi="Times New Roman" w:cs="Times New Roman"/>
          </w:rPr>
          <w:delText xml:space="preserve"> y se saca el resultado con los 4 dígitos por </w:delText>
        </w:r>
      </w:del>
      <w:del w:id="3127" w:author="Maria Paola Fonseca Paez" w:date="2019-12-01T01:40:00Z">
        <w:r w:rsidRPr="009C09D9" w:rsidDel="003F446A">
          <w:rPr>
            <w:rFonts w:ascii="Times New Roman" w:eastAsia="Times New Roman" w:hAnsi="Times New Roman" w:cs="Times New Roman"/>
          </w:rPr>
          <w:delText>medio de la</w:delText>
        </w:r>
      </w:del>
      <w:ins w:id="3128" w:author="Maria Paola Fonseca Paez" w:date="2019-12-01T01:40:00Z">
        <w:r w:rsidR="003F446A">
          <w:rPr>
            <w:rFonts w:ascii="Times New Roman" w:eastAsia="Times New Roman" w:hAnsi="Times New Roman" w:cs="Times New Roman"/>
          </w:rPr>
          <w:t xml:space="preserve"> </w:t>
        </w:r>
      </w:ins>
      <w:del w:id="3129" w:author="Maria Paola Fonseca Paez" w:date="2019-12-01T01:40:00Z">
        <w:r w:rsidRPr="009C09D9" w:rsidDel="003F446A">
          <w:rPr>
            <w:rFonts w:ascii="Times New Roman" w:eastAsia="Times New Roman" w:hAnsi="Times New Roman" w:cs="Times New Roman"/>
          </w:rPr>
          <w:delText xml:space="preserve"> transmisión serial</w:delText>
        </w:r>
      </w:del>
      <w:ins w:id="3130" w:author="Maria Paola Fonseca Paez" w:date="2019-12-01T01:40:00Z">
        <w:r w:rsidR="003F446A">
          <w:rPr>
            <w:rFonts w:ascii="Times New Roman" w:eastAsia="Times New Roman" w:hAnsi="Times New Roman" w:cs="Times New Roman"/>
          </w:rPr>
          <w:t>transmitidos</w:t>
        </w:r>
      </w:ins>
      <w:del w:id="3131" w:author="Maria Paola Fonseca Paez" w:date="2019-12-01T01:40:00Z">
        <w:r w:rsidRPr="009C09D9" w:rsidDel="003F446A">
          <w:rPr>
            <w:rFonts w:ascii="Times New Roman" w:eastAsia="Times New Roman" w:hAnsi="Times New Roman" w:cs="Times New Roman"/>
          </w:rPr>
          <w:delText>,</w:delText>
        </w:r>
      </w:del>
      <w:ins w:id="3132" w:author="Maria Paola Fonseca Paez" w:date="2019-12-01T01:40:00Z">
        <w:r w:rsidR="003F446A">
          <w:rPr>
            <w:rFonts w:ascii="Times New Roman" w:eastAsia="Times New Roman" w:hAnsi="Times New Roman" w:cs="Times New Roman"/>
          </w:rPr>
          <w:t xml:space="preserve"> como resultados de tiempo medido</w:t>
        </w:r>
      </w:ins>
      <w:r w:rsidRPr="009C09D9">
        <w:rPr>
          <w:rFonts w:ascii="Times New Roman" w:eastAsia="Times New Roman" w:hAnsi="Times New Roman" w:cs="Times New Roman"/>
        </w:rPr>
        <w:t xml:space="preserve"> para ser recibid</w:t>
      </w:r>
      <w:del w:id="3133" w:author="Maria Paola Fonseca Paez" w:date="2019-12-01T01:40:00Z">
        <w:r w:rsidRPr="009C09D9" w:rsidDel="003F446A">
          <w:rPr>
            <w:rFonts w:ascii="Times New Roman" w:eastAsia="Times New Roman" w:hAnsi="Times New Roman" w:cs="Times New Roman"/>
          </w:rPr>
          <w:delText>a</w:delText>
        </w:r>
      </w:del>
      <w:ins w:id="3134" w:author="Maria Paola Fonseca Paez" w:date="2019-12-01T01:40:00Z">
        <w:r w:rsidR="003F446A">
          <w:rPr>
            <w:rFonts w:ascii="Times New Roman" w:eastAsia="Times New Roman" w:hAnsi="Times New Roman" w:cs="Times New Roman"/>
          </w:rPr>
          <w:t>os</w:t>
        </w:r>
      </w:ins>
      <w:r w:rsidRPr="009C09D9">
        <w:rPr>
          <w:rFonts w:ascii="Times New Roman" w:eastAsia="Times New Roman" w:hAnsi="Times New Roman" w:cs="Times New Roman"/>
        </w:rPr>
        <w:t xml:space="preserve"> por el </w:t>
      </w:r>
      <w:r w:rsidRPr="009C09D9">
        <w:rPr>
          <w:rFonts w:ascii="Times New Roman" w:eastAsia="Times New Roman" w:hAnsi="Times New Roman" w:cs="Times New Roman"/>
          <w:i/>
        </w:rPr>
        <w:t>software</w:t>
      </w:r>
      <w:r w:rsidRPr="009C09D9">
        <w:rPr>
          <w:rFonts w:ascii="Times New Roman" w:eastAsia="Times New Roman" w:hAnsi="Times New Roman" w:cs="Times New Roman"/>
        </w:rPr>
        <w:t>.</w:t>
      </w:r>
    </w:p>
    <w:p w14:paraId="5F1AAA5E" w14:textId="77777777" w:rsidR="00714E5C" w:rsidRPr="009C09D9" w:rsidRDefault="00714E5C">
      <w:pPr>
        <w:jc w:val="both"/>
        <w:rPr>
          <w:rFonts w:ascii="Times New Roman" w:eastAsia="Times New Roman" w:hAnsi="Times New Roman" w:cs="Times New Roman"/>
        </w:rPr>
      </w:pPr>
    </w:p>
    <w:p w14:paraId="1D06BD61" w14:textId="5F3206CD"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Los esquemáticos específicos de este </w:t>
      </w:r>
      <w:del w:id="3135" w:author="Maria Paola Fonseca Paez" w:date="2019-12-01T01:40:00Z">
        <w:r w:rsidRPr="009C09D9" w:rsidDel="003F446A">
          <w:rPr>
            <w:rFonts w:ascii="Times New Roman" w:eastAsia="Times New Roman" w:hAnsi="Times New Roman" w:cs="Times New Roman"/>
          </w:rPr>
          <w:delText xml:space="preserve">bloque </w:delText>
        </w:r>
      </w:del>
      <w:ins w:id="3136" w:author="Maria Paola Fonseca Paez" w:date="2019-12-01T01:40:00Z">
        <w:r w:rsidR="003F446A">
          <w:rPr>
            <w:rFonts w:ascii="Times New Roman" w:eastAsia="Times New Roman" w:hAnsi="Times New Roman" w:cs="Times New Roman"/>
          </w:rPr>
          <w:t>subsistema</w:t>
        </w:r>
        <w:r w:rsidR="003F446A"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se pueden encontrar en los anexos ingresando en el siguiente enlace: </w:t>
      </w:r>
      <w:r w:rsidR="009C09D9" w:rsidRPr="009C09D9">
        <w:rPr>
          <w:rFonts w:ascii="Times New Roman" w:hAnsi="Times New Roman" w:cs="Times New Roman"/>
        </w:rPr>
        <w:fldChar w:fldCharType="begin"/>
      </w:r>
      <w:r w:rsidR="009C09D9" w:rsidRPr="009C09D9">
        <w:rPr>
          <w:rFonts w:ascii="Times New Roman" w:hAnsi="Times New Roman" w:cs="Times New Roman"/>
        </w:rPr>
        <w:instrText xml:space="preserve"> HYPERLINK "https://livejaverianaedu-my.sharepoint.com/:b:/g/personal/fonseca_maria_javeriana_edu_co/EcH04YDjX6NGnvwzabn2vjwBE-IWklYfncHalX-Fht-WrA?e=ctwwRz" \h </w:instrText>
      </w:r>
      <w:r w:rsidR="009C09D9" w:rsidRPr="009C09D9">
        <w:rPr>
          <w:rFonts w:ascii="Times New Roman" w:hAnsi="Times New Roman" w:cs="Times New Roman"/>
        </w:rPr>
        <w:fldChar w:fldCharType="separate"/>
      </w:r>
      <w:r w:rsidRPr="009C09D9">
        <w:rPr>
          <w:rFonts w:ascii="Times New Roman" w:eastAsia="Times New Roman" w:hAnsi="Times New Roman" w:cs="Times New Roman"/>
          <w:color w:val="1155CC"/>
          <w:u w:val="single"/>
        </w:rPr>
        <w:t>Diagrama de bloques tiempo</w:t>
      </w:r>
      <w:r w:rsidR="009C09D9" w:rsidRPr="009C09D9">
        <w:rPr>
          <w:rFonts w:ascii="Times New Roman" w:eastAsia="Times New Roman" w:hAnsi="Times New Roman" w:cs="Times New Roman"/>
          <w:color w:val="1155CC"/>
          <w:u w:val="single"/>
        </w:rPr>
        <w:fldChar w:fldCharType="end"/>
      </w:r>
      <w:r w:rsidRPr="009C09D9">
        <w:rPr>
          <w:rFonts w:ascii="Times New Roman" w:eastAsia="Times New Roman" w:hAnsi="Times New Roman" w:cs="Times New Roman"/>
        </w:rPr>
        <w:t>.</w:t>
      </w:r>
    </w:p>
    <w:p w14:paraId="269BF4ED" w14:textId="5062840F" w:rsidR="00714E5C" w:rsidRPr="00FD5AB6" w:rsidRDefault="00AB58E9">
      <w:pPr>
        <w:pStyle w:val="Ttulo3"/>
        <w:jc w:val="both"/>
        <w:rPr>
          <w:rFonts w:ascii="Times New Roman" w:eastAsia="Times New Roman" w:hAnsi="Times New Roman" w:cs="Times New Roman"/>
          <w:b/>
          <w:color w:val="000000"/>
          <w:szCs w:val="24"/>
        </w:rPr>
      </w:pPr>
      <w:r w:rsidRPr="00FD5AB6">
        <w:rPr>
          <w:rFonts w:ascii="Times New Roman" w:eastAsia="Times New Roman" w:hAnsi="Times New Roman" w:cs="Times New Roman"/>
          <w:b/>
          <w:color w:val="000000"/>
          <w:szCs w:val="24"/>
        </w:rPr>
        <w:fldChar w:fldCharType="begin"/>
      </w:r>
      <w:ins w:id="3137" w:author="Maria Paola Fonseca Paez" w:date="2019-11-30T17:10:00Z">
        <w:r w:rsidR="00AC7B2A">
          <w:rPr>
            <w:rFonts w:ascii="Times New Roman" w:eastAsia="Times New Roman" w:hAnsi="Times New Roman" w:cs="Times New Roman"/>
            <w:b/>
            <w:color w:val="000000"/>
            <w:szCs w:val="24"/>
          </w:rPr>
          <w:instrText xml:space="preserve">HYPERLINK  \l "_Módulo_de_minado" \h </w:instrText>
        </w:r>
      </w:ins>
      <w:del w:id="3138" w:author="Maria Paola Fonseca Paez" w:date="2019-11-30T17:10:00Z">
        <w:r w:rsidRPr="00FD5AB6" w:rsidDel="00AC7B2A">
          <w:rPr>
            <w:rFonts w:ascii="Times New Roman" w:eastAsia="Times New Roman" w:hAnsi="Times New Roman" w:cs="Times New Roman"/>
            <w:b/>
            <w:color w:val="000000"/>
            <w:szCs w:val="24"/>
          </w:rPr>
          <w:delInstrText xml:space="preserve"> HYPERLINK \l "_37qjefsixob" \h </w:delInstrText>
        </w:r>
      </w:del>
      <w:r w:rsidRPr="00FD5AB6">
        <w:rPr>
          <w:rFonts w:ascii="Times New Roman" w:eastAsia="Times New Roman" w:hAnsi="Times New Roman" w:cs="Times New Roman"/>
          <w:b/>
          <w:color w:val="000000"/>
          <w:szCs w:val="24"/>
        </w:rPr>
        <w:fldChar w:fldCharType="separate"/>
      </w:r>
      <w:bookmarkStart w:id="3139" w:name="_Toc26029281"/>
      <w:r w:rsidRPr="00FD5AB6">
        <w:rPr>
          <w:rFonts w:ascii="Times New Roman" w:eastAsia="Times New Roman" w:hAnsi="Times New Roman" w:cs="Times New Roman"/>
          <w:b/>
          <w:color w:val="000000"/>
          <w:szCs w:val="24"/>
        </w:rPr>
        <w:t xml:space="preserve">Diseño e implementación del </w:t>
      </w:r>
      <w:del w:id="3140" w:author="Maria Paola Fonseca Paez" w:date="2019-11-30T17:59:00Z">
        <w:r w:rsidRPr="00FD5AB6" w:rsidDel="00464182">
          <w:rPr>
            <w:rFonts w:ascii="Times New Roman" w:eastAsia="Times New Roman" w:hAnsi="Times New Roman" w:cs="Times New Roman"/>
            <w:b/>
            <w:color w:val="000000"/>
            <w:szCs w:val="24"/>
          </w:rPr>
          <w:delText xml:space="preserve">bloque </w:delText>
        </w:r>
      </w:del>
      <w:ins w:id="3141" w:author="Maria Paola Fonseca Paez" w:date="2019-11-30T17:59:00Z">
        <w:r w:rsidR="00464182">
          <w:rPr>
            <w:rFonts w:ascii="Times New Roman" w:eastAsia="Times New Roman" w:hAnsi="Times New Roman" w:cs="Times New Roman"/>
            <w:b/>
            <w:color w:val="000000"/>
            <w:szCs w:val="24"/>
          </w:rPr>
          <w:t>subsistema</w:t>
        </w:r>
        <w:r w:rsidR="00464182" w:rsidRPr="00FD5AB6">
          <w:rPr>
            <w:rFonts w:ascii="Times New Roman" w:eastAsia="Times New Roman" w:hAnsi="Times New Roman" w:cs="Times New Roman"/>
            <w:b/>
            <w:color w:val="000000"/>
            <w:szCs w:val="24"/>
          </w:rPr>
          <w:t xml:space="preserve"> </w:t>
        </w:r>
      </w:ins>
      <w:r w:rsidRPr="00FD5AB6">
        <w:rPr>
          <w:rFonts w:ascii="Times New Roman" w:eastAsia="Times New Roman" w:hAnsi="Times New Roman" w:cs="Times New Roman"/>
          <w:b/>
          <w:color w:val="000000"/>
          <w:szCs w:val="24"/>
        </w:rPr>
        <w:t>‘comparar ceros’</w:t>
      </w:r>
      <w:bookmarkEnd w:id="3139"/>
      <w:r w:rsidRPr="00FD5AB6">
        <w:rPr>
          <w:rFonts w:ascii="Times New Roman" w:eastAsia="Times New Roman" w:hAnsi="Times New Roman" w:cs="Times New Roman"/>
          <w:b/>
          <w:color w:val="000000"/>
          <w:szCs w:val="24"/>
        </w:rPr>
        <w:fldChar w:fldCharType="end"/>
      </w:r>
    </w:p>
    <w:p w14:paraId="480FF4E6" w14:textId="77777777" w:rsidR="00714E5C" w:rsidRPr="009C09D9" w:rsidRDefault="00714E5C">
      <w:pPr>
        <w:jc w:val="both"/>
        <w:rPr>
          <w:rFonts w:ascii="Times New Roman" w:eastAsia="Times New Roman" w:hAnsi="Times New Roman" w:cs="Times New Roman"/>
        </w:rPr>
      </w:pPr>
    </w:p>
    <w:p w14:paraId="2732FC5D" w14:textId="5E5531C4"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En </w:t>
      </w:r>
      <w:del w:id="3142" w:author="Maria Paola Fonseca Paez" w:date="2019-12-01T01:41:00Z">
        <w:r w:rsidRPr="009C09D9" w:rsidDel="003F446A">
          <w:rPr>
            <w:rFonts w:ascii="Times New Roman" w:eastAsia="Times New Roman" w:hAnsi="Times New Roman" w:cs="Times New Roman"/>
          </w:rPr>
          <w:delText>el presente bloque</w:delText>
        </w:r>
      </w:del>
      <w:ins w:id="3143" w:author="Maria Paola Fonseca Paez" w:date="2019-12-01T01:41:00Z">
        <w:r w:rsidR="003F446A">
          <w:rPr>
            <w:rFonts w:ascii="Times New Roman" w:eastAsia="Times New Roman" w:hAnsi="Times New Roman" w:cs="Times New Roman"/>
          </w:rPr>
          <w:t>la presente sección</w:t>
        </w:r>
      </w:ins>
      <w:r w:rsidRPr="009C09D9">
        <w:rPr>
          <w:rFonts w:ascii="Times New Roman" w:eastAsia="Times New Roman" w:hAnsi="Times New Roman" w:cs="Times New Roman"/>
        </w:rPr>
        <w:t xml:space="preserve"> se describe el funcionamiento del </w:t>
      </w:r>
      <w:commentRangeStart w:id="3144"/>
      <w:del w:id="3145" w:author="Maria Paola Fonseca Paez" w:date="2019-12-01T01:41:00Z">
        <w:r w:rsidRPr="009C09D9" w:rsidDel="003F446A">
          <w:rPr>
            <w:rFonts w:ascii="Times New Roman" w:eastAsia="Times New Roman" w:hAnsi="Times New Roman" w:cs="Times New Roman"/>
          </w:rPr>
          <w:delText xml:space="preserve">bloque </w:delText>
        </w:r>
      </w:del>
      <w:commentRangeEnd w:id="3144"/>
      <w:ins w:id="3146" w:author="Maria Paola Fonseca Paez" w:date="2019-12-01T01:41:00Z">
        <w:r w:rsidR="003F446A">
          <w:rPr>
            <w:rFonts w:ascii="Times New Roman" w:eastAsia="Times New Roman" w:hAnsi="Times New Roman" w:cs="Times New Roman"/>
          </w:rPr>
          <w:t>subsistema</w:t>
        </w:r>
        <w:r w:rsidR="003F446A" w:rsidRPr="009C09D9">
          <w:rPr>
            <w:rFonts w:ascii="Times New Roman" w:eastAsia="Times New Roman" w:hAnsi="Times New Roman" w:cs="Times New Roman"/>
          </w:rPr>
          <w:t xml:space="preserve"> </w:t>
        </w:r>
      </w:ins>
      <w:r w:rsidR="00936B9C" w:rsidRPr="009C09D9">
        <w:rPr>
          <w:rStyle w:val="Refdecomentario"/>
          <w:rFonts w:ascii="Times New Roman" w:hAnsi="Times New Roman" w:cs="Times New Roman"/>
        </w:rPr>
        <w:commentReference w:id="3144"/>
      </w:r>
      <w:r w:rsidRPr="009C09D9">
        <w:rPr>
          <w:rFonts w:ascii="Times New Roman" w:eastAsia="Times New Roman" w:hAnsi="Times New Roman" w:cs="Times New Roman"/>
        </w:rPr>
        <w:t xml:space="preserve">que se encarga de hacer la comparación del número de ceros iniciales de la salida de la función </w:t>
      </w:r>
      <w:r w:rsidRPr="003F446A">
        <w:rPr>
          <w:rFonts w:ascii="Times New Roman" w:eastAsia="Times New Roman" w:hAnsi="Times New Roman" w:cs="Times New Roman"/>
          <w:i/>
          <w:rPrChange w:id="3147" w:author="Maria Paola Fonseca Paez" w:date="2019-12-01T01:41:00Z">
            <w:rPr>
              <w:rFonts w:ascii="Times New Roman" w:eastAsia="Times New Roman" w:hAnsi="Times New Roman" w:cs="Times New Roman"/>
            </w:rPr>
          </w:rPrChange>
        </w:rPr>
        <w:t>hash</w:t>
      </w:r>
      <w:r w:rsidRPr="009C09D9">
        <w:rPr>
          <w:rFonts w:ascii="Times New Roman" w:eastAsia="Times New Roman" w:hAnsi="Times New Roman" w:cs="Times New Roman"/>
        </w:rPr>
        <w:t>, y determina si se ha satisfecho el requerimiento del número deseado de ceros.</w:t>
      </w:r>
    </w:p>
    <w:p w14:paraId="6A084955" w14:textId="77777777" w:rsidR="00714E5C" w:rsidRPr="009C09D9" w:rsidRDefault="00714E5C">
      <w:pPr>
        <w:jc w:val="both"/>
        <w:rPr>
          <w:rFonts w:ascii="Times New Roman" w:eastAsia="Times New Roman" w:hAnsi="Times New Roman" w:cs="Times New Roman"/>
        </w:rPr>
      </w:pPr>
    </w:p>
    <w:p w14:paraId="5AF24201" w14:textId="51237CA9"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Para la comparación se reciben los bits más significativos de la salida de la función </w:t>
      </w:r>
      <w:r w:rsidRPr="009C09D9">
        <w:rPr>
          <w:rFonts w:ascii="Times New Roman" w:eastAsia="Times New Roman" w:hAnsi="Times New Roman" w:cs="Times New Roman"/>
          <w:i/>
        </w:rPr>
        <w:t>hash</w:t>
      </w:r>
      <w:del w:id="3148" w:author="Maria Paola Fonseca Paez" w:date="2019-12-01T01:42:00Z">
        <w:r w:rsidRPr="009C09D9" w:rsidDel="003F446A">
          <w:rPr>
            <w:rFonts w:ascii="Times New Roman" w:eastAsia="Times New Roman" w:hAnsi="Times New Roman" w:cs="Times New Roman"/>
          </w:rPr>
          <w:delText xml:space="preserve"> </w:delText>
        </w:r>
      </w:del>
      <w:ins w:id="3149" w:author="Maria Paola Fonseca Paez" w:date="2019-12-01T01:42:00Z">
        <w:r w:rsidR="003F446A">
          <w:rPr>
            <w:rFonts w:ascii="Times New Roman" w:eastAsia="Times New Roman" w:hAnsi="Times New Roman" w:cs="Times New Roman"/>
          </w:rPr>
          <w:t xml:space="preserve"> junto </w:t>
        </w:r>
      </w:ins>
      <w:del w:id="3150" w:author="Maria Paola Fonseca Paez" w:date="2019-12-01T01:42:00Z">
        <w:r w:rsidRPr="009C09D9" w:rsidDel="003F446A">
          <w:rPr>
            <w:rFonts w:ascii="Times New Roman" w:eastAsia="Times New Roman" w:hAnsi="Times New Roman" w:cs="Times New Roman"/>
          </w:rPr>
          <w:delText xml:space="preserve">y junto </w:delText>
        </w:r>
      </w:del>
      <w:r w:rsidRPr="009C09D9">
        <w:rPr>
          <w:rFonts w:ascii="Times New Roman" w:eastAsia="Times New Roman" w:hAnsi="Times New Roman" w:cs="Times New Roman"/>
        </w:rPr>
        <w:t xml:space="preserve">con la variable ‘ceros </w:t>
      </w:r>
      <w:proofErr w:type="spellStart"/>
      <w:r w:rsidRPr="009C09D9">
        <w:rPr>
          <w:rFonts w:ascii="Times New Roman" w:eastAsia="Times New Roman" w:hAnsi="Times New Roman" w:cs="Times New Roman"/>
        </w:rPr>
        <w:t>integer</w:t>
      </w:r>
      <w:proofErr w:type="spellEnd"/>
      <w:r w:rsidRPr="009C09D9">
        <w:rPr>
          <w:rFonts w:ascii="Times New Roman" w:eastAsia="Times New Roman" w:hAnsi="Times New Roman" w:cs="Times New Roman"/>
        </w:rPr>
        <w:t>’</w:t>
      </w:r>
      <w:del w:id="3151" w:author="Maria Paola Fonseca Paez" w:date="2019-12-01T01:42:00Z">
        <w:r w:rsidRPr="009C09D9" w:rsidDel="003F446A">
          <w:rPr>
            <w:rFonts w:ascii="Times New Roman" w:eastAsia="Times New Roman" w:hAnsi="Times New Roman" w:cs="Times New Roman"/>
          </w:rPr>
          <w:delText xml:space="preserve"> </w:delText>
        </w:r>
      </w:del>
      <w:del w:id="3152" w:author="Maria Paola Fonseca Paez" w:date="2019-12-01T01:41:00Z">
        <w:r w:rsidRPr="009C09D9" w:rsidDel="003F446A">
          <w:rPr>
            <w:rFonts w:ascii="Times New Roman" w:eastAsia="Times New Roman" w:hAnsi="Times New Roman" w:cs="Times New Roman"/>
          </w:rPr>
          <w:delText>la cual</w:delText>
        </w:r>
      </w:del>
      <w:ins w:id="3153" w:author="Maria Paola Fonseca Paez" w:date="2019-12-01T01:41:00Z">
        <w:r w:rsidR="003F446A">
          <w:rPr>
            <w:rFonts w:ascii="Times New Roman" w:eastAsia="Times New Roman" w:hAnsi="Times New Roman" w:cs="Times New Roman"/>
          </w:rPr>
          <w:t>,</w:t>
        </w:r>
      </w:ins>
      <w:ins w:id="3154" w:author="Maria Paola Fonseca Paez" w:date="2019-12-01T01:42:00Z">
        <w:r w:rsidR="003F446A">
          <w:rPr>
            <w:rFonts w:ascii="Times New Roman" w:eastAsia="Times New Roman" w:hAnsi="Times New Roman" w:cs="Times New Roman"/>
          </w:rPr>
          <w:t xml:space="preserve"> </w:t>
        </w:r>
      </w:ins>
      <w:ins w:id="3155" w:author="Maria Paola Fonseca Paez" w:date="2019-12-01T01:41:00Z">
        <w:r w:rsidR="003F446A">
          <w:rPr>
            <w:rFonts w:ascii="Times New Roman" w:eastAsia="Times New Roman" w:hAnsi="Times New Roman" w:cs="Times New Roman"/>
          </w:rPr>
          <w:t>que</w:t>
        </w:r>
      </w:ins>
      <w:r w:rsidRPr="009C09D9">
        <w:rPr>
          <w:rFonts w:ascii="Times New Roman" w:eastAsia="Times New Roman" w:hAnsi="Times New Roman" w:cs="Times New Roman"/>
        </w:rPr>
        <w:t xml:space="preserve"> indica la cantidad de ceros que se espera tener a la salida. </w:t>
      </w:r>
      <w:del w:id="3156" w:author="Maria Paola Fonseca Paez" w:date="2019-12-01T01:42:00Z">
        <w:r w:rsidRPr="009C09D9" w:rsidDel="003F446A">
          <w:rPr>
            <w:rFonts w:ascii="Times New Roman" w:eastAsia="Times New Roman" w:hAnsi="Times New Roman" w:cs="Times New Roman"/>
          </w:rPr>
          <w:delText xml:space="preserve">En </w:delText>
        </w:r>
      </w:del>
      <w:ins w:id="3157" w:author="Maria Paola Fonseca Paez" w:date="2019-12-01T01:42:00Z">
        <w:r w:rsidR="003F446A">
          <w:rPr>
            <w:rFonts w:ascii="Times New Roman" w:eastAsia="Times New Roman" w:hAnsi="Times New Roman" w:cs="Times New Roman"/>
          </w:rPr>
          <w:t>Con</w:t>
        </w:r>
        <w:r w:rsidR="003F446A"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base </w:t>
      </w:r>
      <w:ins w:id="3158" w:author="Maria Paola Fonseca Paez" w:date="2019-12-01T01:42:00Z">
        <w:r w:rsidR="003F446A">
          <w:rPr>
            <w:rFonts w:ascii="Times New Roman" w:eastAsia="Times New Roman" w:hAnsi="Times New Roman" w:cs="Times New Roman"/>
          </w:rPr>
          <w:t>en</w:t>
        </w:r>
      </w:ins>
      <w:del w:id="3159" w:author="Maria Paola Fonseca Paez" w:date="2019-12-01T01:42:00Z">
        <w:r w:rsidRPr="009C09D9" w:rsidDel="003F446A">
          <w:rPr>
            <w:rFonts w:ascii="Times New Roman" w:eastAsia="Times New Roman" w:hAnsi="Times New Roman" w:cs="Times New Roman"/>
          </w:rPr>
          <w:delText>a</w:delText>
        </w:r>
      </w:del>
      <w:r w:rsidRPr="009C09D9">
        <w:rPr>
          <w:rFonts w:ascii="Times New Roman" w:eastAsia="Times New Roman" w:hAnsi="Times New Roman" w:cs="Times New Roman"/>
        </w:rPr>
        <w:t xml:space="preserve"> esto, si la cantidad de ceros corresponde con los ceros presentes de la entrada proveniente de la función </w:t>
      </w:r>
      <w:r w:rsidRPr="009C09D9">
        <w:rPr>
          <w:rFonts w:ascii="Times New Roman" w:eastAsia="Times New Roman" w:hAnsi="Times New Roman" w:cs="Times New Roman"/>
          <w:i/>
        </w:rPr>
        <w:t>hash</w:t>
      </w:r>
      <w:r w:rsidRPr="009C09D9">
        <w:rPr>
          <w:rFonts w:ascii="Times New Roman" w:eastAsia="Times New Roman" w:hAnsi="Times New Roman" w:cs="Times New Roman"/>
        </w:rPr>
        <w:t xml:space="preserve">, se pone en ‘1’ la señal de ceros ok, de lo contrario ceros ok permanece en ‘0’. </w:t>
      </w:r>
      <w:del w:id="3160" w:author="Maria Paola Fonseca Paez" w:date="2019-12-01T01:42:00Z">
        <w:r w:rsidRPr="009C09D9" w:rsidDel="003F446A">
          <w:rPr>
            <w:rFonts w:ascii="Times New Roman" w:eastAsia="Times New Roman" w:hAnsi="Times New Roman" w:cs="Times New Roman"/>
          </w:rPr>
          <w:delText xml:space="preserve">La implementación de este bloque se realizó meramente </w:delText>
        </w:r>
        <w:commentRangeStart w:id="3161"/>
        <w:r w:rsidRPr="009C09D9" w:rsidDel="003F446A">
          <w:rPr>
            <w:rFonts w:ascii="Times New Roman" w:eastAsia="Times New Roman" w:hAnsi="Times New Roman" w:cs="Times New Roman"/>
          </w:rPr>
          <w:delText>combinacional</w:delText>
        </w:r>
        <w:commentRangeEnd w:id="3161"/>
        <w:r w:rsidR="00936B9C" w:rsidRPr="009C09D9" w:rsidDel="003F446A">
          <w:rPr>
            <w:rStyle w:val="Refdecomentario"/>
            <w:rFonts w:ascii="Times New Roman" w:hAnsi="Times New Roman" w:cs="Times New Roman"/>
          </w:rPr>
          <w:commentReference w:id="3161"/>
        </w:r>
        <w:r w:rsidRPr="009C09D9" w:rsidDel="003F446A">
          <w:rPr>
            <w:rFonts w:ascii="Times New Roman" w:eastAsia="Times New Roman" w:hAnsi="Times New Roman" w:cs="Times New Roman"/>
          </w:rPr>
          <w:delText>, salvo por un registro donde se almacena el resultado de ceros ok.</w:delText>
        </w:r>
      </w:del>
    </w:p>
    <w:p w14:paraId="1ADB116F" w14:textId="77777777" w:rsidR="00714E5C" w:rsidRPr="009C09D9" w:rsidRDefault="00714E5C">
      <w:pPr>
        <w:jc w:val="both"/>
        <w:rPr>
          <w:rFonts w:ascii="Times New Roman" w:eastAsia="Times New Roman" w:hAnsi="Times New Roman" w:cs="Times New Roman"/>
        </w:rPr>
      </w:pPr>
    </w:p>
    <w:p w14:paraId="61388678" w14:textId="09D54502"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El esquemático específico de este </w:t>
      </w:r>
      <w:del w:id="3162" w:author="Maria Paola Fonseca Paez" w:date="2019-12-01T01:42:00Z">
        <w:r w:rsidRPr="009C09D9" w:rsidDel="003F446A">
          <w:rPr>
            <w:rFonts w:ascii="Times New Roman" w:eastAsia="Times New Roman" w:hAnsi="Times New Roman" w:cs="Times New Roman"/>
          </w:rPr>
          <w:delText xml:space="preserve">bloque </w:delText>
        </w:r>
      </w:del>
      <w:ins w:id="3163" w:author="Maria Paola Fonseca Paez" w:date="2019-12-01T01:42:00Z">
        <w:r w:rsidR="003F446A">
          <w:rPr>
            <w:rFonts w:ascii="Times New Roman" w:eastAsia="Times New Roman" w:hAnsi="Times New Roman" w:cs="Times New Roman"/>
          </w:rPr>
          <w:t>subsistema</w:t>
        </w:r>
        <w:r w:rsidR="003F446A"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se puede encontrar en los anexos ingresando en el siguiente enlace: </w:t>
      </w:r>
      <w:r w:rsidR="009C09D9" w:rsidRPr="009C09D9">
        <w:rPr>
          <w:rFonts w:ascii="Times New Roman" w:hAnsi="Times New Roman" w:cs="Times New Roman"/>
        </w:rPr>
        <w:fldChar w:fldCharType="begin"/>
      </w:r>
      <w:r w:rsidR="009C09D9" w:rsidRPr="009C09D9">
        <w:rPr>
          <w:rFonts w:ascii="Times New Roman" w:hAnsi="Times New Roman" w:cs="Times New Roman"/>
        </w:rPr>
        <w:instrText xml:space="preserve"> HYPERLINK "https://livejaverianaedu-my.sharepoint.com/:b:/g/personal/fonseca_maria_javeriana_edu_co/EZR3x_kP0f1JmRwM5zAax-YBz6_a3CjPjWAy4qAXRwESsw?e=cwFRwV" \h </w:instrText>
      </w:r>
      <w:r w:rsidR="009C09D9" w:rsidRPr="009C09D9">
        <w:rPr>
          <w:rFonts w:ascii="Times New Roman" w:hAnsi="Times New Roman" w:cs="Times New Roman"/>
        </w:rPr>
        <w:fldChar w:fldCharType="separate"/>
      </w:r>
      <w:r w:rsidRPr="009C09D9">
        <w:rPr>
          <w:rFonts w:ascii="Times New Roman" w:eastAsia="Times New Roman" w:hAnsi="Times New Roman" w:cs="Times New Roman"/>
          <w:color w:val="1155CC"/>
          <w:u w:val="single"/>
        </w:rPr>
        <w:t>Diagrama de bloques comparar ceros</w:t>
      </w:r>
      <w:r w:rsidR="009C09D9" w:rsidRPr="009C09D9">
        <w:rPr>
          <w:rFonts w:ascii="Times New Roman" w:eastAsia="Times New Roman" w:hAnsi="Times New Roman" w:cs="Times New Roman"/>
          <w:color w:val="1155CC"/>
          <w:u w:val="single"/>
        </w:rPr>
        <w:fldChar w:fldCharType="end"/>
      </w:r>
      <w:r w:rsidRPr="009C09D9">
        <w:rPr>
          <w:rFonts w:ascii="Times New Roman" w:eastAsia="Times New Roman" w:hAnsi="Times New Roman" w:cs="Times New Roman"/>
        </w:rPr>
        <w:t>.</w:t>
      </w:r>
    </w:p>
    <w:p w14:paraId="508B9DCF" w14:textId="2C5C1140" w:rsidR="00714E5C" w:rsidRPr="00FD5AB6" w:rsidRDefault="00AB58E9">
      <w:pPr>
        <w:pStyle w:val="Ttulo3"/>
        <w:jc w:val="both"/>
        <w:rPr>
          <w:rFonts w:ascii="Times New Roman" w:hAnsi="Times New Roman" w:cs="Times New Roman"/>
          <w:color w:val="000000"/>
          <w:sz w:val="32"/>
        </w:rPr>
      </w:pPr>
      <w:r w:rsidRPr="00FD5AB6">
        <w:rPr>
          <w:rFonts w:ascii="Times New Roman" w:eastAsia="Times New Roman" w:hAnsi="Times New Roman" w:cs="Times New Roman"/>
          <w:b/>
          <w:color w:val="000000"/>
          <w:szCs w:val="24"/>
        </w:rPr>
        <w:fldChar w:fldCharType="begin"/>
      </w:r>
      <w:ins w:id="3164" w:author="Maria Paola Fonseca Paez" w:date="2019-11-30T17:10:00Z">
        <w:r w:rsidR="00AC7B2A">
          <w:rPr>
            <w:rFonts w:ascii="Times New Roman" w:eastAsia="Times New Roman" w:hAnsi="Times New Roman" w:cs="Times New Roman"/>
            <w:b/>
            <w:color w:val="000000"/>
            <w:szCs w:val="24"/>
          </w:rPr>
          <w:instrText xml:space="preserve">HYPERLINK  \l "_Módulo_de_minado" \h </w:instrText>
        </w:r>
      </w:ins>
      <w:del w:id="3165" w:author="Maria Paola Fonseca Paez" w:date="2019-11-30T17:10:00Z">
        <w:r w:rsidRPr="00FD5AB6" w:rsidDel="00AC7B2A">
          <w:rPr>
            <w:rFonts w:ascii="Times New Roman" w:eastAsia="Times New Roman" w:hAnsi="Times New Roman" w:cs="Times New Roman"/>
            <w:b/>
            <w:color w:val="000000"/>
            <w:szCs w:val="24"/>
          </w:rPr>
          <w:delInstrText xml:space="preserve"> HYPERLINK \l "_37qjefsixob" \h </w:delInstrText>
        </w:r>
      </w:del>
      <w:r w:rsidRPr="00FD5AB6">
        <w:rPr>
          <w:rFonts w:ascii="Times New Roman" w:eastAsia="Times New Roman" w:hAnsi="Times New Roman" w:cs="Times New Roman"/>
          <w:b/>
          <w:color w:val="000000"/>
          <w:szCs w:val="24"/>
        </w:rPr>
        <w:fldChar w:fldCharType="separate"/>
      </w:r>
      <w:bookmarkStart w:id="3166" w:name="_Toc26029282"/>
      <w:r w:rsidRPr="00FD5AB6">
        <w:rPr>
          <w:rFonts w:ascii="Times New Roman" w:eastAsia="Times New Roman" w:hAnsi="Times New Roman" w:cs="Times New Roman"/>
          <w:b/>
          <w:color w:val="000000"/>
          <w:szCs w:val="24"/>
        </w:rPr>
        <w:t xml:space="preserve">Diseño e implementación del </w:t>
      </w:r>
      <w:del w:id="3167" w:author="Maria Paola Fonseca Paez" w:date="2019-11-30T17:59:00Z">
        <w:r w:rsidRPr="00FD5AB6" w:rsidDel="00464182">
          <w:rPr>
            <w:rFonts w:ascii="Times New Roman" w:eastAsia="Times New Roman" w:hAnsi="Times New Roman" w:cs="Times New Roman"/>
            <w:b/>
            <w:color w:val="000000"/>
            <w:szCs w:val="24"/>
          </w:rPr>
          <w:delText xml:space="preserve">bloque </w:delText>
        </w:r>
      </w:del>
      <w:ins w:id="3168" w:author="Maria Paola Fonseca Paez" w:date="2019-11-30T17:59:00Z">
        <w:r w:rsidR="00464182">
          <w:rPr>
            <w:rFonts w:ascii="Times New Roman" w:eastAsia="Times New Roman" w:hAnsi="Times New Roman" w:cs="Times New Roman"/>
            <w:b/>
            <w:color w:val="000000"/>
            <w:szCs w:val="24"/>
          </w:rPr>
          <w:t>subsistema</w:t>
        </w:r>
        <w:r w:rsidR="00464182" w:rsidRPr="00FD5AB6">
          <w:rPr>
            <w:rFonts w:ascii="Times New Roman" w:eastAsia="Times New Roman" w:hAnsi="Times New Roman" w:cs="Times New Roman"/>
            <w:b/>
            <w:color w:val="000000"/>
            <w:szCs w:val="24"/>
          </w:rPr>
          <w:t xml:space="preserve"> </w:t>
        </w:r>
      </w:ins>
      <w:r w:rsidRPr="00FD5AB6">
        <w:rPr>
          <w:rFonts w:ascii="Times New Roman" w:eastAsia="Times New Roman" w:hAnsi="Times New Roman" w:cs="Times New Roman"/>
          <w:b/>
          <w:color w:val="000000"/>
          <w:szCs w:val="24"/>
        </w:rPr>
        <w:t>‘control global’</w:t>
      </w:r>
      <w:bookmarkEnd w:id="3166"/>
      <w:r w:rsidRPr="00FD5AB6">
        <w:rPr>
          <w:rFonts w:ascii="Times New Roman" w:eastAsia="Times New Roman" w:hAnsi="Times New Roman" w:cs="Times New Roman"/>
          <w:b/>
          <w:color w:val="000000"/>
          <w:szCs w:val="24"/>
        </w:rPr>
        <w:fldChar w:fldCharType="end"/>
      </w:r>
    </w:p>
    <w:p w14:paraId="1731DD7A" w14:textId="77777777" w:rsidR="00714E5C" w:rsidRPr="009C09D9" w:rsidRDefault="00714E5C">
      <w:pPr>
        <w:jc w:val="both"/>
        <w:rPr>
          <w:rFonts w:ascii="Times New Roman" w:eastAsia="Times New Roman" w:hAnsi="Times New Roman" w:cs="Times New Roman"/>
          <w:b/>
        </w:rPr>
      </w:pPr>
    </w:p>
    <w:p w14:paraId="6F0A4B89" w14:textId="09D006ED"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En </w:t>
      </w:r>
      <w:del w:id="3169" w:author="Maria Paola Fonseca Paez" w:date="2019-12-01T01:43:00Z">
        <w:r w:rsidRPr="009C09D9" w:rsidDel="003F446A">
          <w:rPr>
            <w:rFonts w:ascii="Times New Roman" w:eastAsia="Times New Roman" w:hAnsi="Times New Roman" w:cs="Times New Roman"/>
          </w:rPr>
          <w:delText>el presente bloque</w:delText>
        </w:r>
      </w:del>
      <w:ins w:id="3170" w:author="Maria Paola Fonseca Paez" w:date="2019-12-01T01:43:00Z">
        <w:r w:rsidR="003F446A">
          <w:rPr>
            <w:rFonts w:ascii="Times New Roman" w:eastAsia="Times New Roman" w:hAnsi="Times New Roman" w:cs="Times New Roman"/>
          </w:rPr>
          <w:t>la presente sección</w:t>
        </w:r>
      </w:ins>
      <w:r w:rsidRPr="009C09D9">
        <w:rPr>
          <w:rFonts w:ascii="Times New Roman" w:eastAsia="Times New Roman" w:hAnsi="Times New Roman" w:cs="Times New Roman"/>
        </w:rPr>
        <w:t xml:space="preserve"> se describe el funcionamiento del Control Global, el cual utiliza un contador externo como apoyo para el procesamiento de cadenas de bloques en la entrada. Ya que este bloque es meramente compuesto por el control y el contador de apoyo, se </w:t>
      </w:r>
      <w:del w:id="3171" w:author="Maria Paola Fonseca Paez" w:date="2019-12-01T01:43:00Z">
        <w:r w:rsidRPr="009C09D9" w:rsidDel="00923CA1">
          <w:rPr>
            <w:rFonts w:ascii="Times New Roman" w:eastAsia="Times New Roman" w:hAnsi="Times New Roman" w:cs="Times New Roman"/>
          </w:rPr>
          <w:delText xml:space="preserve">abordará </w:delText>
        </w:r>
      </w:del>
      <w:ins w:id="3172" w:author="Maria Paola Fonseca Paez" w:date="2019-12-01T01:44:00Z">
        <w:r w:rsidR="00923CA1">
          <w:rPr>
            <w:rFonts w:ascii="Times New Roman" w:eastAsia="Times New Roman" w:hAnsi="Times New Roman" w:cs="Times New Roman"/>
          </w:rPr>
          <w:t>describirá</w:t>
        </w:r>
      </w:ins>
      <w:ins w:id="3173" w:author="Maria Paola Fonseca Paez" w:date="2019-12-01T01:43:00Z">
        <w:r w:rsidR="00923CA1"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únicamente el funcionamiento de la máquina de estados finitos.</w:t>
      </w:r>
    </w:p>
    <w:p w14:paraId="7900CC24" w14:textId="77777777" w:rsidR="00714E5C" w:rsidRPr="009C09D9" w:rsidRDefault="00714E5C">
      <w:pPr>
        <w:jc w:val="both"/>
        <w:rPr>
          <w:rFonts w:ascii="Times New Roman" w:eastAsia="Times New Roman" w:hAnsi="Times New Roman" w:cs="Times New Roman"/>
          <w:b/>
        </w:rPr>
      </w:pPr>
    </w:p>
    <w:p w14:paraId="55036EEF" w14:textId="77777777" w:rsidR="00923CA1" w:rsidRDefault="00AB58E9">
      <w:pPr>
        <w:keepNext/>
        <w:jc w:val="center"/>
        <w:rPr>
          <w:ins w:id="3174" w:author="Maria Paola Fonseca Paez" w:date="2019-12-01T01:44:00Z"/>
        </w:rPr>
        <w:pPrChange w:id="3175" w:author="Maria Paola Fonseca Paez" w:date="2019-12-01T01:44:00Z">
          <w:pPr>
            <w:jc w:val="center"/>
          </w:pPr>
        </w:pPrChange>
      </w:pPr>
      <w:r w:rsidRPr="009C09D9">
        <w:rPr>
          <w:rFonts w:ascii="Times New Roman" w:eastAsia="Times New Roman" w:hAnsi="Times New Roman" w:cs="Times New Roman"/>
          <w:b/>
          <w:noProof/>
          <w:lang w:val="it-IT"/>
        </w:rPr>
        <w:lastRenderedPageBreak/>
        <w:drawing>
          <wp:inline distT="114300" distB="114300" distL="114300" distR="114300" wp14:anchorId="2818515A" wp14:editId="47F5A843">
            <wp:extent cx="4465254" cy="441969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4465254" cy="4419690"/>
                    </a:xfrm>
                    <a:prstGeom prst="rect">
                      <a:avLst/>
                    </a:prstGeom>
                    <a:ln/>
                  </pic:spPr>
                </pic:pic>
              </a:graphicData>
            </a:graphic>
          </wp:inline>
        </w:drawing>
      </w:r>
    </w:p>
    <w:p w14:paraId="2EA46735" w14:textId="4938EDE0" w:rsidR="00714E5C" w:rsidRPr="00923CA1" w:rsidRDefault="00923CA1">
      <w:pPr>
        <w:pStyle w:val="Descripcin"/>
        <w:jc w:val="center"/>
        <w:rPr>
          <w:rFonts w:ascii="Times New Roman" w:eastAsia="Times New Roman" w:hAnsi="Times New Roman" w:cs="Times New Roman"/>
          <w:b/>
          <w:rPrChange w:id="3176" w:author="Maria Paola Fonseca Paez" w:date="2019-12-01T01:45:00Z">
            <w:rPr>
              <w:rFonts w:ascii="Times New Roman" w:eastAsia="Times New Roman" w:hAnsi="Times New Roman" w:cs="Times New Roman"/>
              <w:b/>
            </w:rPr>
          </w:rPrChange>
        </w:rPr>
        <w:pPrChange w:id="3177" w:author="Maria Paola Fonseca Paez" w:date="2019-12-01T01:44:00Z">
          <w:pPr>
            <w:jc w:val="center"/>
          </w:pPr>
        </w:pPrChange>
      </w:pPr>
      <w:bookmarkStart w:id="3178" w:name="_Ref26057130"/>
      <w:ins w:id="3179" w:author="Maria Paola Fonseca Paez" w:date="2019-12-01T01:44:00Z">
        <w:r w:rsidRPr="00923CA1">
          <w:rPr>
            <w:rFonts w:ascii="Times New Roman" w:hAnsi="Times New Roman" w:cs="Times New Roman"/>
            <w:color w:val="auto"/>
            <w:rPrChange w:id="3180" w:author="Maria Paola Fonseca Paez" w:date="2019-12-01T01:45:00Z">
              <w:rPr>
                <w:i/>
                <w:iCs/>
              </w:rPr>
            </w:rPrChange>
          </w:rPr>
          <w:t xml:space="preserve">Figura </w:t>
        </w:r>
        <w:r w:rsidRPr="00923CA1">
          <w:rPr>
            <w:rFonts w:ascii="Times New Roman" w:hAnsi="Times New Roman" w:cs="Times New Roman"/>
            <w:color w:val="auto"/>
            <w:rPrChange w:id="3181" w:author="Maria Paola Fonseca Paez" w:date="2019-12-01T01:45:00Z">
              <w:rPr>
                <w:i/>
                <w:iCs/>
              </w:rPr>
            </w:rPrChange>
          </w:rPr>
          <w:fldChar w:fldCharType="begin"/>
        </w:r>
        <w:r w:rsidRPr="00923CA1">
          <w:rPr>
            <w:rFonts w:ascii="Times New Roman" w:hAnsi="Times New Roman" w:cs="Times New Roman"/>
            <w:color w:val="auto"/>
            <w:rPrChange w:id="3182" w:author="Maria Paola Fonseca Paez" w:date="2019-12-01T01:45:00Z">
              <w:rPr>
                <w:i/>
                <w:iCs/>
              </w:rPr>
            </w:rPrChange>
          </w:rPr>
          <w:instrText xml:space="preserve"> SEQ Figura \* ARABIC </w:instrText>
        </w:r>
      </w:ins>
      <w:r w:rsidRPr="00923CA1">
        <w:rPr>
          <w:rFonts w:ascii="Times New Roman" w:hAnsi="Times New Roman" w:cs="Times New Roman"/>
          <w:color w:val="auto"/>
          <w:rPrChange w:id="3183" w:author="Maria Paola Fonseca Paez" w:date="2019-12-01T01:45:00Z">
            <w:rPr>
              <w:i/>
              <w:iCs/>
            </w:rPr>
          </w:rPrChange>
        </w:rPr>
        <w:fldChar w:fldCharType="separate"/>
      </w:r>
      <w:ins w:id="3184" w:author="Maria Paola Fonseca Paez" w:date="2019-12-01T03:44:00Z">
        <w:r w:rsidR="00025C63">
          <w:rPr>
            <w:rFonts w:ascii="Times New Roman" w:hAnsi="Times New Roman" w:cs="Times New Roman"/>
            <w:noProof/>
            <w:color w:val="auto"/>
          </w:rPr>
          <w:t>14</w:t>
        </w:r>
      </w:ins>
      <w:ins w:id="3185" w:author="Maria Paola Fonseca Paez" w:date="2019-12-01T01:44:00Z">
        <w:r w:rsidRPr="00923CA1">
          <w:rPr>
            <w:rFonts w:ascii="Times New Roman" w:hAnsi="Times New Roman" w:cs="Times New Roman"/>
            <w:color w:val="auto"/>
            <w:rPrChange w:id="3186" w:author="Maria Paola Fonseca Paez" w:date="2019-12-01T01:45:00Z">
              <w:rPr>
                <w:i/>
                <w:iCs/>
              </w:rPr>
            </w:rPrChange>
          </w:rPr>
          <w:fldChar w:fldCharType="end"/>
        </w:r>
        <w:bookmarkEnd w:id="3178"/>
        <w:r w:rsidRPr="00923CA1">
          <w:rPr>
            <w:rFonts w:ascii="Times New Roman" w:hAnsi="Times New Roman" w:cs="Times New Roman"/>
            <w:color w:val="auto"/>
            <w:rPrChange w:id="3187" w:author="Maria Paola Fonseca Paez" w:date="2019-12-01T01:45:00Z">
              <w:rPr>
                <w:i/>
                <w:iCs/>
              </w:rPr>
            </w:rPrChange>
          </w:rPr>
          <w:t>. Máquina de estados finitos del Control Global.</w:t>
        </w:r>
      </w:ins>
    </w:p>
    <w:p w14:paraId="741825E8" w14:textId="5AA540FC" w:rsidR="00714E5C" w:rsidRPr="009C09D9" w:rsidDel="00923CA1" w:rsidRDefault="00AB58E9">
      <w:pPr>
        <w:jc w:val="center"/>
        <w:rPr>
          <w:del w:id="3188" w:author="Maria Paola Fonseca Paez" w:date="2019-12-01T01:44:00Z"/>
          <w:rFonts w:ascii="Times New Roman" w:eastAsia="Times New Roman" w:hAnsi="Times New Roman" w:cs="Times New Roman"/>
          <w:b/>
          <w:highlight w:val="yellow"/>
        </w:rPr>
      </w:pPr>
      <w:del w:id="3189" w:author="Maria Paola Fonseca Paez" w:date="2019-12-01T01:44:00Z">
        <w:r w:rsidRPr="009C09D9" w:rsidDel="00923CA1">
          <w:rPr>
            <w:rFonts w:ascii="Times New Roman" w:eastAsia="Times New Roman" w:hAnsi="Times New Roman" w:cs="Times New Roman"/>
            <w:i/>
            <w:sz w:val="20"/>
            <w:szCs w:val="20"/>
          </w:rPr>
          <w:delText>Figura X. máquina de estados finitos del Control Global.</w:delText>
        </w:r>
      </w:del>
    </w:p>
    <w:p w14:paraId="5D732453" w14:textId="77777777" w:rsidR="00714E5C" w:rsidRPr="009C09D9" w:rsidRDefault="00714E5C">
      <w:pPr>
        <w:jc w:val="both"/>
        <w:rPr>
          <w:rFonts w:ascii="Times New Roman" w:eastAsia="Times New Roman" w:hAnsi="Times New Roman" w:cs="Times New Roman"/>
          <w:b/>
          <w:highlight w:val="cyan"/>
        </w:rPr>
      </w:pPr>
    </w:p>
    <w:p w14:paraId="2545657C" w14:textId="41FB6E4B" w:rsidR="00714E5C" w:rsidRPr="009C09D9" w:rsidRDefault="00AB58E9">
      <w:pPr>
        <w:spacing w:line="240" w:lineRule="auto"/>
        <w:jc w:val="both"/>
        <w:rPr>
          <w:rFonts w:ascii="Times New Roman" w:eastAsia="Times New Roman" w:hAnsi="Times New Roman" w:cs="Times New Roman"/>
        </w:rPr>
      </w:pPr>
      <w:r w:rsidRPr="009C09D9">
        <w:rPr>
          <w:rFonts w:ascii="Times New Roman" w:eastAsia="Times New Roman" w:hAnsi="Times New Roman" w:cs="Times New Roman"/>
        </w:rPr>
        <w:t xml:space="preserve">La máquina de estados ilustrada en la </w:t>
      </w:r>
      <w:ins w:id="3190" w:author="Maria Paola Fonseca Paez" w:date="2019-12-01T01:45:00Z">
        <w:r w:rsidR="00923CA1">
          <w:rPr>
            <w:rFonts w:ascii="Times New Roman" w:eastAsia="Times New Roman" w:hAnsi="Times New Roman" w:cs="Times New Roman"/>
          </w:rPr>
          <w:fldChar w:fldCharType="begin"/>
        </w:r>
        <w:r w:rsidR="00923CA1">
          <w:rPr>
            <w:rFonts w:ascii="Times New Roman" w:eastAsia="Times New Roman" w:hAnsi="Times New Roman" w:cs="Times New Roman"/>
          </w:rPr>
          <w:instrText xml:space="preserve"> REF _Ref26057130 \h </w:instrText>
        </w:r>
      </w:ins>
      <w:r w:rsidR="00923CA1">
        <w:rPr>
          <w:rFonts w:ascii="Times New Roman" w:eastAsia="Times New Roman" w:hAnsi="Times New Roman" w:cs="Times New Roman"/>
        </w:rPr>
      </w:r>
      <w:r w:rsidR="00923CA1">
        <w:rPr>
          <w:rFonts w:ascii="Times New Roman" w:eastAsia="Times New Roman" w:hAnsi="Times New Roman" w:cs="Times New Roman"/>
        </w:rPr>
        <w:fldChar w:fldCharType="separate"/>
      </w:r>
      <w:ins w:id="3191" w:author="Maria Paola Fonseca Paez" w:date="2019-12-01T01:45:00Z">
        <w:r w:rsidR="00923CA1" w:rsidRPr="00923CA1">
          <w:rPr>
            <w:rFonts w:ascii="Times New Roman" w:hAnsi="Times New Roman" w:cs="Times New Roman"/>
            <w:rPrChange w:id="3192" w:author="Maria Paola Fonseca Paez" w:date="2019-12-01T01:45:00Z">
              <w:rPr/>
            </w:rPrChange>
          </w:rPr>
          <w:t xml:space="preserve">Figura </w:t>
        </w:r>
        <w:r w:rsidR="00923CA1" w:rsidRPr="00923CA1">
          <w:rPr>
            <w:rFonts w:ascii="Times New Roman" w:hAnsi="Times New Roman" w:cs="Times New Roman"/>
            <w:noProof/>
            <w:rPrChange w:id="3193" w:author="Maria Paola Fonseca Paez" w:date="2019-12-01T01:45:00Z">
              <w:rPr>
                <w:noProof/>
              </w:rPr>
            </w:rPrChange>
          </w:rPr>
          <w:t>14</w:t>
        </w:r>
        <w:r w:rsidR="00923CA1">
          <w:rPr>
            <w:rFonts w:ascii="Times New Roman" w:eastAsia="Times New Roman" w:hAnsi="Times New Roman" w:cs="Times New Roman"/>
          </w:rPr>
          <w:fldChar w:fldCharType="end"/>
        </w:r>
        <w:r w:rsidR="00923CA1">
          <w:rPr>
            <w:rFonts w:ascii="Times New Roman" w:eastAsia="Times New Roman" w:hAnsi="Times New Roman" w:cs="Times New Roman"/>
          </w:rPr>
          <w:t xml:space="preserve"> </w:t>
        </w:r>
      </w:ins>
      <w:del w:id="3194" w:author="Maria Paola Fonseca Paez" w:date="2019-12-01T01:45:00Z">
        <w:r w:rsidRPr="009C09D9" w:rsidDel="00923CA1">
          <w:rPr>
            <w:rFonts w:ascii="Times New Roman" w:eastAsia="Times New Roman" w:hAnsi="Times New Roman" w:cs="Times New Roman"/>
          </w:rPr>
          <w:delText xml:space="preserve">figura X </w:delText>
        </w:r>
        <w:r w:rsidR="00936B9C" w:rsidRPr="009C09D9" w:rsidDel="00923CA1">
          <w:rPr>
            <w:rFonts w:ascii="Times New Roman" w:eastAsia="Times New Roman" w:hAnsi="Times New Roman" w:cs="Times New Roman"/>
            <w:b/>
            <w:highlight w:val="yellow"/>
          </w:rPr>
          <w:delText>QUE</w:delText>
        </w:r>
        <w:r w:rsidR="00936B9C" w:rsidRPr="009C09D9" w:rsidDel="00923CA1">
          <w:rPr>
            <w:rFonts w:ascii="Times New Roman" w:eastAsia="Times New Roman" w:hAnsi="Times New Roman" w:cs="Times New Roman"/>
            <w:b/>
          </w:rPr>
          <w:delText xml:space="preserve"> </w:delText>
        </w:r>
        <w:r w:rsidR="00936B9C" w:rsidRPr="009C09D9" w:rsidDel="00923CA1">
          <w:rPr>
            <w:rFonts w:ascii="Times New Roman" w:eastAsia="Times New Roman" w:hAnsi="Times New Roman" w:cs="Times New Roman"/>
            <w:b/>
            <w:highlight w:val="yellow"/>
          </w:rPr>
          <w:delText>SE</w:delText>
        </w:r>
        <w:r w:rsidR="00936B9C" w:rsidRPr="009C09D9" w:rsidDel="00923CA1">
          <w:rPr>
            <w:rFonts w:ascii="Times New Roman" w:eastAsia="Times New Roman" w:hAnsi="Times New Roman" w:cs="Times New Roman"/>
          </w:rPr>
          <w:delText xml:space="preserve"> </w:delText>
        </w:r>
      </w:del>
      <w:r w:rsidRPr="009C09D9">
        <w:rPr>
          <w:rFonts w:ascii="Times New Roman" w:eastAsia="Times New Roman" w:hAnsi="Times New Roman" w:cs="Times New Roman"/>
        </w:rPr>
        <w:t>inicia su funcionamiento en el estado uno</w:t>
      </w:r>
      <w:ins w:id="3195" w:author="Maria Paola Fonseca Paez" w:date="2019-12-01T01:45:00Z">
        <w:r w:rsidR="00923CA1">
          <w:rPr>
            <w:rFonts w:ascii="Times New Roman" w:eastAsia="Times New Roman" w:hAnsi="Times New Roman" w:cs="Times New Roman"/>
          </w:rPr>
          <w:t>,</w:t>
        </w:r>
      </w:ins>
      <w:r w:rsidRPr="009C09D9">
        <w:rPr>
          <w:rFonts w:ascii="Times New Roman" w:eastAsia="Times New Roman" w:hAnsi="Times New Roman" w:cs="Times New Roman"/>
        </w:rPr>
        <w:t xml:space="preserve"> donde se manda la señal de reinicio al contador de apoyo </w:t>
      </w:r>
      <w:proofErr w:type="spellStart"/>
      <w:r w:rsidRPr="009C09D9">
        <w:rPr>
          <w:rFonts w:ascii="Times New Roman" w:eastAsia="Times New Roman" w:hAnsi="Times New Roman" w:cs="Times New Roman"/>
        </w:rPr>
        <w:t>contB</w:t>
      </w:r>
      <w:proofErr w:type="spellEnd"/>
      <w:r w:rsidRPr="009C09D9">
        <w:rPr>
          <w:rFonts w:ascii="Times New Roman" w:eastAsia="Times New Roman" w:hAnsi="Times New Roman" w:cs="Times New Roman"/>
        </w:rPr>
        <w:t xml:space="preserve">, el sistema permanece en este estado mientras la señal </w:t>
      </w:r>
      <w:r w:rsidRPr="00923CA1">
        <w:rPr>
          <w:rFonts w:ascii="Times New Roman" w:eastAsia="Times New Roman" w:hAnsi="Times New Roman" w:cs="Times New Roman"/>
          <w:i/>
          <w:rPrChange w:id="3196" w:author="Maria Paola Fonseca Paez" w:date="2019-12-01T01:45:00Z">
            <w:rPr>
              <w:rFonts w:ascii="Times New Roman" w:eastAsia="Times New Roman" w:hAnsi="Times New Roman" w:cs="Times New Roman"/>
            </w:rPr>
          </w:rPrChange>
        </w:rPr>
        <w:t>fin mensaje</w:t>
      </w:r>
      <w:r w:rsidRPr="009C09D9">
        <w:rPr>
          <w:rFonts w:ascii="Times New Roman" w:eastAsia="Times New Roman" w:hAnsi="Times New Roman" w:cs="Times New Roman"/>
        </w:rPr>
        <w:t xml:space="preserve"> sea cero, en el momento que la señal </w:t>
      </w:r>
      <w:r w:rsidRPr="00923CA1">
        <w:rPr>
          <w:rFonts w:ascii="Times New Roman" w:eastAsia="Times New Roman" w:hAnsi="Times New Roman" w:cs="Times New Roman"/>
          <w:i/>
          <w:rPrChange w:id="3197" w:author="Maria Paola Fonseca Paez" w:date="2019-12-01T01:45:00Z">
            <w:rPr>
              <w:rFonts w:ascii="Times New Roman" w:eastAsia="Times New Roman" w:hAnsi="Times New Roman" w:cs="Times New Roman"/>
            </w:rPr>
          </w:rPrChange>
        </w:rPr>
        <w:t>fin mensaje</w:t>
      </w:r>
      <w:r w:rsidRPr="009C09D9">
        <w:rPr>
          <w:rFonts w:ascii="Times New Roman" w:eastAsia="Times New Roman" w:hAnsi="Times New Roman" w:cs="Times New Roman"/>
        </w:rPr>
        <w:t xml:space="preserve"> es uno, significa que todo el mensaje de entrada ha sido leído y almacenado en la memoria</w:t>
      </w:r>
      <w:ins w:id="3198" w:author="Maria Paola Fonseca Paez" w:date="2019-12-01T01:45:00Z">
        <w:r w:rsidR="00923CA1">
          <w:rPr>
            <w:rFonts w:ascii="Times New Roman" w:eastAsia="Times New Roman" w:hAnsi="Times New Roman" w:cs="Times New Roman"/>
          </w:rPr>
          <w:t>,</w:t>
        </w:r>
      </w:ins>
      <w:r w:rsidRPr="009C09D9">
        <w:rPr>
          <w:rFonts w:ascii="Times New Roman" w:eastAsia="Times New Roman" w:hAnsi="Times New Roman" w:cs="Times New Roman"/>
        </w:rPr>
        <w:t xml:space="preserve"> y se da inicio a la operación del sistema. En el estado dos</w:t>
      </w:r>
      <w:ins w:id="3199" w:author="Maria Paola Fonseca Paez" w:date="2019-12-01T01:46:00Z">
        <w:r w:rsidR="00923CA1">
          <w:rPr>
            <w:rFonts w:ascii="Times New Roman" w:eastAsia="Times New Roman" w:hAnsi="Times New Roman" w:cs="Times New Roman"/>
          </w:rPr>
          <w:t>,</w:t>
        </w:r>
      </w:ins>
      <w:r w:rsidRPr="009C09D9">
        <w:rPr>
          <w:rFonts w:ascii="Times New Roman" w:eastAsia="Times New Roman" w:hAnsi="Times New Roman" w:cs="Times New Roman"/>
        </w:rPr>
        <w:t xml:space="preserve"> el sistema pone la señal </w:t>
      </w:r>
      <w:proofErr w:type="spellStart"/>
      <w:r w:rsidRPr="00923CA1">
        <w:rPr>
          <w:rFonts w:ascii="Times New Roman" w:eastAsia="Times New Roman" w:hAnsi="Times New Roman" w:cs="Times New Roman"/>
          <w:i/>
          <w:rPrChange w:id="3200" w:author="Maria Paola Fonseca Paez" w:date="2019-12-01T01:46:00Z">
            <w:rPr>
              <w:rFonts w:ascii="Times New Roman" w:eastAsia="Times New Roman" w:hAnsi="Times New Roman" w:cs="Times New Roman"/>
            </w:rPr>
          </w:rPrChange>
        </w:rPr>
        <w:t>go</w:t>
      </w:r>
      <w:proofErr w:type="spellEnd"/>
      <w:r w:rsidRPr="009C09D9">
        <w:rPr>
          <w:rFonts w:ascii="Times New Roman" w:eastAsia="Times New Roman" w:hAnsi="Times New Roman" w:cs="Times New Roman"/>
        </w:rPr>
        <w:t xml:space="preserve"> en ‘1’, iniciando el conteo del tiempo, y se manda un pulso de re</w:t>
      </w:r>
      <w:del w:id="3201" w:author="Maria Paola Fonseca Paez" w:date="2019-12-01T01:46:00Z">
        <w:r w:rsidRPr="009C09D9" w:rsidDel="00923CA1">
          <w:rPr>
            <w:rFonts w:ascii="Times New Roman" w:eastAsia="Times New Roman" w:hAnsi="Times New Roman" w:cs="Times New Roman"/>
          </w:rPr>
          <w:delText xml:space="preserve">set </w:delText>
        </w:r>
      </w:del>
      <w:ins w:id="3202" w:author="Maria Paola Fonseca Paez" w:date="2019-12-01T01:46:00Z">
        <w:r w:rsidR="00923CA1">
          <w:rPr>
            <w:rFonts w:ascii="Times New Roman" w:eastAsia="Times New Roman" w:hAnsi="Times New Roman" w:cs="Times New Roman"/>
          </w:rPr>
          <w:t xml:space="preserve">inicio </w:t>
        </w:r>
      </w:ins>
      <w:r w:rsidRPr="009C09D9">
        <w:rPr>
          <w:rFonts w:ascii="Times New Roman" w:eastAsia="Times New Roman" w:hAnsi="Times New Roman" w:cs="Times New Roman"/>
        </w:rPr>
        <w:t xml:space="preserve">al </w:t>
      </w:r>
      <w:del w:id="3203" w:author="Maria Paola Fonseca Paez" w:date="2019-12-01T01:46:00Z">
        <w:r w:rsidRPr="009C09D9" w:rsidDel="00923CA1">
          <w:rPr>
            <w:rFonts w:ascii="Times New Roman" w:eastAsia="Times New Roman" w:hAnsi="Times New Roman" w:cs="Times New Roman"/>
          </w:rPr>
          <w:delText>bloque de</w:delText>
        </w:r>
      </w:del>
      <w:ins w:id="3204" w:author="Maria Paola Fonseca Paez" w:date="2019-12-01T01:46:00Z">
        <w:r w:rsidR="00923CA1">
          <w:rPr>
            <w:rFonts w:ascii="Times New Roman" w:eastAsia="Times New Roman" w:hAnsi="Times New Roman" w:cs="Times New Roman"/>
          </w:rPr>
          <w:t>subsistema</w:t>
        </w:r>
      </w:ins>
      <w:r w:rsidRPr="009C09D9">
        <w:rPr>
          <w:rFonts w:ascii="Times New Roman" w:eastAsia="Times New Roman" w:hAnsi="Times New Roman" w:cs="Times New Roman"/>
        </w:rPr>
        <w:t xml:space="preserve"> función </w:t>
      </w:r>
      <w:r w:rsidRPr="009C09D9">
        <w:rPr>
          <w:rFonts w:ascii="Times New Roman" w:eastAsia="Times New Roman" w:hAnsi="Times New Roman" w:cs="Times New Roman"/>
          <w:i/>
        </w:rPr>
        <w:t>hash sha256</w:t>
      </w:r>
      <w:r w:rsidRPr="009C09D9">
        <w:rPr>
          <w:rFonts w:ascii="Times New Roman" w:eastAsia="Times New Roman" w:hAnsi="Times New Roman" w:cs="Times New Roman"/>
        </w:rPr>
        <w:t xml:space="preserve"> y a</w:t>
      </w:r>
      <w:del w:id="3205" w:author="Maria Paola Fonseca Paez" w:date="2019-12-01T01:46:00Z">
        <w:r w:rsidRPr="009C09D9" w:rsidDel="00923CA1">
          <w:rPr>
            <w:rFonts w:ascii="Times New Roman" w:eastAsia="Times New Roman" w:hAnsi="Times New Roman" w:cs="Times New Roman"/>
          </w:rPr>
          <w:delText>l bloque de</w:delText>
        </w:r>
      </w:del>
      <w:ins w:id="3206" w:author="Maria Paola Fonseca Paez" w:date="2019-12-01T01:46:00Z">
        <w:r w:rsidR="00923CA1">
          <w:rPr>
            <w:rFonts w:ascii="Times New Roman" w:eastAsia="Times New Roman" w:hAnsi="Times New Roman" w:cs="Times New Roman"/>
          </w:rPr>
          <w:t>l subsistema</w:t>
        </w:r>
      </w:ins>
      <w:r w:rsidRPr="009C09D9">
        <w:rPr>
          <w:rFonts w:ascii="Times New Roman" w:eastAsia="Times New Roman" w:hAnsi="Times New Roman" w:cs="Times New Roman"/>
        </w:rPr>
        <w:t xml:space="preserve"> generación </w:t>
      </w:r>
      <w:r w:rsidRPr="009C09D9">
        <w:rPr>
          <w:rFonts w:ascii="Times New Roman" w:eastAsia="Times New Roman" w:hAnsi="Times New Roman" w:cs="Times New Roman"/>
          <w:i/>
        </w:rPr>
        <w:t>nonce</w:t>
      </w:r>
      <w:r w:rsidRPr="009C09D9">
        <w:rPr>
          <w:rFonts w:ascii="Times New Roman" w:eastAsia="Times New Roman" w:hAnsi="Times New Roman" w:cs="Times New Roman"/>
        </w:rPr>
        <w:t xml:space="preserve">. </w:t>
      </w:r>
    </w:p>
    <w:p w14:paraId="72531E03" w14:textId="77777777" w:rsidR="00714E5C" w:rsidRPr="009C09D9" w:rsidRDefault="00714E5C">
      <w:pPr>
        <w:spacing w:line="240" w:lineRule="auto"/>
        <w:jc w:val="both"/>
        <w:rPr>
          <w:rFonts w:ascii="Times New Roman" w:eastAsia="Times New Roman" w:hAnsi="Times New Roman" w:cs="Times New Roman"/>
        </w:rPr>
      </w:pPr>
    </w:p>
    <w:p w14:paraId="79B33C5E" w14:textId="459014C7" w:rsidR="00714E5C" w:rsidRPr="009C09D9" w:rsidRDefault="00AB58E9">
      <w:pPr>
        <w:spacing w:line="240" w:lineRule="auto"/>
        <w:jc w:val="both"/>
        <w:rPr>
          <w:rFonts w:ascii="Times New Roman" w:eastAsia="Times New Roman" w:hAnsi="Times New Roman" w:cs="Times New Roman"/>
        </w:rPr>
      </w:pPr>
      <w:r w:rsidRPr="009C09D9">
        <w:rPr>
          <w:rFonts w:ascii="Times New Roman" w:eastAsia="Times New Roman" w:hAnsi="Times New Roman" w:cs="Times New Roman"/>
        </w:rPr>
        <w:t xml:space="preserve">A </w:t>
      </w:r>
      <w:del w:id="3207" w:author="Maria Paola Fonseca Paez" w:date="2019-12-01T01:46:00Z">
        <w:r w:rsidRPr="009C09D9" w:rsidDel="00923CA1">
          <w:rPr>
            <w:rFonts w:ascii="Times New Roman" w:eastAsia="Times New Roman" w:hAnsi="Times New Roman" w:cs="Times New Roman"/>
          </w:rPr>
          <w:delText>continuación</w:delText>
        </w:r>
      </w:del>
      <w:ins w:id="3208" w:author="Maria Paola Fonseca Paez" w:date="2019-12-01T01:46:00Z">
        <w:r w:rsidR="00923CA1" w:rsidRPr="009C09D9">
          <w:rPr>
            <w:rFonts w:ascii="Times New Roman" w:eastAsia="Times New Roman" w:hAnsi="Times New Roman" w:cs="Times New Roman"/>
          </w:rPr>
          <w:t>continuación,</w:t>
        </w:r>
      </w:ins>
      <w:r w:rsidRPr="009C09D9">
        <w:rPr>
          <w:rFonts w:ascii="Times New Roman" w:eastAsia="Times New Roman" w:hAnsi="Times New Roman" w:cs="Times New Roman"/>
        </w:rPr>
        <w:t xml:space="preserve"> se pasa al estado tres donde la señal de activo </w:t>
      </w:r>
      <w:r w:rsidRPr="009C09D9">
        <w:rPr>
          <w:rFonts w:ascii="Times New Roman" w:eastAsia="Times New Roman" w:hAnsi="Times New Roman" w:cs="Times New Roman"/>
          <w:i/>
        </w:rPr>
        <w:t>nonce</w:t>
      </w:r>
      <w:r w:rsidRPr="009C09D9">
        <w:rPr>
          <w:rFonts w:ascii="Times New Roman" w:eastAsia="Times New Roman" w:hAnsi="Times New Roman" w:cs="Times New Roman"/>
        </w:rPr>
        <w:t xml:space="preserve"> se pone en ‘1’ y se habilita el conteo del contador </w:t>
      </w:r>
      <w:proofErr w:type="spellStart"/>
      <w:r w:rsidRPr="009C09D9">
        <w:rPr>
          <w:rFonts w:ascii="Times New Roman" w:eastAsia="Times New Roman" w:hAnsi="Times New Roman" w:cs="Times New Roman"/>
        </w:rPr>
        <w:t>contB</w:t>
      </w:r>
      <w:proofErr w:type="spellEnd"/>
      <w:r w:rsidRPr="009C09D9">
        <w:rPr>
          <w:rFonts w:ascii="Times New Roman" w:eastAsia="Times New Roman" w:hAnsi="Times New Roman" w:cs="Times New Roman"/>
        </w:rPr>
        <w:t>. Una vez realizado esto</w:t>
      </w:r>
      <w:ins w:id="3209" w:author="Maria Paola Fonseca Paez" w:date="2019-12-01T01:46:00Z">
        <w:r w:rsidR="00923CA1">
          <w:rPr>
            <w:rFonts w:ascii="Times New Roman" w:eastAsia="Times New Roman" w:hAnsi="Times New Roman" w:cs="Times New Roman"/>
          </w:rPr>
          <w:t>,</w:t>
        </w:r>
      </w:ins>
      <w:r w:rsidRPr="009C09D9">
        <w:rPr>
          <w:rFonts w:ascii="Times New Roman" w:eastAsia="Times New Roman" w:hAnsi="Times New Roman" w:cs="Times New Roman"/>
        </w:rPr>
        <w:t xml:space="preserve"> se avanza directamente al estado de espera, y posteriormente al estado cuatro, en el cual</w:t>
      </w:r>
      <w:del w:id="3210" w:author="Maria Paola Fonseca Paez" w:date="2019-12-01T01:47:00Z">
        <w:r w:rsidRPr="009C09D9" w:rsidDel="00923CA1">
          <w:rPr>
            <w:rFonts w:ascii="Times New Roman" w:eastAsia="Times New Roman" w:hAnsi="Times New Roman" w:cs="Times New Roman"/>
          </w:rPr>
          <w:delText xml:space="preserve"> </w:delText>
        </w:r>
        <w:commentRangeStart w:id="3211"/>
        <w:r w:rsidRPr="009C09D9" w:rsidDel="00923CA1">
          <w:rPr>
            <w:rFonts w:ascii="Times New Roman" w:eastAsia="Times New Roman" w:hAnsi="Times New Roman" w:cs="Times New Roman"/>
          </w:rPr>
          <w:delText>se</w:delText>
        </w:r>
      </w:del>
      <w:r w:rsidRPr="009C09D9">
        <w:rPr>
          <w:rFonts w:ascii="Times New Roman" w:eastAsia="Times New Roman" w:hAnsi="Times New Roman" w:cs="Times New Roman"/>
        </w:rPr>
        <w:t xml:space="preserve"> </w:t>
      </w:r>
      <w:del w:id="3212" w:author="Maria Paola Fonseca Paez" w:date="2019-12-01T01:47:00Z">
        <w:r w:rsidRPr="009C09D9" w:rsidDel="00923CA1">
          <w:rPr>
            <w:rFonts w:ascii="Times New Roman" w:eastAsia="Times New Roman" w:hAnsi="Times New Roman" w:cs="Times New Roman"/>
          </w:rPr>
          <w:delText>queda</w:delText>
        </w:r>
      </w:del>
      <w:ins w:id="3213" w:author="Maria Paola Fonseca Paez" w:date="2019-12-01T01:47:00Z">
        <w:r w:rsidR="00923CA1">
          <w:rPr>
            <w:rFonts w:ascii="Times New Roman" w:eastAsia="Times New Roman" w:hAnsi="Times New Roman" w:cs="Times New Roman"/>
          </w:rPr>
          <w:t>permanece</w:t>
        </w:r>
      </w:ins>
      <w:r w:rsidRPr="009C09D9">
        <w:rPr>
          <w:rFonts w:ascii="Times New Roman" w:eastAsia="Times New Roman" w:hAnsi="Times New Roman" w:cs="Times New Roman"/>
        </w:rPr>
        <w:t xml:space="preserve"> </w:t>
      </w:r>
      <w:commentRangeEnd w:id="3211"/>
      <w:r w:rsidR="00936B9C" w:rsidRPr="009C09D9">
        <w:rPr>
          <w:rStyle w:val="Refdecomentario"/>
          <w:rFonts w:ascii="Times New Roman" w:hAnsi="Times New Roman" w:cs="Times New Roman"/>
        </w:rPr>
        <w:commentReference w:id="3211"/>
      </w:r>
      <w:r w:rsidRPr="009C09D9">
        <w:rPr>
          <w:rFonts w:ascii="Times New Roman" w:eastAsia="Times New Roman" w:hAnsi="Times New Roman" w:cs="Times New Roman"/>
        </w:rPr>
        <w:t xml:space="preserve">mientras la señal </w:t>
      </w:r>
      <w:proofErr w:type="spellStart"/>
      <w:r w:rsidRPr="009C09D9">
        <w:rPr>
          <w:rFonts w:ascii="Times New Roman" w:eastAsia="Times New Roman" w:hAnsi="Times New Roman" w:cs="Times New Roman"/>
          <w:i/>
        </w:rPr>
        <w:t>nonce_valid</w:t>
      </w:r>
      <w:proofErr w:type="spellEnd"/>
      <w:r w:rsidRPr="009C09D9">
        <w:rPr>
          <w:rFonts w:ascii="Times New Roman" w:eastAsia="Times New Roman" w:hAnsi="Times New Roman" w:cs="Times New Roman"/>
          <w:i/>
        </w:rPr>
        <w:t xml:space="preserve"> </w:t>
      </w:r>
      <w:r w:rsidRPr="009C09D9">
        <w:rPr>
          <w:rFonts w:ascii="Times New Roman" w:eastAsia="Times New Roman" w:hAnsi="Times New Roman" w:cs="Times New Roman"/>
        </w:rPr>
        <w:t>sea cero</w:t>
      </w:r>
      <w:del w:id="3214" w:author="Maria Paola Fonseca Paez" w:date="2019-12-01T01:47:00Z">
        <w:r w:rsidRPr="009C09D9" w:rsidDel="00923CA1">
          <w:rPr>
            <w:rFonts w:ascii="Times New Roman" w:eastAsia="Times New Roman" w:hAnsi="Times New Roman" w:cs="Times New Roman"/>
          </w:rPr>
          <w:delText>, y</w:delText>
        </w:r>
      </w:del>
      <w:ins w:id="3215" w:author="Maria Paola Fonseca Paez" w:date="2019-12-01T01:47:00Z">
        <w:r w:rsidR="00923CA1">
          <w:rPr>
            <w:rFonts w:ascii="Times New Roman" w:eastAsia="Times New Roman" w:hAnsi="Times New Roman" w:cs="Times New Roman"/>
          </w:rPr>
          <w:t>.</w:t>
        </w:r>
      </w:ins>
      <w:r w:rsidRPr="009C09D9">
        <w:rPr>
          <w:rFonts w:ascii="Times New Roman" w:eastAsia="Times New Roman" w:hAnsi="Times New Roman" w:cs="Times New Roman"/>
        </w:rPr>
        <w:t xml:space="preserve"> </w:t>
      </w:r>
      <w:del w:id="3216" w:author="Maria Paola Fonseca Paez" w:date="2019-12-01T01:47:00Z">
        <w:r w:rsidRPr="009C09D9" w:rsidDel="00923CA1">
          <w:rPr>
            <w:rFonts w:ascii="Times New Roman" w:eastAsia="Times New Roman" w:hAnsi="Times New Roman" w:cs="Times New Roman"/>
          </w:rPr>
          <w:delText>c</w:delText>
        </w:r>
      </w:del>
      <w:ins w:id="3217" w:author="Maria Paola Fonseca Paez" w:date="2019-12-01T01:47:00Z">
        <w:r w:rsidR="00923CA1">
          <w:rPr>
            <w:rFonts w:ascii="Times New Roman" w:eastAsia="Times New Roman" w:hAnsi="Times New Roman" w:cs="Times New Roman"/>
          </w:rPr>
          <w:t>C</w:t>
        </w:r>
      </w:ins>
      <w:r w:rsidRPr="009C09D9">
        <w:rPr>
          <w:rFonts w:ascii="Times New Roman" w:eastAsia="Times New Roman" w:hAnsi="Times New Roman" w:cs="Times New Roman"/>
        </w:rPr>
        <w:t xml:space="preserve">uando </w:t>
      </w:r>
      <w:proofErr w:type="spellStart"/>
      <w:r w:rsidRPr="009C09D9">
        <w:rPr>
          <w:rFonts w:ascii="Times New Roman" w:eastAsia="Times New Roman" w:hAnsi="Times New Roman" w:cs="Times New Roman"/>
          <w:i/>
        </w:rPr>
        <w:t>nonce_valid</w:t>
      </w:r>
      <w:proofErr w:type="spellEnd"/>
      <w:r w:rsidRPr="009C09D9">
        <w:rPr>
          <w:rFonts w:ascii="Times New Roman" w:eastAsia="Times New Roman" w:hAnsi="Times New Roman" w:cs="Times New Roman"/>
          <w:i/>
        </w:rPr>
        <w:t xml:space="preserve"> </w:t>
      </w:r>
      <w:r w:rsidRPr="009C09D9">
        <w:rPr>
          <w:rFonts w:ascii="Times New Roman" w:eastAsia="Times New Roman" w:hAnsi="Times New Roman" w:cs="Times New Roman"/>
        </w:rPr>
        <w:t xml:space="preserve">es ‘1’ avanza al estado cinco. En el caso de que en el estado cinco el conteo de bloques de entrada sea menor a la cantidad mínima 1, se sigue al estado de </w:t>
      </w:r>
      <w:proofErr w:type="spellStart"/>
      <w:r w:rsidRPr="00923CA1">
        <w:rPr>
          <w:rFonts w:ascii="Times New Roman" w:eastAsia="Times New Roman" w:hAnsi="Times New Roman" w:cs="Times New Roman"/>
          <w:i/>
          <w:rPrChange w:id="3218" w:author="Maria Paola Fonseca Paez" w:date="2019-12-01T01:47:00Z">
            <w:rPr>
              <w:rFonts w:ascii="Times New Roman" w:eastAsia="Times New Roman" w:hAnsi="Times New Roman" w:cs="Times New Roman"/>
            </w:rPr>
          </w:rPrChange>
        </w:rPr>
        <w:t>fail</w:t>
      </w:r>
      <w:proofErr w:type="spellEnd"/>
      <w:r w:rsidRPr="009C09D9">
        <w:rPr>
          <w:rFonts w:ascii="Times New Roman" w:eastAsia="Times New Roman" w:hAnsi="Times New Roman" w:cs="Times New Roman"/>
        </w:rPr>
        <w:t>, el cual será explicado más adelante.</w:t>
      </w:r>
    </w:p>
    <w:p w14:paraId="6C1FD5E9" w14:textId="77777777" w:rsidR="00714E5C" w:rsidRPr="009C09D9" w:rsidRDefault="00714E5C">
      <w:pPr>
        <w:spacing w:line="240" w:lineRule="auto"/>
        <w:jc w:val="both"/>
        <w:rPr>
          <w:rFonts w:ascii="Times New Roman" w:eastAsia="Times New Roman" w:hAnsi="Times New Roman" w:cs="Times New Roman"/>
        </w:rPr>
      </w:pPr>
    </w:p>
    <w:p w14:paraId="1C5E3DEA" w14:textId="5CB3425F" w:rsidR="00714E5C" w:rsidRPr="009C09D9" w:rsidRDefault="00AB58E9">
      <w:pPr>
        <w:spacing w:line="240" w:lineRule="auto"/>
        <w:jc w:val="both"/>
        <w:rPr>
          <w:rFonts w:ascii="Times New Roman" w:eastAsia="Times New Roman" w:hAnsi="Times New Roman" w:cs="Times New Roman"/>
        </w:rPr>
      </w:pPr>
      <w:r w:rsidRPr="009C09D9">
        <w:rPr>
          <w:rFonts w:ascii="Times New Roman" w:eastAsia="Times New Roman" w:hAnsi="Times New Roman" w:cs="Times New Roman"/>
        </w:rPr>
        <w:t xml:space="preserve">En el estado cinco se pone la señal </w:t>
      </w:r>
      <w:r w:rsidRPr="009C09D9">
        <w:rPr>
          <w:rFonts w:ascii="Times New Roman" w:eastAsia="Times New Roman" w:hAnsi="Times New Roman" w:cs="Times New Roman"/>
          <w:i/>
        </w:rPr>
        <w:t>hash</w:t>
      </w:r>
      <w:r w:rsidRPr="009C09D9">
        <w:rPr>
          <w:rFonts w:ascii="Times New Roman" w:eastAsia="Times New Roman" w:hAnsi="Times New Roman" w:cs="Times New Roman"/>
        </w:rPr>
        <w:t xml:space="preserve"> en ‘1’ tomando la posición de memoria </w:t>
      </w:r>
      <w:ins w:id="3219" w:author="Maria Paola Fonseca Paez" w:date="2019-12-01T01:47:00Z">
        <w:r w:rsidR="00923CA1">
          <w:rPr>
            <w:rFonts w:ascii="Times New Roman" w:eastAsia="Times New Roman" w:hAnsi="Times New Roman" w:cs="Times New Roman"/>
          </w:rPr>
          <w:t>equivalente al valor de</w:t>
        </w:r>
      </w:ins>
      <w:ins w:id="3220" w:author="Maria Paola Fonseca Paez" w:date="2019-12-01T01:48:00Z">
        <w:r w:rsidR="00923CA1">
          <w:rPr>
            <w:rFonts w:ascii="Times New Roman" w:eastAsia="Times New Roman" w:hAnsi="Times New Roman" w:cs="Times New Roman"/>
          </w:rPr>
          <w:t xml:space="preserve">l contador </w:t>
        </w:r>
      </w:ins>
      <w:r w:rsidRPr="009C09D9">
        <w:rPr>
          <w:rFonts w:ascii="Times New Roman" w:eastAsia="Times New Roman" w:hAnsi="Times New Roman" w:cs="Times New Roman"/>
        </w:rPr>
        <w:t xml:space="preserve">contB-1, y si no hay problemas con la cantidad de bloques se avanza al estado seis, donde el sistema espera hasta que llegue la señal </w:t>
      </w:r>
      <w:proofErr w:type="spellStart"/>
      <w:r w:rsidRPr="009C09D9">
        <w:rPr>
          <w:rFonts w:ascii="Times New Roman" w:eastAsia="Times New Roman" w:hAnsi="Times New Roman" w:cs="Times New Roman"/>
          <w:i/>
        </w:rPr>
        <w:t>digest_valid</w:t>
      </w:r>
      <w:proofErr w:type="spellEnd"/>
      <w:r w:rsidRPr="009C09D9">
        <w:rPr>
          <w:rFonts w:ascii="Times New Roman" w:eastAsia="Times New Roman" w:hAnsi="Times New Roman" w:cs="Times New Roman"/>
        </w:rPr>
        <w:t xml:space="preserve"> diferente de cero</w:t>
      </w:r>
      <w:r w:rsidRPr="009C09D9">
        <w:rPr>
          <w:rFonts w:ascii="Times New Roman" w:eastAsia="Times New Roman" w:hAnsi="Times New Roman" w:cs="Times New Roman"/>
          <w:i/>
        </w:rPr>
        <w:t>.</w:t>
      </w:r>
      <w:r w:rsidRPr="009C09D9">
        <w:rPr>
          <w:rFonts w:ascii="Times New Roman" w:eastAsia="Times New Roman" w:hAnsi="Times New Roman" w:cs="Times New Roman"/>
        </w:rPr>
        <w:t xml:space="preserve"> Del estado seis se sigue al estado siete, donde se pone la señal</w:t>
      </w:r>
      <w:del w:id="3221" w:author="Maria Paola Fonseca Paez" w:date="2019-12-01T01:48:00Z">
        <w:r w:rsidRPr="009C09D9" w:rsidDel="00923CA1">
          <w:rPr>
            <w:rFonts w:ascii="Times New Roman" w:eastAsia="Times New Roman" w:hAnsi="Times New Roman" w:cs="Times New Roman"/>
          </w:rPr>
          <w:delText xml:space="preserve"> </w:delText>
        </w:r>
      </w:del>
      <w:r w:rsidRPr="009C09D9">
        <w:rPr>
          <w:rFonts w:ascii="Times New Roman" w:eastAsia="Times New Roman" w:hAnsi="Times New Roman" w:cs="Times New Roman"/>
        </w:rPr>
        <w:t xml:space="preserve"> </w:t>
      </w:r>
      <w:proofErr w:type="spellStart"/>
      <w:r w:rsidRPr="00923CA1">
        <w:rPr>
          <w:rFonts w:ascii="Times New Roman" w:eastAsia="Times New Roman" w:hAnsi="Times New Roman" w:cs="Times New Roman"/>
          <w:i/>
          <w:rPrChange w:id="3222" w:author="Maria Paola Fonseca Paez" w:date="2019-12-01T01:48:00Z">
            <w:rPr>
              <w:rFonts w:ascii="Times New Roman" w:eastAsia="Times New Roman" w:hAnsi="Times New Roman" w:cs="Times New Roman"/>
            </w:rPr>
          </w:rPrChange>
        </w:rPr>
        <w:t>ready</w:t>
      </w:r>
      <w:proofErr w:type="spellEnd"/>
      <w:r w:rsidRPr="009C09D9">
        <w:rPr>
          <w:rFonts w:ascii="Times New Roman" w:eastAsia="Times New Roman" w:hAnsi="Times New Roman" w:cs="Times New Roman"/>
        </w:rPr>
        <w:t xml:space="preserve"> en ‘1’ y si el valor del contador es diferente del número de bloques totales leídos a la entrada, se avanza al estado ocho donde se pone la señal </w:t>
      </w:r>
      <w:del w:id="3223" w:author="Maria Paola Fonseca Paez" w:date="2019-12-01T01:48:00Z">
        <w:r w:rsidRPr="009C09D9" w:rsidDel="00923CA1">
          <w:rPr>
            <w:rFonts w:ascii="Times New Roman" w:eastAsia="Times New Roman" w:hAnsi="Times New Roman" w:cs="Times New Roman"/>
          </w:rPr>
          <w:delText xml:space="preserve">de </w:delText>
        </w:r>
      </w:del>
      <w:r w:rsidRPr="00923CA1">
        <w:rPr>
          <w:rFonts w:ascii="Times New Roman" w:eastAsia="Times New Roman" w:hAnsi="Times New Roman" w:cs="Times New Roman"/>
          <w:i/>
          <w:rPrChange w:id="3224" w:author="Maria Paola Fonseca Paez" w:date="2019-12-01T01:48:00Z">
            <w:rPr>
              <w:rFonts w:ascii="Times New Roman" w:eastAsia="Times New Roman" w:hAnsi="Times New Roman" w:cs="Times New Roman"/>
            </w:rPr>
          </w:rPrChange>
        </w:rPr>
        <w:t>más bloques</w:t>
      </w:r>
      <w:r w:rsidRPr="009C09D9">
        <w:rPr>
          <w:rFonts w:ascii="Times New Roman" w:eastAsia="Times New Roman" w:hAnsi="Times New Roman" w:cs="Times New Roman"/>
        </w:rPr>
        <w:t xml:space="preserve"> en ‘1’ y se habilita un nuevo conteo del contador auxiliar. Del estado ocho </w:t>
      </w:r>
      <w:ins w:id="3225" w:author="Maria Paola Fonseca Paez" w:date="2019-12-01T01:48:00Z">
        <w:r w:rsidR="00923CA1">
          <w:rPr>
            <w:rFonts w:ascii="Times New Roman" w:eastAsia="Times New Roman" w:hAnsi="Times New Roman" w:cs="Times New Roman"/>
          </w:rPr>
          <w:t xml:space="preserve">se </w:t>
        </w:r>
      </w:ins>
      <w:r w:rsidRPr="009C09D9">
        <w:rPr>
          <w:rFonts w:ascii="Times New Roman" w:eastAsia="Times New Roman" w:hAnsi="Times New Roman" w:cs="Times New Roman"/>
        </w:rPr>
        <w:t>llega al estado seis</w:t>
      </w:r>
      <w:ins w:id="3226" w:author="Maria Paola Fonseca Paez" w:date="2019-12-01T01:48:00Z">
        <w:r w:rsidR="00923CA1">
          <w:rPr>
            <w:rFonts w:ascii="Times New Roman" w:eastAsia="Times New Roman" w:hAnsi="Times New Roman" w:cs="Times New Roman"/>
          </w:rPr>
          <w:t>,</w:t>
        </w:r>
      </w:ins>
      <w:r w:rsidRPr="009C09D9">
        <w:rPr>
          <w:rFonts w:ascii="Times New Roman" w:eastAsia="Times New Roman" w:hAnsi="Times New Roman" w:cs="Times New Roman"/>
        </w:rPr>
        <w:t xml:space="preserve"> donde se queda en un pequeño ciclo entre los estados seis, siete y ocho hasta que se lea y procese la totalidad de los bloques de entrada.</w:t>
      </w:r>
    </w:p>
    <w:p w14:paraId="6679EDA2" w14:textId="77777777" w:rsidR="00714E5C" w:rsidRPr="009C09D9" w:rsidRDefault="00714E5C">
      <w:pPr>
        <w:spacing w:line="240" w:lineRule="auto"/>
        <w:jc w:val="both"/>
        <w:rPr>
          <w:rFonts w:ascii="Times New Roman" w:eastAsia="Times New Roman" w:hAnsi="Times New Roman" w:cs="Times New Roman"/>
        </w:rPr>
      </w:pPr>
    </w:p>
    <w:p w14:paraId="6E9E3F75" w14:textId="5165E503" w:rsidR="00714E5C" w:rsidRPr="009C09D9" w:rsidRDefault="00AB58E9">
      <w:pPr>
        <w:spacing w:line="240" w:lineRule="auto"/>
        <w:jc w:val="both"/>
        <w:rPr>
          <w:rFonts w:ascii="Times New Roman" w:eastAsia="Times New Roman" w:hAnsi="Times New Roman" w:cs="Times New Roman"/>
        </w:rPr>
      </w:pPr>
      <w:r w:rsidRPr="009C09D9">
        <w:rPr>
          <w:rFonts w:ascii="Times New Roman" w:eastAsia="Times New Roman" w:hAnsi="Times New Roman" w:cs="Times New Roman"/>
        </w:rPr>
        <w:t xml:space="preserve">En el estado siete, cuando el valor del contador </w:t>
      </w:r>
      <w:proofErr w:type="spellStart"/>
      <w:r w:rsidRPr="009C09D9">
        <w:rPr>
          <w:rFonts w:ascii="Times New Roman" w:eastAsia="Times New Roman" w:hAnsi="Times New Roman" w:cs="Times New Roman"/>
        </w:rPr>
        <w:t>contB</w:t>
      </w:r>
      <w:proofErr w:type="spellEnd"/>
      <w:r w:rsidRPr="009C09D9">
        <w:rPr>
          <w:rFonts w:ascii="Times New Roman" w:eastAsia="Times New Roman" w:hAnsi="Times New Roman" w:cs="Times New Roman"/>
        </w:rPr>
        <w:t xml:space="preserve"> es igual al número de bloques totales de la entrada, se avanza al estado no leer</w:t>
      </w:r>
      <w:ins w:id="3227" w:author="Maria Paola Fonseca Paez" w:date="2019-12-01T01:49:00Z">
        <w:r w:rsidR="00923CA1">
          <w:rPr>
            <w:rFonts w:ascii="Times New Roman" w:eastAsia="Times New Roman" w:hAnsi="Times New Roman" w:cs="Times New Roman"/>
          </w:rPr>
          <w:t>,</w:t>
        </w:r>
      </w:ins>
      <w:r w:rsidRPr="009C09D9">
        <w:rPr>
          <w:rFonts w:ascii="Times New Roman" w:eastAsia="Times New Roman" w:hAnsi="Times New Roman" w:cs="Times New Roman"/>
        </w:rPr>
        <w:t xml:space="preserve"> en el cual se espera hasta que las posiciones más significativas de la salida de la función </w:t>
      </w:r>
      <w:r w:rsidRPr="009C09D9">
        <w:rPr>
          <w:rFonts w:ascii="Times New Roman" w:eastAsia="Times New Roman" w:hAnsi="Times New Roman" w:cs="Times New Roman"/>
          <w:i/>
        </w:rPr>
        <w:t>hash</w:t>
      </w:r>
      <w:r w:rsidRPr="009C09D9">
        <w:rPr>
          <w:rFonts w:ascii="Times New Roman" w:eastAsia="Times New Roman" w:hAnsi="Times New Roman" w:cs="Times New Roman"/>
        </w:rPr>
        <w:t xml:space="preserve"> sean almacenadas en el registro de salida. Luego se procede al estado nueve, en el </w:t>
      </w:r>
      <w:r w:rsidRPr="009C09D9">
        <w:rPr>
          <w:rFonts w:ascii="Times New Roman" w:eastAsia="Times New Roman" w:hAnsi="Times New Roman" w:cs="Times New Roman"/>
        </w:rPr>
        <w:lastRenderedPageBreak/>
        <w:t xml:space="preserve">cual se pone nuevamente la señal </w:t>
      </w:r>
      <w:del w:id="3228" w:author="Maria Paola Fonseca Paez" w:date="2019-12-01T01:49:00Z">
        <w:r w:rsidRPr="009C09D9" w:rsidDel="00923CA1">
          <w:rPr>
            <w:rFonts w:ascii="Times New Roman" w:eastAsia="Times New Roman" w:hAnsi="Times New Roman" w:cs="Times New Roman"/>
          </w:rPr>
          <w:delText xml:space="preserve">de </w:delText>
        </w:r>
      </w:del>
      <w:r w:rsidRPr="00923CA1">
        <w:rPr>
          <w:rFonts w:ascii="Times New Roman" w:eastAsia="Times New Roman" w:hAnsi="Times New Roman" w:cs="Times New Roman"/>
          <w:i/>
          <w:rPrChange w:id="3229" w:author="Maria Paola Fonseca Paez" w:date="2019-12-01T01:49:00Z">
            <w:rPr>
              <w:rFonts w:ascii="Times New Roman" w:eastAsia="Times New Roman" w:hAnsi="Times New Roman" w:cs="Times New Roman"/>
            </w:rPr>
          </w:rPrChange>
        </w:rPr>
        <w:t>activar nonce</w:t>
      </w:r>
      <w:r w:rsidRPr="009C09D9">
        <w:rPr>
          <w:rFonts w:ascii="Times New Roman" w:eastAsia="Times New Roman" w:hAnsi="Times New Roman" w:cs="Times New Roman"/>
        </w:rPr>
        <w:t xml:space="preserve"> en ‘1’ y se habilita el </w:t>
      </w:r>
      <w:ins w:id="3230" w:author="Maria Paola Fonseca Paez" w:date="2019-12-01T01:49:00Z">
        <w:r w:rsidR="00923CA1">
          <w:rPr>
            <w:rFonts w:ascii="Times New Roman" w:eastAsia="Times New Roman" w:hAnsi="Times New Roman" w:cs="Times New Roman"/>
          </w:rPr>
          <w:t>subsistema</w:t>
        </w:r>
      </w:ins>
      <w:del w:id="3231" w:author="Maria Paola Fonseca Paez" w:date="2019-12-01T01:49:00Z">
        <w:r w:rsidRPr="009C09D9" w:rsidDel="00923CA1">
          <w:rPr>
            <w:rFonts w:ascii="Times New Roman" w:eastAsia="Times New Roman" w:hAnsi="Times New Roman" w:cs="Times New Roman"/>
          </w:rPr>
          <w:delText>bloque</w:delText>
        </w:r>
      </w:del>
      <w:r w:rsidRPr="009C09D9">
        <w:rPr>
          <w:rFonts w:ascii="Times New Roman" w:eastAsia="Times New Roman" w:hAnsi="Times New Roman" w:cs="Times New Roman"/>
        </w:rPr>
        <w:t xml:space="preserve"> </w:t>
      </w:r>
      <w:r w:rsidRPr="00923CA1">
        <w:rPr>
          <w:rFonts w:ascii="Times New Roman" w:eastAsia="Times New Roman" w:hAnsi="Times New Roman" w:cs="Times New Roman"/>
          <w:b/>
          <w:rPrChange w:id="3232" w:author="Maria Paola Fonseca Paez" w:date="2019-12-01T01:49:00Z">
            <w:rPr>
              <w:rFonts w:ascii="Times New Roman" w:eastAsia="Times New Roman" w:hAnsi="Times New Roman" w:cs="Times New Roman"/>
            </w:rPr>
          </w:rPrChange>
        </w:rPr>
        <w:t>comparador ceros</w:t>
      </w:r>
      <w:r w:rsidRPr="009C09D9">
        <w:rPr>
          <w:rFonts w:ascii="Times New Roman" w:eastAsia="Times New Roman" w:hAnsi="Times New Roman" w:cs="Times New Roman"/>
        </w:rPr>
        <w:t xml:space="preserve"> poniendo la señal </w:t>
      </w:r>
      <w:proofErr w:type="spellStart"/>
      <w:r w:rsidRPr="00923CA1">
        <w:rPr>
          <w:rFonts w:ascii="Times New Roman" w:eastAsia="Times New Roman" w:hAnsi="Times New Roman" w:cs="Times New Roman"/>
          <w:i/>
          <w:rPrChange w:id="3233" w:author="Maria Paola Fonseca Paez" w:date="2019-12-01T01:49:00Z">
            <w:rPr>
              <w:rFonts w:ascii="Times New Roman" w:eastAsia="Times New Roman" w:hAnsi="Times New Roman" w:cs="Times New Roman"/>
            </w:rPr>
          </w:rPrChange>
        </w:rPr>
        <w:t>ena_num_comp_ceros</w:t>
      </w:r>
      <w:proofErr w:type="spellEnd"/>
      <w:r w:rsidRPr="009C09D9">
        <w:rPr>
          <w:rFonts w:ascii="Times New Roman" w:eastAsia="Times New Roman" w:hAnsi="Times New Roman" w:cs="Times New Roman"/>
        </w:rPr>
        <w:t xml:space="preserve"> en ‘1’. En este punto también se manda una señal de reinicio al contador auxiliar </w:t>
      </w:r>
      <w:proofErr w:type="spellStart"/>
      <w:r w:rsidRPr="009C09D9">
        <w:rPr>
          <w:rFonts w:ascii="Times New Roman" w:eastAsia="Times New Roman" w:hAnsi="Times New Roman" w:cs="Times New Roman"/>
        </w:rPr>
        <w:t>contB</w:t>
      </w:r>
      <w:proofErr w:type="spellEnd"/>
      <w:r w:rsidRPr="009C09D9">
        <w:rPr>
          <w:rFonts w:ascii="Times New Roman" w:eastAsia="Times New Roman" w:hAnsi="Times New Roman" w:cs="Times New Roman"/>
        </w:rPr>
        <w:t xml:space="preserve">. Del estado nueve se sigue al estado </w:t>
      </w:r>
      <w:del w:id="3234" w:author="Maria Paola Fonseca Paez" w:date="2019-12-01T01:49:00Z">
        <w:r w:rsidRPr="009C09D9" w:rsidDel="00923CA1">
          <w:rPr>
            <w:rFonts w:ascii="Times New Roman" w:eastAsia="Times New Roman" w:hAnsi="Times New Roman" w:cs="Times New Roman"/>
          </w:rPr>
          <w:delText xml:space="preserve">de </w:delText>
        </w:r>
      </w:del>
      <w:r w:rsidRPr="009C09D9">
        <w:rPr>
          <w:rFonts w:ascii="Times New Roman" w:eastAsia="Times New Roman" w:hAnsi="Times New Roman" w:cs="Times New Roman"/>
        </w:rPr>
        <w:t>espera comparación</w:t>
      </w:r>
      <w:ins w:id="3235" w:author="Maria Paola Fonseca Paez" w:date="2019-12-01T01:49:00Z">
        <w:r w:rsidR="00923CA1">
          <w:rPr>
            <w:rFonts w:ascii="Times New Roman" w:eastAsia="Times New Roman" w:hAnsi="Times New Roman" w:cs="Times New Roman"/>
          </w:rPr>
          <w:t>,</w:t>
        </w:r>
      </w:ins>
      <w:r w:rsidRPr="009C09D9">
        <w:rPr>
          <w:rFonts w:ascii="Times New Roman" w:eastAsia="Times New Roman" w:hAnsi="Times New Roman" w:cs="Times New Roman"/>
        </w:rPr>
        <w:t xml:space="preserve"> y después se sigue al estado diez.</w:t>
      </w:r>
    </w:p>
    <w:p w14:paraId="47F56304" w14:textId="77777777" w:rsidR="00714E5C" w:rsidRPr="009C09D9" w:rsidRDefault="00714E5C">
      <w:pPr>
        <w:spacing w:line="240" w:lineRule="auto"/>
        <w:jc w:val="both"/>
        <w:rPr>
          <w:rFonts w:ascii="Times New Roman" w:eastAsia="Times New Roman" w:hAnsi="Times New Roman" w:cs="Times New Roman"/>
        </w:rPr>
      </w:pPr>
    </w:p>
    <w:p w14:paraId="2BE45F81" w14:textId="4D0F9814" w:rsidR="00714E5C" w:rsidRPr="009C09D9" w:rsidRDefault="00AB58E9">
      <w:pPr>
        <w:spacing w:line="240" w:lineRule="auto"/>
        <w:jc w:val="both"/>
        <w:rPr>
          <w:rFonts w:ascii="Times New Roman" w:eastAsia="Times New Roman" w:hAnsi="Times New Roman" w:cs="Times New Roman"/>
        </w:rPr>
      </w:pPr>
      <w:r w:rsidRPr="009C09D9">
        <w:rPr>
          <w:rFonts w:ascii="Times New Roman" w:eastAsia="Times New Roman" w:hAnsi="Times New Roman" w:cs="Times New Roman"/>
        </w:rPr>
        <w:t xml:space="preserve">En el estado diez, si la señal </w:t>
      </w:r>
      <w:r w:rsidRPr="00923CA1">
        <w:rPr>
          <w:rFonts w:ascii="Times New Roman" w:eastAsia="Times New Roman" w:hAnsi="Times New Roman" w:cs="Times New Roman"/>
          <w:i/>
          <w:rPrChange w:id="3236" w:author="Maria Paola Fonseca Paez" w:date="2019-12-01T01:50:00Z">
            <w:rPr>
              <w:rFonts w:ascii="Times New Roman" w:eastAsia="Times New Roman" w:hAnsi="Times New Roman" w:cs="Times New Roman"/>
            </w:rPr>
          </w:rPrChange>
        </w:rPr>
        <w:t>ceros ok</w:t>
      </w:r>
      <w:r w:rsidRPr="009C09D9">
        <w:rPr>
          <w:rFonts w:ascii="Times New Roman" w:eastAsia="Times New Roman" w:hAnsi="Times New Roman" w:cs="Times New Roman"/>
        </w:rPr>
        <w:t xml:space="preserve"> es cero</w:t>
      </w:r>
      <w:ins w:id="3237" w:author="Maria Paola Fonseca Paez" w:date="2019-12-01T01:50:00Z">
        <w:r w:rsidR="00923CA1">
          <w:rPr>
            <w:rFonts w:ascii="Times New Roman" w:eastAsia="Times New Roman" w:hAnsi="Times New Roman" w:cs="Times New Roman"/>
          </w:rPr>
          <w:t>,</w:t>
        </w:r>
      </w:ins>
      <w:r w:rsidRPr="009C09D9">
        <w:rPr>
          <w:rFonts w:ascii="Times New Roman" w:eastAsia="Times New Roman" w:hAnsi="Times New Roman" w:cs="Times New Roman"/>
        </w:rPr>
        <w:t xml:space="preserve"> se indica que no se han hallado coincidencias en el resultado, así que se prosigue a iterar nuevamente, con un nuevo </w:t>
      </w:r>
      <w:r w:rsidRPr="009C09D9">
        <w:rPr>
          <w:rFonts w:ascii="Times New Roman" w:eastAsia="Times New Roman" w:hAnsi="Times New Roman" w:cs="Times New Roman"/>
          <w:i/>
        </w:rPr>
        <w:t>nonce</w:t>
      </w:r>
      <w:r w:rsidRPr="009C09D9">
        <w:rPr>
          <w:rFonts w:ascii="Times New Roman" w:eastAsia="Times New Roman" w:hAnsi="Times New Roman" w:cs="Times New Roman"/>
        </w:rPr>
        <w:t xml:space="preserve">. Esto se realiza pasando al estado once en el cual se habilita el conteo inicial del contador auxiliar </w:t>
      </w:r>
      <w:proofErr w:type="spellStart"/>
      <w:r w:rsidRPr="009C09D9">
        <w:rPr>
          <w:rFonts w:ascii="Times New Roman" w:eastAsia="Times New Roman" w:hAnsi="Times New Roman" w:cs="Times New Roman"/>
        </w:rPr>
        <w:t>contB</w:t>
      </w:r>
      <w:proofErr w:type="spellEnd"/>
      <w:r w:rsidRPr="009C09D9">
        <w:rPr>
          <w:rFonts w:ascii="Times New Roman" w:eastAsia="Times New Roman" w:hAnsi="Times New Roman" w:cs="Times New Roman"/>
        </w:rPr>
        <w:t xml:space="preserve"> y se sigue al estado espera para realizar nuevamente el proceso descrito, con un nuevo </w:t>
      </w:r>
      <w:r w:rsidRPr="009C09D9">
        <w:rPr>
          <w:rFonts w:ascii="Times New Roman" w:eastAsia="Times New Roman" w:hAnsi="Times New Roman" w:cs="Times New Roman"/>
          <w:i/>
        </w:rPr>
        <w:t>nonce</w:t>
      </w:r>
      <w:r w:rsidRPr="009C09D9">
        <w:rPr>
          <w:rFonts w:ascii="Times New Roman" w:eastAsia="Times New Roman" w:hAnsi="Times New Roman" w:cs="Times New Roman"/>
        </w:rPr>
        <w:t>.</w:t>
      </w:r>
    </w:p>
    <w:p w14:paraId="7330A38A" w14:textId="77777777" w:rsidR="00714E5C" w:rsidRPr="009C09D9" w:rsidRDefault="00714E5C">
      <w:pPr>
        <w:spacing w:line="240" w:lineRule="auto"/>
        <w:jc w:val="both"/>
        <w:rPr>
          <w:rFonts w:ascii="Times New Roman" w:eastAsia="Times New Roman" w:hAnsi="Times New Roman" w:cs="Times New Roman"/>
        </w:rPr>
      </w:pPr>
    </w:p>
    <w:p w14:paraId="2BFED082" w14:textId="37877E95" w:rsidR="00714E5C" w:rsidRPr="009C09D9" w:rsidRDefault="00AB58E9">
      <w:pPr>
        <w:spacing w:line="240" w:lineRule="auto"/>
        <w:jc w:val="both"/>
        <w:rPr>
          <w:rFonts w:ascii="Times New Roman" w:eastAsia="Times New Roman" w:hAnsi="Times New Roman" w:cs="Times New Roman"/>
        </w:rPr>
      </w:pPr>
      <w:r w:rsidRPr="009C09D9">
        <w:rPr>
          <w:rFonts w:ascii="Times New Roman" w:eastAsia="Times New Roman" w:hAnsi="Times New Roman" w:cs="Times New Roman"/>
        </w:rPr>
        <w:t xml:space="preserve">Para otro de los casos de transición del estado diez, la señal </w:t>
      </w:r>
      <w:del w:id="3238" w:author="Maria Paola Fonseca Paez" w:date="2019-12-01T01:50:00Z">
        <w:r w:rsidRPr="009C09D9" w:rsidDel="00923CA1">
          <w:rPr>
            <w:rFonts w:ascii="Times New Roman" w:eastAsia="Times New Roman" w:hAnsi="Times New Roman" w:cs="Times New Roman"/>
          </w:rPr>
          <w:delText xml:space="preserve">de </w:delText>
        </w:r>
      </w:del>
      <w:proofErr w:type="spellStart"/>
      <w:r w:rsidRPr="00923CA1">
        <w:rPr>
          <w:rFonts w:ascii="Times New Roman" w:eastAsia="Times New Roman" w:hAnsi="Times New Roman" w:cs="Times New Roman"/>
          <w:i/>
          <w:rPrChange w:id="3239" w:author="Maria Paola Fonseca Paez" w:date="2019-12-01T01:50:00Z">
            <w:rPr>
              <w:rFonts w:ascii="Times New Roman" w:eastAsia="Times New Roman" w:hAnsi="Times New Roman" w:cs="Times New Roman"/>
            </w:rPr>
          </w:rPrChange>
        </w:rPr>
        <w:t>max</w:t>
      </w:r>
      <w:proofErr w:type="spellEnd"/>
      <w:r w:rsidRPr="00923CA1">
        <w:rPr>
          <w:rFonts w:ascii="Times New Roman" w:eastAsia="Times New Roman" w:hAnsi="Times New Roman" w:cs="Times New Roman"/>
          <w:i/>
          <w:rPrChange w:id="3240" w:author="Maria Paola Fonseca Paez" w:date="2019-12-01T01:50:00Z">
            <w:rPr>
              <w:rFonts w:ascii="Times New Roman" w:eastAsia="Times New Roman" w:hAnsi="Times New Roman" w:cs="Times New Roman"/>
            </w:rPr>
          </w:rPrChange>
        </w:rPr>
        <w:t xml:space="preserve"> </w:t>
      </w:r>
      <w:proofErr w:type="spellStart"/>
      <w:r w:rsidRPr="00923CA1">
        <w:rPr>
          <w:rFonts w:ascii="Times New Roman" w:eastAsia="Times New Roman" w:hAnsi="Times New Roman" w:cs="Times New Roman"/>
          <w:i/>
          <w:rPrChange w:id="3241" w:author="Maria Paola Fonseca Paez" w:date="2019-12-01T01:50:00Z">
            <w:rPr>
              <w:rFonts w:ascii="Times New Roman" w:eastAsia="Times New Roman" w:hAnsi="Times New Roman" w:cs="Times New Roman"/>
            </w:rPr>
          </w:rPrChange>
        </w:rPr>
        <w:t>tick</w:t>
      </w:r>
      <w:proofErr w:type="spellEnd"/>
      <w:r w:rsidRPr="009C09D9">
        <w:rPr>
          <w:rFonts w:ascii="Times New Roman" w:eastAsia="Times New Roman" w:hAnsi="Times New Roman" w:cs="Times New Roman"/>
        </w:rPr>
        <w:t xml:space="preserve"> del contador secuencial indica que el mismo ha llegado a su límite, y se pasa al estado </w:t>
      </w:r>
      <w:del w:id="3242" w:author="Maria Paola Fonseca Paez" w:date="2019-12-01T01:50:00Z">
        <w:r w:rsidRPr="009C09D9" w:rsidDel="00923CA1">
          <w:rPr>
            <w:rFonts w:ascii="Times New Roman" w:eastAsia="Times New Roman" w:hAnsi="Times New Roman" w:cs="Times New Roman"/>
          </w:rPr>
          <w:delText xml:space="preserve">de </w:delText>
        </w:r>
      </w:del>
      <w:proofErr w:type="spellStart"/>
      <w:r w:rsidRPr="009C09D9">
        <w:rPr>
          <w:rFonts w:ascii="Times New Roman" w:eastAsia="Times New Roman" w:hAnsi="Times New Roman" w:cs="Times New Roman"/>
        </w:rPr>
        <w:t>fail</w:t>
      </w:r>
      <w:proofErr w:type="spellEnd"/>
      <w:r w:rsidRPr="009C09D9">
        <w:rPr>
          <w:rFonts w:ascii="Times New Roman" w:eastAsia="Times New Roman" w:hAnsi="Times New Roman" w:cs="Times New Roman"/>
        </w:rPr>
        <w:t xml:space="preserve">, donde se pone en ‘1’ la señal </w:t>
      </w:r>
      <w:proofErr w:type="spellStart"/>
      <w:r w:rsidRPr="00923CA1">
        <w:rPr>
          <w:rFonts w:ascii="Times New Roman" w:eastAsia="Times New Roman" w:hAnsi="Times New Roman" w:cs="Times New Roman"/>
          <w:i/>
          <w:rPrChange w:id="3243" w:author="Maria Paola Fonseca Paez" w:date="2019-12-01T01:50:00Z">
            <w:rPr>
              <w:rFonts w:ascii="Times New Roman" w:eastAsia="Times New Roman" w:hAnsi="Times New Roman" w:cs="Times New Roman"/>
            </w:rPr>
          </w:rPrChange>
        </w:rPr>
        <w:t>failed</w:t>
      </w:r>
      <w:proofErr w:type="spellEnd"/>
      <w:r w:rsidRPr="009C09D9">
        <w:rPr>
          <w:rFonts w:ascii="Times New Roman" w:eastAsia="Times New Roman" w:hAnsi="Times New Roman" w:cs="Times New Roman"/>
        </w:rPr>
        <w:t xml:space="preserve"> junto con la señal </w:t>
      </w:r>
      <w:r w:rsidRPr="00923CA1">
        <w:rPr>
          <w:rFonts w:ascii="Times New Roman" w:eastAsia="Times New Roman" w:hAnsi="Times New Roman" w:cs="Times New Roman"/>
          <w:i/>
          <w:rPrChange w:id="3244" w:author="Maria Paola Fonseca Paez" w:date="2019-12-01T01:50:00Z">
            <w:rPr>
              <w:rFonts w:ascii="Times New Roman" w:eastAsia="Times New Roman" w:hAnsi="Times New Roman" w:cs="Times New Roman"/>
            </w:rPr>
          </w:rPrChange>
        </w:rPr>
        <w:t>inicio transmisión</w:t>
      </w:r>
      <w:r w:rsidRPr="009C09D9">
        <w:rPr>
          <w:rFonts w:ascii="Times New Roman" w:eastAsia="Times New Roman" w:hAnsi="Times New Roman" w:cs="Times New Roman"/>
        </w:rPr>
        <w:t>, enviando a la salida una cadena de caracteres ‘f’.</w:t>
      </w:r>
    </w:p>
    <w:p w14:paraId="6991C9F0" w14:textId="77777777" w:rsidR="00714E5C" w:rsidRPr="009C09D9" w:rsidRDefault="00714E5C">
      <w:pPr>
        <w:spacing w:line="240" w:lineRule="auto"/>
        <w:jc w:val="both"/>
        <w:rPr>
          <w:rFonts w:ascii="Times New Roman" w:eastAsia="Times New Roman" w:hAnsi="Times New Roman" w:cs="Times New Roman"/>
        </w:rPr>
      </w:pPr>
    </w:p>
    <w:p w14:paraId="18FCFDAB" w14:textId="7EFCB495" w:rsidR="00714E5C" w:rsidRPr="009C09D9" w:rsidRDefault="00AB58E9">
      <w:pPr>
        <w:spacing w:line="240" w:lineRule="auto"/>
        <w:jc w:val="both"/>
        <w:rPr>
          <w:rFonts w:ascii="Times New Roman" w:eastAsia="Times New Roman" w:hAnsi="Times New Roman" w:cs="Times New Roman"/>
        </w:rPr>
      </w:pPr>
      <w:r w:rsidRPr="009C09D9">
        <w:rPr>
          <w:rFonts w:ascii="Times New Roman" w:eastAsia="Times New Roman" w:hAnsi="Times New Roman" w:cs="Times New Roman"/>
        </w:rPr>
        <w:t xml:space="preserve">El último de los casos de transición del estado diez es en el cual la señal </w:t>
      </w:r>
      <w:del w:id="3245" w:author="Maria Paola Fonseca Paez" w:date="2019-12-01T01:51:00Z">
        <w:r w:rsidRPr="00923CA1" w:rsidDel="00923CA1">
          <w:rPr>
            <w:rFonts w:ascii="Times New Roman" w:eastAsia="Times New Roman" w:hAnsi="Times New Roman" w:cs="Times New Roman"/>
            <w:i/>
            <w:rPrChange w:id="3246" w:author="Maria Paola Fonseca Paez" w:date="2019-12-01T01:51:00Z">
              <w:rPr>
                <w:rFonts w:ascii="Times New Roman" w:eastAsia="Times New Roman" w:hAnsi="Times New Roman" w:cs="Times New Roman"/>
              </w:rPr>
            </w:rPrChange>
          </w:rPr>
          <w:delText xml:space="preserve">de </w:delText>
        </w:r>
      </w:del>
      <w:r w:rsidRPr="00923CA1">
        <w:rPr>
          <w:rFonts w:ascii="Times New Roman" w:eastAsia="Times New Roman" w:hAnsi="Times New Roman" w:cs="Times New Roman"/>
          <w:i/>
          <w:rPrChange w:id="3247" w:author="Maria Paola Fonseca Paez" w:date="2019-12-01T01:51:00Z">
            <w:rPr>
              <w:rFonts w:ascii="Times New Roman" w:eastAsia="Times New Roman" w:hAnsi="Times New Roman" w:cs="Times New Roman"/>
            </w:rPr>
          </w:rPrChange>
        </w:rPr>
        <w:t xml:space="preserve">ceros ok </w:t>
      </w:r>
      <w:r w:rsidRPr="009C09D9">
        <w:rPr>
          <w:rFonts w:ascii="Times New Roman" w:eastAsia="Times New Roman" w:hAnsi="Times New Roman" w:cs="Times New Roman"/>
        </w:rPr>
        <w:t>es uno, lo cual significa que la cantidad de ceros a la salida corresponde con la cantidad de ceros deseada, y el sistema sigue al estado doce, en el que se pone la señal</w:t>
      </w:r>
      <w:r w:rsidRPr="00923CA1">
        <w:rPr>
          <w:rFonts w:ascii="Times New Roman" w:eastAsia="Times New Roman" w:hAnsi="Times New Roman" w:cs="Times New Roman"/>
          <w:i/>
          <w:rPrChange w:id="3248" w:author="Maria Paola Fonseca Paez" w:date="2019-12-01T01:51:00Z">
            <w:rPr>
              <w:rFonts w:ascii="Times New Roman" w:eastAsia="Times New Roman" w:hAnsi="Times New Roman" w:cs="Times New Roman"/>
            </w:rPr>
          </w:rPrChange>
        </w:rPr>
        <w:t xml:space="preserve"> inicio transmisión </w:t>
      </w:r>
      <w:r w:rsidRPr="009C09D9">
        <w:rPr>
          <w:rFonts w:ascii="Times New Roman" w:eastAsia="Times New Roman" w:hAnsi="Times New Roman" w:cs="Times New Roman"/>
        </w:rPr>
        <w:t>en ‘1’ y se da inicio a la transmisión de la salida en el bloque de comunicación serial. En cuanto al control global</w:t>
      </w:r>
      <w:ins w:id="3249" w:author="Maria Paola Fonseca Paez" w:date="2019-12-01T01:51:00Z">
        <w:r w:rsidR="00923CA1">
          <w:rPr>
            <w:rFonts w:ascii="Times New Roman" w:eastAsia="Times New Roman" w:hAnsi="Times New Roman" w:cs="Times New Roman"/>
          </w:rPr>
          <w:t>,</w:t>
        </w:r>
      </w:ins>
      <w:r w:rsidRPr="009C09D9">
        <w:rPr>
          <w:rFonts w:ascii="Times New Roman" w:eastAsia="Times New Roman" w:hAnsi="Times New Roman" w:cs="Times New Roman"/>
        </w:rPr>
        <w:t xml:space="preserve"> en este punto sigue al estado trece, donde se espera a que la señal fin mensaje sea ‘0’ para proseguir al estado uno nuevamente a la espera </w:t>
      </w:r>
      <w:del w:id="3250" w:author="Maria Paola Fonseca Paez" w:date="2019-12-01T01:51:00Z">
        <w:r w:rsidR="00C514EE" w:rsidRPr="00923CA1" w:rsidDel="00923CA1">
          <w:rPr>
            <w:rFonts w:ascii="Times New Roman" w:eastAsia="Times New Roman" w:hAnsi="Times New Roman" w:cs="Times New Roman"/>
            <w:highlight w:val="yellow"/>
            <w:rPrChange w:id="3251" w:author="Maria Paola Fonseca Paez" w:date="2019-12-01T01:51:00Z">
              <w:rPr>
                <w:rFonts w:ascii="Times New Roman" w:eastAsia="Times New Roman" w:hAnsi="Times New Roman" w:cs="Times New Roman"/>
                <w:b/>
                <w:highlight w:val="yellow"/>
              </w:rPr>
            </w:rPrChange>
          </w:rPr>
          <w:delText>DE</w:delText>
        </w:r>
        <w:r w:rsidR="00C514EE" w:rsidRPr="00923CA1" w:rsidDel="00923CA1">
          <w:rPr>
            <w:rFonts w:ascii="Times New Roman" w:eastAsia="Times New Roman" w:hAnsi="Times New Roman" w:cs="Times New Roman"/>
          </w:rPr>
          <w:delText xml:space="preserve"> </w:delText>
        </w:r>
      </w:del>
      <w:ins w:id="3252" w:author="Maria Paola Fonseca Paez" w:date="2019-12-01T01:51:00Z">
        <w:r w:rsidR="00923CA1" w:rsidRPr="00923CA1">
          <w:rPr>
            <w:rFonts w:ascii="Times New Roman" w:eastAsia="Times New Roman" w:hAnsi="Times New Roman" w:cs="Times New Roman"/>
            <w:rPrChange w:id="3253" w:author="Maria Paola Fonseca Paez" w:date="2019-12-01T01:51:00Z">
              <w:rPr>
                <w:rFonts w:ascii="Times New Roman" w:eastAsia="Times New Roman" w:hAnsi="Times New Roman" w:cs="Times New Roman"/>
                <w:b/>
              </w:rPr>
            </w:rPrChange>
          </w:rPr>
          <w:t>de</w:t>
        </w:r>
        <w:r w:rsidR="00923CA1">
          <w:rPr>
            <w:rFonts w:ascii="Times New Roman" w:eastAsia="Times New Roman" w:hAnsi="Times New Roman" w:cs="Times New Roman"/>
            <w:b/>
          </w:rPr>
          <w:t xml:space="preserve"> </w:t>
        </w:r>
      </w:ins>
      <w:r w:rsidRPr="009C09D9">
        <w:rPr>
          <w:rFonts w:ascii="Times New Roman" w:eastAsia="Times New Roman" w:hAnsi="Times New Roman" w:cs="Times New Roman"/>
        </w:rPr>
        <w:t xml:space="preserve">un nuevo mensaje para minar. Tanto </w:t>
      </w:r>
      <w:del w:id="3254" w:author="Maria Paola Fonseca Paez" w:date="2019-12-01T01:51:00Z">
        <w:r w:rsidR="00C514EE" w:rsidRPr="00923CA1" w:rsidDel="00923CA1">
          <w:rPr>
            <w:rFonts w:ascii="Times New Roman" w:eastAsia="Times New Roman" w:hAnsi="Times New Roman" w:cs="Times New Roman"/>
            <w:highlight w:val="yellow"/>
            <w:rPrChange w:id="3255" w:author="Maria Paola Fonseca Paez" w:date="2019-12-01T01:51:00Z">
              <w:rPr>
                <w:rFonts w:ascii="Times New Roman" w:eastAsia="Times New Roman" w:hAnsi="Times New Roman" w:cs="Times New Roman"/>
                <w:b/>
                <w:highlight w:val="yellow"/>
              </w:rPr>
            </w:rPrChange>
          </w:rPr>
          <w:delText>DESDE EL</w:delText>
        </w:r>
      </w:del>
      <w:ins w:id="3256" w:author="Maria Paola Fonseca Paez" w:date="2019-12-01T01:51:00Z">
        <w:r w:rsidR="00923CA1" w:rsidRPr="00923CA1">
          <w:rPr>
            <w:rFonts w:ascii="Times New Roman" w:eastAsia="Times New Roman" w:hAnsi="Times New Roman" w:cs="Times New Roman"/>
            <w:rPrChange w:id="3257" w:author="Maria Paola Fonseca Paez" w:date="2019-12-01T01:51:00Z">
              <w:rPr>
                <w:rFonts w:ascii="Times New Roman" w:eastAsia="Times New Roman" w:hAnsi="Times New Roman" w:cs="Times New Roman"/>
                <w:b/>
              </w:rPr>
            </w:rPrChange>
          </w:rPr>
          <w:t>desde el</w:t>
        </w:r>
      </w:ins>
      <w:r w:rsidRPr="009C09D9">
        <w:rPr>
          <w:rFonts w:ascii="Times New Roman" w:eastAsia="Times New Roman" w:hAnsi="Times New Roman" w:cs="Times New Roman"/>
        </w:rPr>
        <w:t xml:space="preserve"> estado doce como del estado </w:t>
      </w:r>
      <w:proofErr w:type="spellStart"/>
      <w:r w:rsidRPr="00923CA1">
        <w:rPr>
          <w:rFonts w:ascii="Times New Roman" w:eastAsia="Times New Roman" w:hAnsi="Times New Roman" w:cs="Times New Roman"/>
          <w:i/>
          <w:rPrChange w:id="3258" w:author="Maria Paola Fonseca Paez" w:date="2019-12-01T01:52:00Z">
            <w:rPr>
              <w:rFonts w:ascii="Times New Roman" w:eastAsia="Times New Roman" w:hAnsi="Times New Roman" w:cs="Times New Roman"/>
            </w:rPr>
          </w:rPrChange>
        </w:rPr>
        <w:t>fail</w:t>
      </w:r>
      <w:proofErr w:type="spellEnd"/>
      <w:r w:rsidRPr="009C09D9">
        <w:rPr>
          <w:rFonts w:ascii="Times New Roman" w:eastAsia="Times New Roman" w:hAnsi="Times New Roman" w:cs="Times New Roman"/>
        </w:rPr>
        <w:t xml:space="preserve"> se puede llegar al estado final trece.</w:t>
      </w:r>
    </w:p>
    <w:p w14:paraId="3C9C37CD" w14:textId="77777777" w:rsidR="00714E5C" w:rsidRPr="009C09D9" w:rsidRDefault="00714E5C">
      <w:pPr>
        <w:spacing w:line="240" w:lineRule="auto"/>
        <w:jc w:val="both"/>
        <w:rPr>
          <w:rFonts w:ascii="Times New Roman" w:eastAsia="Times New Roman" w:hAnsi="Times New Roman" w:cs="Times New Roman"/>
        </w:rPr>
      </w:pPr>
    </w:p>
    <w:p w14:paraId="50159388" w14:textId="77777777"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El esquemático específico de este control se puede encontrar en los anexos, siguiendo el siguiente enlace: </w:t>
      </w:r>
      <w:r w:rsidR="009C09D9" w:rsidRPr="009C09D9">
        <w:rPr>
          <w:rFonts w:ascii="Times New Roman" w:hAnsi="Times New Roman" w:cs="Times New Roman"/>
        </w:rPr>
        <w:fldChar w:fldCharType="begin"/>
      </w:r>
      <w:r w:rsidR="009C09D9" w:rsidRPr="009C09D9">
        <w:rPr>
          <w:rFonts w:ascii="Times New Roman" w:hAnsi="Times New Roman" w:cs="Times New Roman"/>
        </w:rPr>
        <w:instrText xml:space="preserve"> HYPERLINK "https://livejaverianaedu-my.sharepoint.com/:i:/g/personal/fonseca_maria_javeriana_edu_co/Eaoc3kADHghFr3KahP2XRVoBTk1OaFc2k3aoww-7MaIufw?e=7cAmS6" \h </w:instrText>
      </w:r>
      <w:r w:rsidR="009C09D9" w:rsidRPr="009C09D9">
        <w:rPr>
          <w:rFonts w:ascii="Times New Roman" w:hAnsi="Times New Roman" w:cs="Times New Roman"/>
        </w:rPr>
        <w:fldChar w:fldCharType="separate"/>
      </w:r>
      <w:r w:rsidRPr="009C09D9">
        <w:rPr>
          <w:rFonts w:ascii="Times New Roman" w:eastAsia="Times New Roman" w:hAnsi="Times New Roman" w:cs="Times New Roman"/>
          <w:color w:val="1155CC"/>
          <w:u w:val="single"/>
        </w:rPr>
        <w:t>Control Global</w:t>
      </w:r>
      <w:r w:rsidR="009C09D9" w:rsidRPr="009C09D9">
        <w:rPr>
          <w:rFonts w:ascii="Times New Roman" w:eastAsia="Times New Roman" w:hAnsi="Times New Roman" w:cs="Times New Roman"/>
          <w:color w:val="1155CC"/>
          <w:u w:val="single"/>
        </w:rPr>
        <w:fldChar w:fldCharType="end"/>
      </w:r>
      <w:r w:rsidRPr="009C09D9">
        <w:rPr>
          <w:rFonts w:ascii="Times New Roman" w:eastAsia="Times New Roman" w:hAnsi="Times New Roman" w:cs="Times New Roman"/>
        </w:rPr>
        <w:t xml:space="preserve">. Del mismo modo los esquemáticos de los registros y contadores auxiliares se puede encontrar en los anexos siguiendo el siguiente enlace: </w:t>
      </w:r>
      <w:r w:rsidR="009C09D9" w:rsidRPr="009C09D9">
        <w:rPr>
          <w:rFonts w:ascii="Times New Roman" w:hAnsi="Times New Roman" w:cs="Times New Roman"/>
        </w:rPr>
        <w:fldChar w:fldCharType="begin"/>
      </w:r>
      <w:r w:rsidR="009C09D9" w:rsidRPr="009C09D9">
        <w:rPr>
          <w:rFonts w:ascii="Times New Roman" w:hAnsi="Times New Roman" w:cs="Times New Roman"/>
        </w:rPr>
        <w:instrText xml:space="preserve"> HYPERLINK "https://livejaverianaedu-my.sharepoint.com/:f:/g/personal/fonseca_maria_javeriana_edu_co/EkiEodk9S5lMtyFtCkCdcBsB0TVBZkSE1s9IJgD63071eA?e=j18Msa" \h </w:instrText>
      </w:r>
      <w:r w:rsidR="009C09D9" w:rsidRPr="009C09D9">
        <w:rPr>
          <w:rFonts w:ascii="Times New Roman" w:hAnsi="Times New Roman" w:cs="Times New Roman"/>
        </w:rPr>
        <w:fldChar w:fldCharType="separate"/>
      </w:r>
      <w:r w:rsidRPr="009C09D9">
        <w:rPr>
          <w:rFonts w:ascii="Times New Roman" w:eastAsia="Times New Roman" w:hAnsi="Times New Roman" w:cs="Times New Roman"/>
          <w:color w:val="1155CC"/>
          <w:u w:val="single"/>
        </w:rPr>
        <w:t>Diagrama de Bloques del control Global</w:t>
      </w:r>
      <w:r w:rsidR="009C09D9" w:rsidRPr="009C09D9">
        <w:rPr>
          <w:rFonts w:ascii="Times New Roman" w:eastAsia="Times New Roman" w:hAnsi="Times New Roman" w:cs="Times New Roman"/>
          <w:color w:val="1155CC"/>
          <w:u w:val="single"/>
        </w:rPr>
        <w:fldChar w:fldCharType="end"/>
      </w:r>
      <w:r w:rsidRPr="009C09D9">
        <w:rPr>
          <w:rFonts w:ascii="Times New Roman" w:eastAsia="Times New Roman" w:hAnsi="Times New Roman" w:cs="Times New Roman"/>
        </w:rPr>
        <w:t>.</w:t>
      </w:r>
    </w:p>
    <w:bookmarkStart w:id="3259" w:name="_Módulo_de_minado_1"/>
    <w:bookmarkEnd w:id="3259"/>
    <w:p w14:paraId="66C99D00" w14:textId="3DE385AA" w:rsidR="00714E5C" w:rsidRPr="00334F14" w:rsidRDefault="00AC7B2A">
      <w:pPr>
        <w:pStyle w:val="Ttulo2"/>
        <w:jc w:val="both"/>
        <w:rPr>
          <w:rFonts w:ascii="Times New Roman" w:eastAsia="Times New Roman" w:hAnsi="Times New Roman" w:cs="Times New Roman"/>
          <w:b/>
          <w:szCs w:val="28"/>
        </w:rPr>
      </w:pPr>
      <w:ins w:id="3260" w:author="Maria Paola Fonseca Paez" w:date="2019-11-30T17:12:00Z">
        <w:r w:rsidRPr="00AC7B2A">
          <w:rPr>
            <w:rFonts w:ascii="Times New Roman" w:eastAsia="Times New Roman" w:hAnsi="Times New Roman" w:cs="Times New Roman"/>
            <w:b/>
            <w:szCs w:val="28"/>
          </w:rPr>
          <w:fldChar w:fldCharType="begin"/>
        </w:r>
        <w:r w:rsidRPr="00AC7B2A">
          <w:rPr>
            <w:rFonts w:ascii="Times New Roman" w:eastAsia="Times New Roman" w:hAnsi="Times New Roman" w:cs="Times New Roman"/>
            <w:b/>
            <w:szCs w:val="28"/>
          </w:rPr>
          <w:instrText xml:space="preserve"> HYPERLINK  \l "_DESARROLLO" </w:instrText>
        </w:r>
        <w:r w:rsidRPr="00AC7B2A">
          <w:rPr>
            <w:rFonts w:ascii="Times New Roman" w:eastAsia="Times New Roman" w:hAnsi="Times New Roman" w:cs="Times New Roman"/>
            <w:b/>
            <w:szCs w:val="28"/>
            <w:rPrChange w:id="3261" w:author="Maria Paola Fonseca Paez" w:date="2019-11-30T17:13:00Z">
              <w:rPr>
                <w:rFonts w:ascii="Times New Roman" w:eastAsia="Times New Roman" w:hAnsi="Times New Roman" w:cs="Times New Roman"/>
                <w:b/>
                <w:szCs w:val="28"/>
              </w:rPr>
            </w:rPrChange>
          </w:rPr>
          <w:fldChar w:fldCharType="separate"/>
        </w:r>
      </w:ins>
      <w:bookmarkStart w:id="3262" w:name="_Toc26029283"/>
      <w:ins w:id="3263" w:author="Maria Paola Fonseca Paez" w:date="2019-11-30T17:55:00Z">
        <w:r w:rsidR="00334F14">
          <w:rPr>
            <w:rStyle w:val="Hipervnculo"/>
            <w:rFonts w:ascii="Times New Roman" w:eastAsia="Times New Roman" w:hAnsi="Times New Roman" w:cs="Times New Roman"/>
            <w:b/>
            <w:color w:val="auto"/>
            <w:szCs w:val="28"/>
            <w:u w:val="none"/>
          </w:rPr>
          <w:t>Sistema</w:t>
        </w:r>
      </w:ins>
      <w:ins w:id="3264" w:author="Maria Paola Fonseca Paez" w:date="2019-11-30T17:12:00Z">
        <w:r w:rsidR="00FD5AB6" w:rsidRPr="00AC7B2A">
          <w:rPr>
            <w:rStyle w:val="Hipervnculo"/>
            <w:rFonts w:ascii="Times New Roman" w:eastAsia="Times New Roman" w:hAnsi="Times New Roman" w:cs="Times New Roman"/>
            <w:b/>
            <w:color w:val="auto"/>
            <w:szCs w:val="28"/>
            <w:u w:val="none"/>
            <w:rPrChange w:id="3265" w:author="Maria Paola Fonseca Paez" w:date="2019-11-30T17:13:00Z">
              <w:rPr>
                <w:rStyle w:val="Hipervnculo"/>
                <w:rFonts w:ascii="Times New Roman" w:eastAsia="Times New Roman" w:hAnsi="Times New Roman" w:cs="Times New Roman"/>
                <w:b/>
                <w:szCs w:val="28"/>
              </w:rPr>
            </w:rPrChange>
          </w:rPr>
          <w:t xml:space="preserve"> de minado en </w:t>
        </w:r>
        <w:r w:rsidR="00FD5AB6" w:rsidRPr="00AC7B2A">
          <w:rPr>
            <w:rStyle w:val="Hipervnculo"/>
            <w:rFonts w:ascii="Times New Roman" w:eastAsia="Times New Roman" w:hAnsi="Times New Roman" w:cs="Times New Roman"/>
            <w:b/>
            <w:i/>
            <w:color w:val="auto"/>
            <w:szCs w:val="28"/>
            <w:u w:val="none"/>
            <w:rPrChange w:id="3266" w:author="Maria Paola Fonseca Paez" w:date="2019-11-30T17:13:00Z">
              <w:rPr>
                <w:rStyle w:val="Hipervnculo"/>
                <w:rFonts w:ascii="Times New Roman" w:eastAsia="Times New Roman" w:hAnsi="Times New Roman" w:cs="Times New Roman"/>
                <w:b/>
                <w:i/>
                <w:szCs w:val="28"/>
              </w:rPr>
            </w:rPrChange>
          </w:rPr>
          <w:t>hardware</w:t>
        </w:r>
        <w:r w:rsidRPr="00AC7B2A">
          <w:rPr>
            <w:rFonts w:ascii="Times New Roman" w:eastAsia="Times New Roman" w:hAnsi="Times New Roman" w:cs="Times New Roman"/>
            <w:b/>
            <w:szCs w:val="28"/>
            <w:rPrChange w:id="3267" w:author="Maria Paola Fonseca Paez" w:date="2019-11-30T17:13:00Z">
              <w:rPr>
                <w:rFonts w:ascii="Times New Roman" w:eastAsia="Times New Roman" w:hAnsi="Times New Roman" w:cs="Times New Roman"/>
                <w:b/>
                <w:szCs w:val="28"/>
              </w:rPr>
            </w:rPrChange>
          </w:rPr>
          <w:fldChar w:fldCharType="end"/>
        </w:r>
      </w:ins>
      <w:ins w:id="3268" w:author="Maria Paola Fonseca Paez" w:date="2019-11-30T17:13:00Z">
        <w:r w:rsidRPr="00AC7B2A">
          <w:rPr>
            <w:rFonts w:ascii="Times New Roman" w:eastAsia="Times New Roman" w:hAnsi="Times New Roman" w:cs="Times New Roman"/>
            <w:b/>
            <w:szCs w:val="28"/>
            <w:rPrChange w:id="3269" w:author="Maria Paola Fonseca Paez" w:date="2019-11-30T17:13:00Z">
              <w:rPr>
                <w:rFonts w:ascii="Times New Roman" w:eastAsia="Times New Roman" w:hAnsi="Times New Roman" w:cs="Times New Roman"/>
                <w:b/>
                <w:szCs w:val="28"/>
              </w:rPr>
            </w:rPrChange>
          </w:rPr>
          <w:fldChar w:fldCharType="begin"/>
        </w:r>
        <w:r w:rsidRPr="00AC7B2A">
          <w:rPr>
            <w:rFonts w:ascii="Times New Roman" w:eastAsia="Times New Roman" w:hAnsi="Times New Roman" w:cs="Times New Roman"/>
            <w:b/>
            <w:szCs w:val="28"/>
          </w:rPr>
          <w:instrText xml:space="preserve"> HYPERLINK  \l "_DESARROLLO" </w:instrText>
        </w:r>
        <w:r w:rsidRPr="00AC7B2A">
          <w:rPr>
            <w:rFonts w:ascii="Times New Roman" w:eastAsia="Times New Roman" w:hAnsi="Times New Roman" w:cs="Times New Roman"/>
            <w:b/>
            <w:szCs w:val="28"/>
            <w:rPrChange w:id="3270" w:author="Maria Paola Fonseca Paez" w:date="2019-11-30T17:13:00Z">
              <w:rPr>
                <w:rFonts w:ascii="Times New Roman" w:eastAsia="Times New Roman" w:hAnsi="Times New Roman" w:cs="Times New Roman"/>
                <w:b/>
                <w:szCs w:val="28"/>
              </w:rPr>
            </w:rPrChange>
          </w:rPr>
          <w:fldChar w:fldCharType="separate"/>
        </w:r>
        <w:r w:rsidRPr="00AC7B2A">
          <w:rPr>
            <w:rStyle w:val="Hipervnculo"/>
            <w:rFonts w:ascii="Times New Roman" w:eastAsia="Times New Roman" w:hAnsi="Times New Roman" w:cs="Times New Roman"/>
            <w:b/>
            <w:color w:val="auto"/>
            <w:szCs w:val="28"/>
            <w:u w:val="none"/>
            <w:rPrChange w:id="3271" w:author="Maria Paola Fonseca Paez" w:date="2019-11-30T17:13:00Z">
              <w:rPr>
                <w:rStyle w:val="Hipervnculo"/>
                <w:rFonts w:ascii="Times New Roman" w:eastAsia="Times New Roman" w:hAnsi="Times New Roman" w:cs="Times New Roman"/>
                <w:b/>
                <w:szCs w:val="28"/>
              </w:rPr>
            </w:rPrChange>
          </w:rPr>
          <w:t>, variación</w:t>
        </w:r>
        <w:bookmarkEnd w:id="3262"/>
        <w:r w:rsidRPr="00AC7B2A">
          <w:rPr>
            <w:rFonts w:ascii="Times New Roman" w:eastAsia="Times New Roman" w:hAnsi="Times New Roman" w:cs="Times New Roman"/>
            <w:b/>
            <w:szCs w:val="28"/>
            <w:rPrChange w:id="3272" w:author="Maria Paola Fonseca Paez" w:date="2019-11-30T17:13:00Z">
              <w:rPr>
                <w:rFonts w:ascii="Times New Roman" w:eastAsia="Times New Roman" w:hAnsi="Times New Roman" w:cs="Times New Roman"/>
                <w:b/>
                <w:szCs w:val="28"/>
              </w:rPr>
            </w:rPrChange>
          </w:rPr>
          <w:fldChar w:fldCharType="end"/>
        </w:r>
      </w:ins>
      <w:r w:rsidR="00AB58E9" w:rsidRPr="00AC7B2A">
        <w:rPr>
          <w:rFonts w:ascii="Times New Roman" w:eastAsia="Times New Roman" w:hAnsi="Times New Roman" w:cs="Times New Roman"/>
          <w:b/>
          <w:szCs w:val="28"/>
          <w:rPrChange w:id="3273" w:author="Maria Paola Fonseca Paez" w:date="2019-11-30T17:13:00Z">
            <w:rPr>
              <w:rFonts w:ascii="Times New Roman" w:eastAsia="Times New Roman" w:hAnsi="Times New Roman" w:cs="Times New Roman"/>
              <w:b/>
              <w:szCs w:val="28"/>
            </w:rPr>
          </w:rPrChange>
        </w:rPr>
        <w:fldChar w:fldCharType="begin"/>
      </w:r>
      <w:r w:rsidR="00AB58E9" w:rsidRPr="00AC7B2A">
        <w:rPr>
          <w:rFonts w:ascii="Times New Roman" w:eastAsia="Times New Roman" w:hAnsi="Times New Roman" w:cs="Times New Roman"/>
          <w:b/>
          <w:szCs w:val="28"/>
        </w:rPr>
        <w:instrText xml:space="preserve"> HYPERLINK \l "_hchruwq62c7r" \h </w:instrText>
      </w:r>
      <w:r w:rsidR="00AB58E9" w:rsidRPr="00AC7B2A">
        <w:rPr>
          <w:rFonts w:ascii="Times New Roman" w:eastAsia="Times New Roman" w:hAnsi="Times New Roman" w:cs="Times New Roman"/>
          <w:b/>
          <w:szCs w:val="28"/>
          <w:rPrChange w:id="3274" w:author="Maria Paola Fonseca Paez" w:date="2019-11-30T17:13:00Z">
            <w:rPr>
              <w:rFonts w:ascii="Times New Roman" w:eastAsia="Times New Roman" w:hAnsi="Times New Roman" w:cs="Times New Roman"/>
              <w:b/>
              <w:szCs w:val="28"/>
            </w:rPr>
          </w:rPrChange>
        </w:rPr>
        <w:fldChar w:fldCharType="end"/>
      </w:r>
      <w:del w:id="3275" w:author="Maria Paola Fonseca Paez" w:date="2019-11-30T17:11:00Z">
        <w:r w:rsidR="009C09D9" w:rsidRPr="00AC7B2A" w:rsidDel="00AC7B2A">
          <w:rPr>
            <w:rFonts w:ascii="Times New Roman" w:hAnsi="Times New Roman" w:cs="Times New Roman"/>
            <w:sz w:val="36"/>
            <w:rPrChange w:id="3276" w:author="Maria Paola Fonseca Paez" w:date="2019-11-30T17:13:00Z">
              <w:rPr>
                <w:rFonts w:ascii="Times New Roman" w:hAnsi="Times New Roman" w:cs="Times New Roman"/>
                <w:sz w:val="36"/>
              </w:rPr>
            </w:rPrChange>
          </w:rPr>
          <w:fldChar w:fldCharType="begin"/>
        </w:r>
        <w:r w:rsidR="009C09D9" w:rsidRPr="00AC7B2A" w:rsidDel="00AC7B2A">
          <w:rPr>
            <w:rFonts w:ascii="Times New Roman" w:hAnsi="Times New Roman" w:cs="Times New Roman"/>
            <w:sz w:val="36"/>
          </w:rPr>
          <w:delInstrText xml:space="preserve"> HYPERLINK \l "_hchruwq62c7r" \h </w:delInstrText>
        </w:r>
        <w:r w:rsidR="009C09D9" w:rsidRPr="00AC7B2A" w:rsidDel="00AC7B2A">
          <w:rPr>
            <w:rFonts w:ascii="Times New Roman" w:hAnsi="Times New Roman" w:cs="Times New Roman"/>
            <w:sz w:val="36"/>
            <w:rPrChange w:id="3277" w:author="Maria Paola Fonseca Paez" w:date="2019-11-30T17:13:00Z">
              <w:rPr>
                <w:rFonts w:ascii="Times New Roman" w:eastAsia="Times New Roman" w:hAnsi="Times New Roman" w:cs="Times New Roman"/>
                <w:b/>
                <w:szCs w:val="28"/>
              </w:rPr>
            </w:rPrChange>
          </w:rPr>
          <w:fldChar w:fldCharType="separate"/>
        </w:r>
        <w:r w:rsidR="00FD5AB6" w:rsidRPr="00AC7B2A" w:rsidDel="00AC7B2A">
          <w:rPr>
            <w:rFonts w:ascii="Times New Roman" w:eastAsia="Times New Roman" w:hAnsi="Times New Roman" w:cs="Times New Roman"/>
            <w:b/>
            <w:szCs w:val="28"/>
          </w:rPr>
          <w:delText>, variación</w:delText>
        </w:r>
        <w:r w:rsidR="00AB58E9" w:rsidRPr="00AC7B2A" w:rsidDel="00AC7B2A">
          <w:rPr>
            <w:rFonts w:ascii="Times New Roman" w:eastAsia="Times New Roman" w:hAnsi="Times New Roman" w:cs="Times New Roman"/>
            <w:b/>
            <w:szCs w:val="28"/>
          </w:rPr>
          <w:delText xml:space="preserve"> </w:delText>
        </w:r>
        <w:r w:rsidR="009C09D9" w:rsidRPr="00AC7B2A" w:rsidDel="00AC7B2A">
          <w:rPr>
            <w:rFonts w:ascii="Times New Roman" w:eastAsia="Times New Roman" w:hAnsi="Times New Roman" w:cs="Times New Roman"/>
            <w:b/>
            <w:szCs w:val="28"/>
            <w:rPrChange w:id="3278" w:author="Maria Paola Fonseca Paez" w:date="2019-11-30T17:13:00Z">
              <w:rPr>
                <w:rFonts w:ascii="Times New Roman" w:eastAsia="Times New Roman" w:hAnsi="Times New Roman" w:cs="Times New Roman"/>
                <w:b/>
                <w:szCs w:val="28"/>
              </w:rPr>
            </w:rPrChange>
          </w:rPr>
          <w:fldChar w:fldCharType="end"/>
        </w:r>
      </w:del>
    </w:p>
    <w:p w14:paraId="5F98E59C" w14:textId="4F495CB1" w:rsidR="00714E5C" w:rsidRPr="009C09D9" w:rsidRDefault="00AB58E9">
      <w:pPr>
        <w:spacing w:line="240" w:lineRule="auto"/>
        <w:jc w:val="both"/>
        <w:rPr>
          <w:rFonts w:ascii="Times New Roman" w:eastAsia="Times New Roman" w:hAnsi="Times New Roman" w:cs="Times New Roman"/>
        </w:rPr>
      </w:pPr>
      <w:r w:rsidRPr="009C09D9">
        <w:rPr>
          <w:rFonts w:ascii="Times New Roman" w:eastAsia="Times New Roman" w:hAnsi="Times New Roman" w:cs="Times New Roman"/>
        </w:rPr>
        <w:t xml:space="preserve">En esta sección se presenta la concepción y diseño de todas las partes del proyecto que conforman la segunda arquitectura para el </w:t>
      </w:r>
      <w:del w:id="3279" w:author="Maria Paola Fonseca Paez" w:date="2019-12-01T01:58:00Z">
        <w:r w:rsidRPr="009C09D9" w:rsidDel="00F93B94">
          <w:rPr>
            <w:rFonts w:ascii="Times New Roman" w:eastAsia="Times New Roman" w:hAnsi="Times New Roman" w:cs="Times New Roman"/>
          </w:rPr>
          <w:delText xml:space="preserve">módulo </w:delText>
        </w:r>
      </w:del>
      <w:ins w:id="3280" w:author="Maria Paola Fonseca Paez" w:date="2019-12-01T01:58:00Z">
        <w:r w:rsidR="00F93B94">
          <w:rPr>
            <w:rFonts w:ascii="Times New Roman" w:eastAsia="Times New Roman" w:hAnsi="Times New Roman" w:cs="Times New Roman"/>
          </w:rPr>
          <w:t>sistema</w:t>
        </w:r>
        <w:r w:rsidR="00F93B94"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de minado en </w:t>
      </w:r>
      <w:r w:rsidRPr="009C09D9">
        <w:rPr>
          <w:rFonts w:ascii="Times New Roman" w:eastAsia="Times New Roman" w:hAnsi="Times New Roman" w:cs="Times New Roman"/>
          <w:i/>
        </w:rPr>
        <w:t>hardware</w:t>
      </w:r>
      <w:r w:rsidRPr="009C09D9">
        <w:rPr>
          <w:rFonts w:ascii="Times New Roman" w:eastAsia="Times New Roman" w:hAnsi="Times New Roman" w:cs="Times New Roman"/>
        </w:rPr>
        <w:t xml:space="preserve">. En la variación se implementaron cambios sobre la primera arquitectura desarrollada con el fin de comparar el desempeño de los sistemas resultantes. A </w:t>
      </w:r>
      <w:del w:id="3281" w:author="Maria Paola Fonseca Paez" w:date="2019-12-01T01:53:00Z">
        <w:r w:rsidRPr="009C09D9" w:rsidDel="00923CA1">
          <w:rPr>
            <w:rFonts w:ascii="Times New Roman" w:eastAsia="Times New Roman" w:hAnsi="Times New Roman" w:cs="Times New Roman"/>
          </w:rPr>
          <w:delText>continuación</w:delText>
        </w:r>
      </w:del>
      <w:ins w:id="3282" w:author="Maria Paola Fonseca Paez" w:date="2019-12-01T01:53:00Z">
        <w:r w:rsidR="00923CA1" w:rsidRPr="009C09D9">
          <w:rPr>
            <w:rFonts w:ascii="Times New Roman" w:eastAsia="Times New Roman" w:hAnsi="Times New Roman" w:cs="Times New Roman"/>
          </w:rPr>
          <w:t>continuación,</w:t>
        </w:r>
      </w:ins>
      <w:r w:rsidRPr="009C09D9">
        <w:rPr>
          <w:rFonts w:ascii="Times New Roman" w:eastAsia="Times New Roman" w:hAnsi="Times New Roman" w:cs="Times New Roman"/>
        </w:rPr>
        <w:t xml:space="preserve"> se describen los bloques en la capa jerárquica más alta del sistema.</w:t>
      </w:r>
    </w:p>
    <w:p w14:paraId="46074580" w14:textId="77777777" w:rsidR="00923CA1" w:rsidRDefault="00AB58E9">
      <w:pPr>
        <w:keepNext/>
        <w:jc w:val="center"/>
        <w:rPr>
          <w:ins w:id="3283" w:author="Maria Paola Fonseca Paez" w:date="2019-12-01T01:53:00Z"/>
        </w:rPr>
        <w:pPrChange w:id="3284" w:author="Maria Paola Fonseca Paez" w:date="2019-12-01T01:53:00Z">
          <w:pPr>
            <w:jc w:val="both"/>
          </w:pPr>
        </w:pPrChange>
      </w:pPr>
      <w:r w:rsidRPr="009C09D9">
        <w:rPr>
          <w:rFonts w:ascii="Times New Roman" w:hAnsi="Times New Roman" w:cs="Times New Roman"/>
          <w:noProof/>
          <w:lang w:val="it-IT"/>
        </w:rPr>
        <w:lastRenderedPageBreak/>
        <w:drawing>
          <wp:inline distT="114300" distB="114300" distL="114300" distR="114300" wp14:anchorId="3644DF84" wp14:editId="0B3FA83E">
            <wp:extent cx="5672040" cy="41021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672040" cy="4102100"/>
                    </a:xfrm>
                    <a:prstGeom prst="rect">
                      <a:avLst/>
                    </a:prstGeom>
                    <a:ln/>
                  </pic:spPr>
                </pic:pic>
              </a:graphicData>
            </a:graphic>
          </wp:inline>
        </w:drawing>
      </w:r>
    </w:p>
    <w:p w14:paraId="07AD7EFF" w14:textId="4025FEEC" w:rsidR="00714E5C" w:rsidRPr="00923CA1" w:rsidRDefault="00923CA1">
      <w:pPr>
        <w:pStyle w:val="Descripcin"/>
        <w:jc w:val="center"/>
        <w:rPr>
          <w:rFonts w:ascii="Times New Roman" w:hAnsi="Times New Roman" w:cs="Times New Roman"/>
          <w:rPrChange w:id="3285" w:author="Maria Paola Fonseca Paez" w:date="2019-12-01T01:53:00Z">
            <w:rPr>
              <w:rFonts w:ascii="Times New Roman" w:hAnsi="Times New Roman" w:cs="Times New Roman"/>
            </w:rPr>
          </w:rPrChange>
        </w:rPr>
        <w:pPrChange w:id="3286" w:author="Maria Paola Fonseca Paez" w:date="2019-12-01T01:53:00Z">
          <w:pPr>
            <w:jc w:val="both"/>
          </w:pPr>
        </w:pPrChange>
      </w:pPr>
      <w:ins w:id="3287" w:author="Maria Paola Fonseca Paez" w:date="2019-12-01T01:53:00Z">
        <w:r w:rsidRPr="00923CA1">
          <w:rPr>
            <w:rFonts w:ascii="Times New Roman" w:hAnsi="Times New Roman" w:cs="Times New Roman"/>
            <w:color w:val="auto"/>
            <w:rPrChange w:id="3288" w:author="Maria Paola Fonseca Paez" w:date="2019-12-01T01:53:00Z">
              <w:rPr>
                <w:i/>
                <w:iCs/>
              </w:rPr>
            </w:rPrChange>
          </w:rPr>
          <w:t xml:space="preserve">Figura </w:t>
        </w:r>
        <w:r w:rsidRPr="00923CA1">
          <w:rPr>
            <w:rFonts w:ascii="Times New Roman" w:hAnsi="Times New Roman" w:cs="Times New Roman"/>
            <w:color w:val="auto"/>
            <w:rPrChange w:id="3289" w:author="Maria Paola Fonseca Paez" w:date="2019-12-01T01:53:00Z">
              <w:rPr>
                <w:i/>
                <w:iCs/>
              </w:rPr>
            </w:rPrChange>
          </w:rPr>
          <w:fldChar w:fldCharType="begin"/>
        </w:r>
        <w:r w:rsidRPr="00923CA1">
          <w:rPr>
            <w:rFonts w:ascii="Times New Roman" w:hAnsi="Times New Roman" w:cs="Times New Roman"/>
            <w:color w:val="auto"/>
            <w:rPrChange w:id="3290" w:author="Maria Paola Fonseca Paez" w:date="2019-12-01T01:53:00Z">
              <w:rPr>
                <w:i/>
                <w:iCs/>
              </w:rPr>
            </w:rPrChange>
          </w:rPr>
          <w:instrText xml:space="preserve"> SEQ Figura \* ARABIC </w:instrText>
        </w:r>
      </w:ins>
      <w:r w:rsidRPr="00923CA1">
        <w:rPr>
          <w:rFonts w:ascii="Times New Roman" w:hAnsi="Times New Roman" w:cs="Times New Roman"/>
          <w:color w:val="auto"/>
          <w:rPrChange w:id="3291" w:author="Maria Paola Fonseca Paez" w:date="2019-12-01T01:53:00Z">
            <w:rPr>
              <w:i/>
              <w:iCs/>
            </w:rPr>
          </w:rPrChange>
        </w:rPr>
        <w:fldChar w:fldCharType="separate"/>
      </w:r>
      <w:ins w:id="3292" w:author="Maria Paola Fonseca Paez" w:date="2019-12-01T03:44:00Z">
        <w:r w:rsidR="00025C63">
          <w:rPr>
            <w:rFonts w:ascii="Times New Roman" w:hAnsi="Times New Roman" w:cs="Times New Roman"/>
            <w:noProof/>
            <w:color w:val="auto"/>
          </w:rPr>
          <w:t>15</w:t>
        </w:r>
      </w:ins>
      <w:ins w:id="3293" w:author="Maria Paola Fonseca Paez" w:date="2019-12-01T01:53:00Z">
        <w:r w:rsidRPr="00923CA1">
          <w:rPr>
            <w:rFonts w:ascii="Times New Roman" w:hAnsi="Times New Roman" w:cs="Times New Roman"/>
            <w:color w:val="auto"/>
            <w:rPrChange w:id="3294" w:author="Maria Paola Fonseca Paez" w:date="2019-12-01T01:53:00Z">
              <w:rPr>
                <w:i/>
                <w:iCs/>
              </w:rPr>
            </w:rPrChange>
          </w:rPr>
          <w:fldChar w:fldCharType="end"/>
        </w:r>
        <w:r w:rsidRPr="00923CA1">
          <w:rPr>
            <w:rFonts w:ascii="Times New Roman" w:hAnsi="Times New Roman" w:cs="Times New Roman"/>
            <w:color w:val="auto"/>
            <w:rPrChange w:id="3295" w:author="Maria Paola Fonseca Paez" w:date="2019-12-01T01:53:00Z">
              <w:rPr>
                <w:i/>
                <w:iCs/>
              </w:rPr>
            </w:rPrChange>
          </w:rPr>
          <w:t>. Diagrama de bloques para la variación del hardware.</w:t>
        </w:r>
      </w:ins>
    </w:p>
    <w:p w14:paraId="25EDB0A4" w14:textId="658CE61A" w:rsidR="00714E5C" w:rsidRPr="009C09D9" w:rsidRDefault="00AB58E9">
      <w:pPr>
        <w:jc w:val="center"/>
        <w:rPr>
          <w:rFonts w:ascii="Times New Roman" w:eastAsia="Times New Roman" w:hAnsi="Times New Roman" w:cs="Times New Roman"/>
          <w:i/>
          <w:sz w:val="20"/>
          <w:szCs w:val="20"/>
        </w:rPr>
      </w:pPr>
      <w:del w:id="3296" w:author="Maria Paola Fonseca Paez" w:date="2019-12-01T01:53:00Z">
        <w:r w:rsidRPr="009C09D9" w:rsidDel="00923CA1">
          <w:rPr>
            <w:rFonts w:ascii="Times New Roman" w:eastAsia="Times New Roman" w:hAnsi="Times New Roman" w:cs="Times New Roman"/>
            <w:i/>
            <w:sz w:val="20"/>
            <w:szCs w:val="20"/>
          </w:rPr>
          <w:delText>Figura X.</w:delText>
        </w:r>
      </w:del>
      <w:r w:rsidRPr="009C09D9">
        <w:rPr>
          <w:rFonts w:ascii="Times New Roman" w:eastAsia="Times New Roman" w:hAnsi="Times New Roman" w:cs="Times New Roman"/>
          <w:i/>
          <w:sz w:val="20"/>
          <w:szCs w:val="20"/>
        </w:rPr>
        <w:t xml:space="preserve"> </w:t>
      </w:r>
      <w:del w:id="3297" w:author="Maria Paola Fonseca Paez" w:date="2019-12-01T01:53:00Z">
        <w:r w:rsidRPr="009C09D9" w:rsidDel="00923CA1">
          <w:rPr>
            <w:rFonts w:ascii="Times New Roman" w:eastAsia="Times New Roman" w:hAnsi="Times New Roman" w:cs="Times New Roman"/>
            <w:i/>
            <w:sz w:val="20"/>
            <w:szCs w:val="20"/>
          </w:rPr>
          <w:delText>diagrama de bloques para la variación del Hardware.</w:delText>
        </w:r>
      </w:del>
    </w:p>
    <w:p w14:paraId="2A9E394E" w14:textId="77777777" w:rsidR="00714E5C" w:rsidRPr="009C09D9" w:rsidRDefault="00714E5C">
      <w:pPr>
        <w:jc w:val="center"/>
        <w:rPr>
          <w:rFonts w:ascii="Times New Roman" w:eastAsia="Times New Roman" w:hAnsi="Times New Roman" w:cs="Times New Roman"/>
          <w:i/>
          <w:sz w:val="20"/>
          <w:szCs w:val="20"/>
        </w:rPr>
      </w:pPr>
    </w:p>
    <w:p w14:paraId="130921E2" w14:textId="69F3933F"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La variación </w:t>
      </w:r>
      <w:ins w:id="3298" w:author="Maria Paola Fonseca Paez" w:date="2019-12-01T01:53:00Z">
        <w:r w:rsidR="00F93B94">
          <w:rPr>
            <w:rFonts w:ascii="Times New Roman" w:eastAsia="Times New Roman" w:hAnsi="Times New Roman" w:cs="Times New Roman"/>
          </w:rPr>
          <w:t xml:space="preserve">realizada </w:t>
        </w:r>
      </w:ins>
      <w:r w:rsidRPr="009C09D9">
        <w:rPr>
          <w:rFonts w:ascii="Times New Roman" w:eastAsia="Times New Roman" w:hAnsi="Times New Roman" w:cs="Times New Roman"/>
        </w:rPr>
        <w:t xml:space="preserve">a la arquitectura original consiste en la implementación de múltiples </w:t>
      </w:r>
      <w:del w:id="3299" w:author="Maria Paola Fonseca Paez" w:date="2019-12-01T01:59:00Z">
        <w:r w:rsidRPr="009C09D9" w:rsidDel="00F93B94">
          <w:rPr>
            <w:rFonts w:ascii="Times New Roman" w:eastAsia="Times New Roman" w:hAnsi="Times New Roman" w:cs="Times New Roman"/>
          </w:rPr>
          <w:delText xml:space="preserve">bloques </w:delText>
        </w:r>
      </w:del>
      <w:ins w:id="3300" w:author="Maria Paola Fonseca Paez" w:date="2019-12-01T01:59:00Z">
        <w:r w:rsidR="00F93B94">
          <w:rPr>
            <w:rFonts w:ascii="Times New Roman" w:eastAsia="Times New Roman" w:hAnsi="Times New Roman" w:cs="Times New Roman"/>
          </w:rPr>
          <w:t>unidades</w:t>
        </w:r>
        <w:r w:rsidR="00F93B94"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de minado, es decir que los </w:t>
      </w:r>
      <w:del w:id="3301" w:author="Maria Paola Fonseca Paez" w:date="2019-12-01T01:54:00Z">
        <w:r w:rsidRPr="009C09D9" w:rsidDel="00F93B94">
          <w:rPr>
            <w:rFonts w:ascii="Times New Roman" w:eastAsia="Times New Roman" w:hAnsi="Times New Roman" w:cs="Times New Roman"/>
          </w:rPr>
          <w:delText xml:space="preserve">bloques </w:delText>
        </w:r>
      </w:del>
      <w:ins w:id="3302" w:author="Maria Paola Fonseca Paez" w:date="2019-12-01T01:54:00Z">
        <w:r w:rsidR="00F93B94">
          <w:rPr>
            <w:rFonts w:ascii="Times New Roman" w:eastAsia="Times New Roman" w:hAnsi="Times New Roman" w:cs="Times New Roman"/>
          </w:rPr>
          <w:t>subsistemas</w:t>
        </w:r>
        <w:r w:rsidR="00F93B94"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que cumplen la función de minar (compuesto por los </w:t>
      </w:r>
      <w:del w:id="3303" w:author="Maria Paola Fonseca Paez" w:date="2019-12-01T01:54:00Z">
        <w:r w:rsidRPr="009C09D9" w:rsidDel="00F93B94">
          <w:rPr>
            <w:rFonts w:ascii="Times New Roman" w:eastAsia="Times New Roman" w:hAnsi="Times New Roman" w:cs="Times New Roman"/>
          </w:rPr>
          <w:delText xml:space="preserve">bloques </w:delText>
        </w:r>
      </w:del>
      <w:ins w:id="3304" w:author="Maria Paola Fonseca Paez" w:date="2019-12-01T01:54:00Z">
        <w:r w:rsidR="00F93B94">
          <w:rPr>
            <w:rFonts w:ascii="Times New Roman" w:eastAsia="Times New Roman" w:hAnsi="Times New Roman" w:cs="Times New Roman"/>
          </w:rPr>
          <w:t>subsistemas</w:t>
        </w:r>
        <w:r w:rsidR="00F93B94"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de generación </w:t>
      </w:r>
      <w:r w:rsidRPr="009C09D9">
        <w:rPr>
          <w:rFonts w:ascii="Times New Roman" w:eastAsia="Times New Roman" w:hAnsi="Times New Roman" w:cs="Times New Roman"/>
          <w:i/>
        </w:rPr>
        <w:t>nonce</w:t>
      </w:r>
      <w:r w:rsidRPr="009C09D9">
        <w:rPr>
          <w:rFonts w:ascii="Times New Roman" w:eastAsia="Times New Roman" w:hAnsi="Times New Roman" w:cs="Times New Roman"/>
        </w:rPr>
        <w:t xml:space="preserve">, función </w:t>
      </w:r>
      <w:r w:rsidRPr="009C09D9">
        <w:rPr>
          <w:rFonts w:ascii="Times New Roman" w:eastAsia="Times New Roman" w:hAnsi="Times New Roman" w:cs="Times New Roman"/>
          <w:i/>
        </w:rPr>
        <w:t>hash</w:t>
      </w:r>
      <w:r w:rsidRPr="009C09D9">
        <w:rPr>
          <w:rFonts w:ascii="Times New Roman" w:eastAsia="Times New Roman" w:hAnsi="Times New Roman" w:cs="Times New Roman"/>
        </w:rPr>
        <w:t xml:space="preserve"> y comparador ceros) fueron replicados varias veces con el fin de encontrar el </w:t>
      </w:r>
      <w:r w:rsidRPr="009C09D9">
        <w:rPr>
          <w:rFonts w:ascii="Times New Roman" w:eastAsia="Times New Roman" w:hAnsi="Times New Roman" w:cs="Times New Roman"/>
          <w:i/>
        </w:rPr>
        <w:t xml:space="preserve">nonce </w:t>
      </w:r>
      <w:r w:rsidRPr="009C09D9">
        <w:rPr>
          <w:rFonts w:ascii="Times New Roman" w:eastAsia="Times New Roman" w:hAnsi="Times New Roman" w:cs="Times New Roman"/>
        </w:rPr>
        <w:t xml:space="preserve">que proporciona el número de ceros requeridos al inicio del </w:t>
      </w:r>
      <w:r w:rsidRPr="009C09D9">
        <w:rPr>
          <w:rFonts w:ascii="Times New Roman" w:eastAsia="Times New Roman" w:hAnsi="Times New Roman" w:cs="Times New Roman"/>
          <w:i/>
        </w:rPr>
        <w:t xml:space="preserve">hash, </w:t>
      </w:r>
      <w:r w:rsidRPr="009C09D9">
        <w:rPr>
          <w:rFonts w:ascii="Times New Roman" w:eastAsia="Times New Roman" w:hAnsi="Times New Roman" w:cs="Times New Roman"/>
        </w:rPr>
        <w:t xml:space="preserve">de una forma más </w:t>
      </w:r>
      <w:r w:rsidRPr="00F93B94">
        <w:rPr>
          <w:rFonts w:ascii="Times New Roman" w:eastAsia="Times New Roman" w:hAnsi="Times New Roman" w:cs="Times New Roman"/>
          <w:rPrChange w:id="3305" w:author="Maria Paola Fonseca Paez" w:date="2019-12-01T01:57:00Z">
            <w:rPr>
              <w:rFonts w:ascii="Times New Roman" w:eastAsia="Times New Roman" w:hAnsi="Times New Roman" w:cs="Times New Roman"/>
              <w:highlight w:val="yellow"/>
            </w:rPr>
          </w:rPrChange>
        </w:rPr>
        <w:t>rápida</w:t>
      </w:r>
      <w:ins w:id="3306" w:author="Maria Paola Fonseca Paez" w:date="2019-12-01T01:55:00Z">
        <w:r w:rsidR="00F93B94" w:rsidRPr="00F93B94">
          <w:rPr>
            <w:rFonts w:ascii="Times New Roman" w:eastAsia="Times New Roman" w:hAnsi="Times New Roman" w:cs="Times New Roman"/>
            <w:rPrChange w:id="3307" w:author="Maria Paola Fonseca Paez" w:date="2019-12-01T01:57:00Z">
              <w:rPr>
                <w:rFonts w:ascii="Times New Roman" w:eastAsia="Times New Roman" w:hAnsi="Times New Roman" w:cs="Times New Roman"/>
                <w:highlight w:val="yellow"/>
              </w:rPr>
            </w:rPrChange>
          </w:rPr>
          <w:t>.</w:t>
        </w:r>
      </w:ins>
      <w:del w:id="3308" w:author="Maria Paola Fonseca Paez" w:date="2019-12-01T01:55:00Z">
        <w:r w:rsidRPr="009C09D9" w:rsidDel="00F93B94">
          <w:rPr>
            <w:rFonts w:ascii="Times New Roman" w:eastAsia="Times New Roman" w:hAnsi="Times New Roman" w:cs="Times New Roman"/>
            <w:highlight w:val="yellow"/>
          </w:rPr>
          <w:delText>,</w:delText>
        </w:r>
      </w:del>
      <w:del w:id="3309" w:author="Maria Paola Fonseca Paez" w:date="2019-12-01T01:57:00Z">
        <w:r w:rsidRPr="009C09D9" w:rsidDel="00F93B94">
          <w:rPr>
            <w:rFonts w:ascii="Times New Roman" w:eastAsia="Times New Roman" w:hAnsi="Times New Roman" w:cs="Times New Roman"/>
            <w:highlight w:val="yellow"/>
          </w:rPr>
          <w:delText xml:space="preserve"> la cual depende del número de unidades de minado</w:delText>
        </w:r>
        <w:r w:rsidRPr="009C09D9" w:rsidDel="00F93B94">
          <w:rPr>
            <w:rFonts w:ascii="Times New Roman" w:eastAsia="Times New Roman" w:hAnsi="Times New Roman" w:cs="Times New Roman"/>
          </w:rPr>
          <w:delText xml:space="preserve"> que fueron replicadas.</w:delText>
        </w:r>
      </w:del>
      <w:r w:rsidRPr="009C09D9">
        <w:rPr>
          <w:rFonts w:ascii="Times New Roman" w:eastAsia="Times New Roman" w:hAnsi="Times New Roman" w:cs="Times New Roman"/>
        </w:rPr>
        <w:t xml:space="preserve"> En total fueron replicadas 16 unidades, desde la unidad de minado 0 hasta la </w:t>
      </w:r>
      <w:ins w:id="3310" w:author="Maria Paola Fonseca Paez" w:date="2019-12-01T01:57:00Z">
        <w:r w:rsidR="00F93B94">
          <w:rPr>
            <w:rFonts w:ascii="Times New Roman" w:eastAsia="Times New Roman" w:hAnsi="Times New Roman" w:cs="Times New Roman"/>
          </w:rPr>
          <w:t>15, numerando en base hexadecimal del 0 a la F</w:t>
        </w:r>
      </w:ins>
      <w:commentRangeStart w:id="3311"/>
      <w:del w:id="3312" w:author="Maria Paola Fonseca Paez" w:date="2019-12-01T01:57:00Z">
        <w:r w:rsidRPr="009C09D9" w:rsidDel="00F93B94">
          <w:rPr>
            <w:rFonts w:ascii="Times New Roman" w:eastAsia="Times New Roman" w:hAnsi="Times New Roman" w:cs="Times New Roman"/>
          </w:rPr>
          <w:delText>F</w:delText>
        </w:r>
      </w:del>
      <w:commentRangeEnd w:id="3311"/>
      <w:r w:rsidR="00C514EE" w:rsidRPr="009C09D9">
        <w:rPr>
          <w:rStyle w:val="Refdecomentario"/>
          <w:rFonts w:ascii="Times New Roman" w:hAnsi="Times New Roman" w:cs="Times New Roman"/>
        </w:rPr>
        <w:commentReference w:id="3311"/>
      </w:r>
      <w:r w:rsidRPr="009C09D9">
        <w:rPr>
          <w:rFonts w:ascii="Times New Roman" w:eastAsia="Times New Roman" w:hAnsi="Times New Roman" w:cs="Times New Roman"/>
        </w:rPr>
        <w:t>.</w:t>
      </w:r>
    </w:p>
    <w:p w14:paraId="60658596" w14:textId="77777777" w:rsidR="00714E5C" w:rsidRPr="009C09D9" w:rsidRDefault="00714E5C">
      <w:pPr>
        <w:jc w:val="both"/>
        <w:rPr>
          <w:rFonts w:ascii="Times New Roman" w:eastAsia="Times New Roman" w:hAnsi="Times New Roman" w:cs="Times New Roman"/>
        </w:rPr>
      </w:pPr>
    </w:p>
    <w:p w14:paraId="31C2A4F5" w14:textId="6D09C4E8"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Así como la arquitectura inicial, el </w:t>
      </w:r>
      <w:del w:id="3313" w:author="Maria Paola Fonseca Paez" w:date="2019-12-01T01:57:00Z">
        <w:r w:rsidRPr="009C09D9" w:rsidDel="00F93B94">
          <w:rPr>
            <w:rFonts w:ascii="Times New Roman" w:eastAsia="Times New Roman" w:hAnsi="Times New Roman" w:cs="Times New Roman"/>
          </w:rPr>
          <w:delText xml:space="preserve">módulo </w:delText>
        </w:r>
      </w:del>
      <w:ins w:id="3314" w:author="Maria Paola Fonseca Paez" w:date="2019-12-01T01:57:00Z">
        <w:r w:rsidR="00F93B94">
          <w:rPr>
            <w:rFonts w:ascii="Times New Roman" w:eastAsia="Times New Roman" w:hAnsi="Times New Roman" w:cs="Times New Roman"/>
          </w:rPr>
          <w:t>sistema</w:t>
        </w:r>
        <w:r w:rsidR="00F93B94"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de minado de </w:t>
      </w:r>
      <w:r w:rsidRPr="009C09D9">
        <w:rPr>
          <w:rFonts w:ascii="Times New Roman" w:eastAsia="Times New Roman" w:hAnsi="Times New Roman" w:cs="Times New Roman"/>
          <w:i/>
        </w:rPr>
        <w:t>hardware</w:t>
      </w:r>
      <w:r w:rsidRPr="009C09D9">
        <w:rPr>
          <w:rFonts w:ascii="Times New Roman" w:eastAsia="Times New Roman" w:hAnsi="Times New Roman" w:cs="Times New Roman"/>
        </w:rPr>
        <w:t xml:space="preserve"> con </w:t>
      </w:r>
      <w:del w:id="3315" w:author="Maria Paola Fonseca Paez" w:date="2019-12-01T01:58:00Z">
        <w:r w:rsidRPr="009C09D9" w:rsidDel="00F93B94">
          <w:rPr>
            <w:rFonts w:ascii="Times New Roman" w:eastAsia="Times New Roman" w:hAnsi="Times New Roman" w:cs="Times New Roman"/>
          </w:rPr>
          <w:delText xml:space="preserve">las </w:delText>
        </w:r>
      </w:del>
      <w:r w:rsidRPr="009C09D9">
        <w:rPr>
          <w:rFonts w:ascii="Times New Roman" w:eastAsia="Times New Roman" w:hAnsi="Times New Roman" w:cs="Times New Roman"/>
        </w:rPr>
        <w:t>variaciones recibe sus entradas y salidas del conversor</w:t>
      </w:r>
      <w:r w:rsidRPr="009C09D9">
        <w:rPr>
          <w:rFonts w:ascii="Times New Roman" w:eastAsia="Times New Roman" w:hAnsi="Times New Roman" w:cs="Times New Roman"/>
          <w:b/>
        </w:rPr>
        <w:t xml:space="preserve"> TTL a USB</w:t>
      </w:r>
      <w:r w:rsidRPr="009C09D9">
        <w:rPr>
          <w:rFonts w:ascii="Times New Roman" w:eastAsia="Times New Roman" w:hAnsi="Times New Roman" w:cs="Times New Roman"/>
        </w:rPr>
        <w:t xml:space="preserve">, recibiendo toda la información de entrada del pin de </w:t>
      </w:r>
      <w:proofErr w:type="spellStart"/>
      <w:r w:rsidRPr="00F93B94">
        <w:rPr>
          <w:rFonts w:ascii="Times New Roman" w:eastAsia="Times New Roman" w:hAnsi="Times New Roman" w:cs="Times New Roman"/>
          <w:i/>
          <w:rPrChange w:id="3316" w:author="Maria Paola Fonseca Paez" w:date="2019-12-01T01:58:00Z">
            <w:rPr>
              <w:rFonts w:ascii="Times New Roman" w:eastAsia="Times New Roman" w:hAnsi="Times New Roman" w:cs="Times New Roman"/>
            </w:rPr>
          </w:rPrChange>
        </w:rPr>
        <w:t>Rx</w:t>
      </w:r>
      <w:proofErr w:type="spellEnd"/>
      <w:r w:rsidRPr="009C09D9">
        <w:rPr>
          <w:rFonts w:ascii="Times New Roman" w:eastAsia="Times New Roman" w:hAnsi="Times New Roman" w:cs="Times New Roman"/>
        </w:rPr>
        <w:t xml:space="preserve">, llegando directamente al </w:t>
      </w:r>
      <w:del w:id="3317" w:author="Maria Paola Fonseca Paez" w:date="2019-12-01T01:59:00Z">
        <w:r w:rsidRPr="009C09D9" w:rsidDel="00F93B94">
          <w:rPr>
            <w:rFonts w:ascii="Times New Roman" w:eastAsia="Times New Roman" w:hAnsi="Times New Roman" w:cs="Times New Roman"/>
          </w:rPr>
          <w:delText xml:space="preserve">bloque </w:delText>
        </w:r>
      </w:del>
      <w:ins w:id="3318" w:author="Maria Paola Fonseca Paez" w:date="2019-12-01T01:59:00Z">
        <w:r w:rsidR="00F93B94">
          <w:rPr>
            <w:rFonts w:ascii="Times New Roman" w:eastAsia="Times New Roman" w:hAnsi="Times New Roman" w:cs="Times New Roman"/>
          </w:rPr>
          <w:t>subsistema</w:t>
        </w:r>
      </w:ins>
      <w:del w:id="3319" w:author="Maria Paola Fonseca Paez" w:date="2019-12-01T01:59:00Z">
        <w:r w:rsidRPr="009C09D9" w:rsidDel="00F93B94">
          <w:rPr>
            <w:rFonts w:ascii="Times New Roman" w:eastAsia="Times New Roman" w:hAnsi="Times New Roman" w:cs="Times New Roman"/>
          </w:rPr>
          <w:delText>de</w:delText>
        </w:r>
      </w:del>
      <w:r w:rsidRPr="009C09D9">
        <w:rPr>
          <w:rFonts w:ascii="Times New Roman" w:eastAsia="Times New Roman" w:hAnsi="Times New Roman" w:cs="Times New Roman"/>
        </w:rPr>
        <w:t xml:space="preserve"> </w:t>
      </w:r>
      <w:r w:rsidRPr="009C09D9">
        <w:rPr>
          <w:rFonts w:ascii="Times New Roman" w:eastAsia="Times New Roman" w:hAnsi="Times New Roman" w:cs="Times New Roman"/>
          <w:b/>
        </w:rPr>
        <w:t>comunicación serial</w:t>
      </w:r>
      <w:r w:rsidRPr="009C09D9">
        <w:rPr>
          <w:rFonts w:ascii="Times New Roman" w:eastAsia="Times New Roman" w:hAnsi="Times New Roman" w:cs="Times New Roman"/>
        </w:rPr>
        <w:t xml:space="preserve"> donde la entrada es almacenada en la memoria </w:t>
      </w:r>
      <w:r w:rsidRPr="009C09D9">
        <w:rPr>
          <w:rFonts w:ascii="Times New Roman" w:eastAsia="Times New Roman" w:hAnsi="Times New Roman" w:cs="Times New Roman"/>
          <w:i/>
        </w:rPr>
        <w:t>RAM</w:t>
      </w:r>
      <w:r w:rsidRPr="009C09D9">
        <w:rPr>
          <w:rFonts w:ascii="Times New Roman" w:eastAsia="Times New Roman" w:hAnsi="Times New Roman" w:cs="Times New Roman"/>
        </w:rPr>
        <w:t xml:space="preserve">. De la misma forma inmediatamente el sistema detecta que la totalidad de la información de entrada ha sido leída, inicia el procesamiento del </w:t>
      </w:r>
      <w:del w:id="3320" w:author="Maria Paola Fonseca Paez" w:date="2019-12-01T01:59:00Z">
        <w:r w:rsidRPr="009C09D9" w:rsidDel="00F93B94">
          <w:rPr>
            <w:rFonts w:ascii="Times New Roman" w:eastAsia="Times New Roman" w:hAnsi="Times New Roman" w:cs="Times New Roman"/>
          </w:rPr>
          <w:delText xml:space="preserve">bloque </w:delText>
        </w:r>
      </w:del>
      <w:ins w:id="3321" w:author="Maria Paola Fonseca Paez" w:date="2019-12-01T01:59:00Z">
        <w:r w:rsidR="00F93B94">
          <w:rPr>
            <w:rFonts w:ascii="Times New Roman" w:eastAsia="Times New Roman" w:hAnsi="Times New Roman" w:cs="Times New Roman"/>
          </w:rPr>
          <w:t>subsistema</w:t>
        </w:r>
      </w:ins>
      <w:del w:id="3322" w:author="Maria Paola Fonseca Paez" w:date="2019-12-01T01:59:00Z">
        <w:r w:rsidRPr="009C09D9" w:rsidDel="00F93B94">
          <w:rPr>
            <w:rFonts w:ascii="Times New Roman" w:eastAsia="Times New Roman" w:hAnsi="Times New Roman" w:cs="Times New Roman"/>
          </w:rPr>
          <w:delText>de</w:delText>
        </w:r>
      </w:del>
      <w:r w:rsidRPr="009C09D9">
        <w:rPr>
          <w:rFonts w:ascii="Times New Roman" w:eastAsia="Times New Roman" w:hAnsi="Times New Roman" w:cs="Times New Roman"/>
        </w:rPr>
        <w:t xml:space="preserve"> </w:t>
      </w:r>
      <w:r w:rsidRPr="009C09D9">
        <w:rPr>
          <w:rFonts w:ascii="Times New Roman" w:eastAsia="Times New Roman" w:hAnsi="Times New Roman" w:cs="Times New Roman"/>
          <w:b/>
        </w:rPr>
        <w:t>tiempo</w:t>
      </w:r>
      <w:r w:rsidRPr="009C09D9">
        <w:rPr>
          <w:rFonts w:ascii="Times New Roman" w:eastAsia="Times New Roman" w:hAnsi="Times New Roman" w:cs="Times New Roman"/>
        </w:rPr>
        <w:t>, e inicia el proceso de minado.</w:t>
      </w:r>
    </w:p>
    <w:p w14:paraId="133F2033" w14:textId="77777777" w:rsidR="00714E5C" w:rsidRPr="009C09D9" w:rsidRDefault="00714E5C">
      <w:pPr>
        <w:jc w:val="both"/>
        <w:rPr>
          <w:rFonts w:ascii="Times New Roman" w:eastAsia="Times New Roman" w:hAnsi="Times New Roman" w:cs="Times New Roman"/>
          <w:highlight w:val="cyan"/>
        </w:rPr>
      </w:pPr>
    </w:p>
    <w:p w14:paraId="77C30C28" w14:textId="0807C3F3"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Una parte del mensaje es enviada a todos los </w:t>
      </w:r>
      <w:del w:id="3323" w:author="Maria Paola Fonseca Paez" w:date="2019-12-01T01:59:00Z">
        <w:r w:rsidRPr="009C09D9" w:rsidDel="00F93B94">
          <w:rPr>
            <w:rFonts w:ascii="Times New Roman" w:eastAsia="Times New Roman" w:hAnsi="Times New Roman" w:cs="Times New Roman"/>
          </w:rPr>
          <w:delText xml:space="preserve">bloques </w:delText>
        </w:r>
      </w:del>
      <w:ins w:id="3324" w:author="Maria Paola Fonseca Paez" w:date="2019-12-01T01:59:00Z">
        <w:r w:rsidR="00F93B94">
          <w:rPr>
            <w:rFonts w:ascii="Times New Roman" w:eastAsia="Times New Roman" w:hAnsi="Times New Roman" w:cs="Times New Roman"/>
          </w:rPr>
          <w:t>subsistem</w:t>
        </w:r>
      </w:ins>
      <w:ins w:id="3325" w:author="Maria Paola Fonseca Paez" w:date="2019-12-01T02:00:00Z">
        <w:r w:rsidR="00F93B94">
          <w:rPr>
            <w:rFonts w:ascii="Times New Roman" w:eastAsia="Times New Roman" w:hAnsi="Times New Roman" w:cs="Times New Roman"/>
          </w:rPr>
          <w:t>a</w:t>
        </w:r>
      </w:ins>
      <w:ins w:id="3326" w:author="Maria Paola Fonseca Paez" w:date="2019-12-01T02:08:00Z">
        <w:r w:rsidR="00712F16">
          <w:rPr>
            <w:rFonts w:ascii="Times New Roman" w:eastAsia="Times New Roman" w:hAnsi="Times New Roman" w:cs="Times New Roman"/>
          </w:rPr>
          <w:t>s de</w:t>
        </w:r>
      </w:ins>
      <w:del w:id="3327" w:author="Maria Paola Fonseca Paez" w:date="2019-12-01T02:00:00Z">
        <w:r w:rsidRPr="009C09D9" w:rsidDel="00F93B94">
          <w:rPr>
            <w:rFonts w:ascii="Times New Roman" w:eastAsia="Times New Roman" w:hAnsi="Times New Roman" w:cs="Times New Roman"/>
          </w:rPr>
          <w:delText>de</w:delText>
        </w:r>
      </w:del>
      <w:del w:id="3328" w:author="Maria Paola Fonseca Paez" w:date="2019-12-01T01:58:00Z">
        <w:r w:rsidRPr="009C09D9" w:rsidDel="00F93B94">
          <w:rPr>
            <w:rFonts w:ascii="Times New Roman" w:eastAsia="Times New Roman" w:hAnsi="Times New Roman" w:cs="Times New Roman"/>
          </w:rPr>
          <w:delText xml:space="preserve"> </w:delText>
        </w:r>
      </w:del>
      <w:r w:rsidRPr="009C09D9">
        <w:rPr>
          <w:rFonts w:ascii="Times New Roman" w:eastAsia="Times New Roman" w:hAnsi="Times New Roman" w:cs="Times New Roman"/>
        </w:rPr>
        <w:t xml:space="preserve"> </w:t>
      </w:r>
      <w:r w:rsidRPr="009C09D9">
        <w:rPr>
          <w:rFonts w:ascii="Times New Roman" w:eastAsia="Times New Roman" w:hAnsi="Times New Roman" w:cs="Times New Roman"/>
          <w:b/>
        </w:rPr>
        <w:t xml:space="preserve">generación nonce </w:t>
      </w:r>
      <w:r w:rsidRPr="009C09D9">
        <w:rPr>
          <w:rFonts w:ascii="Times New Roman" w:eastAsia="Times New Roman" w:hAnsi="Times New Roman" w:cs="Times New Roman"/>
        </w:rPr>
        <w:t>desde el 0 hasta el F</w:t>
      </w:r>
      <w:r w:rsidRPr="009C09D9">
        <w:rPr>
          <w:rFonts w:ascii="Times New Roman" w:eastAsia="Times New Roman" w:hAnsi="Times New Roman" w:cs="Times New Roman"/>
          <w:i/>
        </w:rPr>
        <w:t>,</w:t>
      </w:r>
      <w:r w:rsidRPr="009C09D9">
        <w:rPr>
          <w:rFonts w:ascii="Times New Roman" w:eastAsia="Times New Roman" w:hAnsi="Times New Roman" w:cs="Times New Roman"/>
        </w:rPr>
        <w:t xml:space="preserve"> donde cada unidad de minado inicia el contador secuencial del </w:t>
      </w:r>
      <w:r w:rsidRPr="009C09D9">
        <w:rPr>
          <w:rFonts w:ascii="Times New Roman" w:eastAsia="Times New Roman" w:hAnsi="Times New Roman" w:cs="Times New Roman"/>
          <w:i/>
        </w:rPr>
        <w:t>nonce</w:t>
      </w:r>
      <w:r w:rsidRPr="009C09D9">
        <w:rPr>
          <w:rFonts w:ascii="Times New Roman" w:eastAsia="Times New Roman" w:hAnsi="Times New Roman" w:cs="Times New Roman"/>
        </w:rPr>
        <w:t xml:space="preserve"> en un valor distinto y al ser generado un </w:t>
      </w:r>
      <w:r w:rsidRPr="009C09D9">
        <w:rPr>
          <w:rFonts w:ascii="Times New Roman" w:eastAsia="Times New Roman" w:hAnsi="Times New Roman" w:cs="Times New Roman"/>
          <w:i/>
        </w:rPr>
        <w:t xml:space="preserve">nonce </w:t>
      </w:r>
      <w:r w:rsidRPr="009C09D9">
        <w:rPr>
          <w:rFonts w:ascii="Times New Roman" w:eastAsia="Times New Roman" w:hAnsi="Times New Roman" w:cs="Times New Roman"/>
        </w:rPr>
        <w:t>diferente por cada un</w:t>
      </w:r>
      <w:ins w:id="3329" w:author="Maria Paola Fonseca Paez" w:date="2019-12-01T02:09:00Z">
        <w:r w:rsidR="00712F16">
          <w:rPr>
            <w:rFonts w:ascii="Times New Roman" w:eastAsia="Times New Roman" w:hAnsi="Times New Roman" w:cs="Times New Roman"/>
          </w:rPr>
          <w:t>a</w:t>
        </w:r>
      </w:ins>
      <w:del w:id="3330" w:author="Maria Paola Fonseca Paez" w:date="2019-12-01T02:09:00Z">
        <w:r w:rsidRPr="009C09D9" w:rsidDel="00712F16">
          <w:rPr>
            <w:rFonts w:ascii="Times New Roman" w:eastAsia="Times New Roman" w:hAnsi="Times New Roman" w:cs="Times New Roman"/>
          </w:rPr>
          <w:delText>o</w:delText>
        </w:r>
      </w:del>
      <w:r w:rsidRPr="009C09D9">
        <w:rPr>
          <w:rFonts w:ascii="Times New Roman" w:eastAsia="Times New Roman" w:hAnsi="Times New Roman" w:cs="Times New Roman"/>
        </w:rPr>
        <w:t xml:space="preserve"> de l</w:t>
      </w:r>
      <w:ins w:id="3331" w:author="Maria Paola Fonseca Paez" w:date="2019-12-01T02:00:00Z">
        <w:r w:rsidR="00F93B94">
          <w:rPr>
            <w:rFonts w:ascii="Times New Roman" w:eastAsia="Times New Roman" w:hAnsi="Times New Roman" w:cs="Times New Roman"/>
          </w:rPr>
          <w:t>as unidades</w:t>
        </w:r>
      </w:ins>
      <w:del w:id="3332" w:author="Maria Paola Fonseca Paez" w:date="2019-12-01T02:00:00Z">
        <w:r w:rsidRPr="009C09D9" w:rsidDel="00F93B94">
          <w:rPr>
            <w:rFonts w:ascii="Times New Roman" w:eastAsia="Times New Roman" w:hAnsi="Times New Roman" w:cs="Times New Roman"/>
          </w:rPr>
          <w:delText>os bloques</w:delText>
        </w:r>
      </w:del>
      <w:r w:rsidRPr="009C09D9">
        <w:rPr>
          <w:rFonts w:ascii="Times New Roman" w:eastAsia="Times New Roman" w:hAnsi="Times New Roman" w:cs="Times New Roman"/>
        </w:rPr>
        <w:t xml:space="preserve">, cuando se procesan junto con el mensaje en los </w:t>
      </w:r>
      <w:del w:id="3333" w:author="Maria Paola Fonseca Paez" w:date="2019-12-01T02:00:00Z">
        <w:r w:rsidRPr="009C09D9" w:rsidDel="00F93B94">
          <w:rPr>
            <w:rFonts w:ascii="Times New Roman" w:eastAsia="Times New Roman" w:hAnsi="Times New Roman" w:cs="Times New Roman"/>
          </w:rPr>
          <w:delText>bloque</w:delText>
        </w:r>
      </w:del>
      <w:ins w:id="3334" w:author="Maria Paola Fonseca Paez" w:date="2019-12-01T02:00:00Z">
        <w:r w:rsidR="00F93B94">
          <w:rPr>
            <w:rFonts w:ascii="Times New Roman" w:eastAsia="Times New Roman" w:hAnsi="Times New Roman" w:cs="Times New Roman"/>
          </w:rPr>
          <w:t>subsistemas</w:t>
        </w:r>
      </w:ins>
      <w:del w:id="3335" w:author="Maria Paola Fonseca Paez" w:date="2019-12-01T02:00:00Z">
        <w:r w:rsidRPr="009C09D9" w:rsidDel="00F93B94">
          <w:rPr>
            <w:rFonts w:ascii="Times New Roman" w:eastAsia="Times New Roman" w:hAnsi="Times New Roman" w:cs="Times New Roman"/>
          </w:rPr>
          <w:delText>s</w:delText>
        </w:r>
      </w:del>
      <w:r w:rsidRPr="009C09D9">
        <w:rPr>
          <w:rFonts w:ascii="Times New Roman" w:eastAsia="Times New Roman" w:hAnsi="Times New Roman" w:cs="Times New Roman"/>
        </w:rPr>
        <w:t xml:space="preserve"> de </w:t>
      </w:r>
      <w:r w:rsidRPr="009C09D9">
        <w:rPr>
          <w:rFonts w:ascii="Times New Roman" w:eastAsia="Times New Roman" w:hAnsi="Times New Roman" w:cs="Times New Roman"/>
          <w:b/>
        </w:rPr>
        <w:t xml:space="preserve">función </w:t>
      </w:r>
      <w:r w:rsidRPr="009C09D9">
        <w:rPr>
          <w:rFonts w:ascii="Times New Roman" w:eastAsia="Times New Roman" w:hAnsi="Times New Roman" w:cs="Times New Roman"/>
          <w:b/>
          <w:i/>
        </w:rPr>
        <w:t>hash</w:t>
      </w:r>
      <w:r w:rsidRPr="009C09D9">
        <w:rPr>
          <w:rFonts w:ascii="Times New Roman" w:eastAsia="Times New Roman" w:hAnsi="Times New Roman" w:cs="Times New Roman"/>
          <w:b/>
        </w:rPr>
        <w:t xml:space="preserve"> </w:t>
      </w:r>
      <w:r w:rsidRPr="009C09D9">
        <w:rPr>
          <w:rFonts w:ascii="Times New Roman" w:eastAsia="Times New Roman" w:hAnsi="Times New Roman" w:cs="Times New Roman"/>
          <w:b/>
          <w:i/>
        </w:rPr>
        <w:t xml:space="preserve">SHA256, </w:t>
      </w:r>
      <w:r w:rsidRPr="009C09D9">
        <w:rPr>
          <w:rFonts w:ascii="Times New Roman" w:eastAsia="Times New Roman" w:hAnsi="Times New Roman" w:cs="Times New Roman"/>
        </w:rPr>
        <w:t xml:space="preserve">para cada uno de las unidades de minado se obtiene un </w:t>
      </w:r>
      <w:ins w:id="3336" w:author="Maria Paola Fonseca Paez" w:date="2019-12-01T02:09:00Z">
        <w:r w:rsidR="00712F16">
          <w:rPr>
            <w:rFonts w:ascii="Times New Roman" w:eastAsia="Times New Roman" w:hAnsi="Times New Roman" w:cs="Times New Roman"/>
          </w:rPr>
          <w:t xml:space="preserve">valor </w:t>
        </w:r>
        <w:r w:rsidR="00712F16" w:rsidRPr="00712F16">
          <w:rPr>
            <w:rFonts w:ascii="Times New Roman" w:eastAsia="Times New Roman" w:hAnsi="Times New Roman" w:cs="Times New Roman"/>
            <w:i/>
            <w:rPrChange w:id="3337" w:author="Maria Paola Fonseca Paez" w:date="2019-12-01T02:09:00Z">
              <w:rPr>
                <w:rFonts w:ascii="Times New Roman" w:eastAsia="Times New Roman" w:hAnsi="Times New Roman" w:cs="Times New Roman"/>
              </w:rPr>
            </w:rPrChange>
          </w:rPr>
          <w:t>hash</w:t>
        </w:r>
        <w:r w:rsidR="00712F16">
          <w:rPr>
            <w:rFonts w:ascii="Times New Roman" w:eastAsia="Times New Roman" w:hAnsi="Times New Roman" w:cs="Times New Roman"/>
          </w:rPr>
          <w:t xml:space="preserve"> </w:t>
        </w:r>
      </w:ins>
      <w:del w:id="3338" w:author="Maria Paola Fonseca Paez" w:date="2019-12-01T02:09:00Z">
        <w:r w:rsidRPr="009C09D9" w:rsidDel="00712F16">
          <w:rPr>
            <w:rFonts w:ascii="Times New Roman" w:eastAsia="Times New Roman" w:hAnsi="Times New Roman" w:cs="Times New Roman"/>
          </w:rPr>
          <w:delText xml:space="preserve">resultado </w:delText>
        </w:r>
      </w:del>
      <w:r w:rsidRPr="009C09D9">
        <w:rPr>
          <w:rFonts w:ascii="Times New Roman" w:eastAsia="Times New Roman" w:hAnsi="Times New Roman" w:cs="Times New Roman"/>
        </w:rPr>
        <w:t xml:space="preserve">diferente. Una vez los resultados son obtenidos, cada unidad pasa al </w:t>
      </w:r>
      <w:del w:id="3339" w:author="Maria Paola Fonseca Paez" w:date="2019-12-01T02:00:00Z">
        <w:r w:rsidRPr="009C09D9" w:rsidDel="00F93B94">
          <w:rPr>
            <w:rFonts w:ascii="Times New Roman" w:eastAsia="Times New Roman" w:hAnsi="Times New Roman" w:cs="Times New Roman"/>
          </w:rPr>
          <w:delText>bloque</w:delText>
        </w:r>
      </w:del>
      <w:ins w:id="3340" w:author="Maria Paola Fonseca Paez" w:date="2019-12-01T02:00:00Z">
        <w:r w:rsidR="00F93B94">
          <w:rPr>
            <w:rFonts w:ascii="Times New Roman" w:eastAsia="Times New Roman" w:hAnsi="Times New Roman" w:cs="Times New Roman"/>
          </w:rPr>
          <w:t>subsistema</w:t>
        </w:r>
      </w:ins>
      <w:r w:rsidRPr="009C09D9">
        <w:rPr>
          <w:rFonts w:ascii="Times New Roman" w:eastAsia="Times New Roman" w:hAnsi="Times New Roman" w:cs="Times New Roman"/>
        </w:rPr>
        <w:t xml:space="preserve"> </w:t>
      </w:r>
      <w:r w:rsidRPr="009C09D9">
        <w:rPr>
          <w:rFonts w:ascii="Times New Roman" w:eastAsia="Times New Roman" w:hAnsi="Times New Roman" w:cs="Times New Roman"/>
          <w:b/>
        </w:rPr>
        <w:t>comparador de ceros</w:t>
      </w:r>
      <w:r w:rsidRPr="009C09D9">
        <w:rPr>
          <w:rFonts w:ascii="Times New Roman" w:eastAsia="Times New Roman" w:hAnsi="Times New Roman" w:cs="Times New Roman"/>
        </w:rPr>
        <w:t xml:space="preserve"> donde se compara si las posiciones más significativas satisfacen el requerimiento de número de ceros. </w:t>
      </w:r>
      <w:del w:id="3341" w:author="Maria Paola Fonseca Paez" w:date="2019-12-01T02:10:00Z">
        <w:r w:rsidRPr="009C09D9" w:rsidDel="00712F16">
          <w:rPr>
            <w:rFonts w:ascii="Times New Roman" w:eastAsia="Times New Roman" w:hAnsi="Times New Roman" w:cs="Times New Roman"/>
          </w:rPr>
          <w:delText>Todas las salidas</w:delText>
        </w:r>
        <w:r w:rsidR="00C514EE" w:rsidRPr="009C09D9" w:rsidDel="00712F16">
          <w:rPr>
            <w:rFonts w:ascii="Times New Roman" w:eastAsia="Times New Roman" w:hAnsi="Times New Roman" w:cs="Times New Roman"/>
          </w:rPr>
          <w:delText xml:space="preserve"> </w:delText>
        </w:r>
        <w:r w:rsidR="00C514EE" w:rsidRPr="009C09D9" w:rsidDel="00712F16">
          <w:rPr>
            <w:rFonts w:ascii="Times New Roman" w:eastAsia="Times New Roman" w:hAnsi="Times New Roman" w:cs="Times New Roman"/>
            <w:b/>
            <w:highlight w:val="yellow"/>
          </w:rPr>
          <w:delText>DE?</w:delText>
        </w:r>
      </w:del>
      <w:ins w:id="3342" w:author="Maria Paola Fonseca Paez" w:date="2019-12-01T02:10:00Z">
        <w:r w:rsidR="00712F16">
          <w:rPr>
            <w:rFonts w:ascii="Times New Roman" w:eastAsia="Times New Roman" w:hAnsi="Times New Roman" w:cs="Times New Roman"/>
          </w:rPr>
          <w:t>Las salidas de</w:t>
        </w:r>
      </w:ins>
      <w:r w:rsidRPr="009C09D9">
        <w:rPr>
          <w:rFonts w:ascii="Times New Roman" w:eastAsia="Times New Roman" w:hAnsi="Times New Roman" w:cs="Times New Roman"/>
        </w:rPr>
        <w:t xml:space="preserve"> cada </w:t>
      </w:r>
      <w:r w:rsidRPr="009C09D9">
        <w:rPr>
          <w:rFonts w:ascii="Times New Roman" w:eastAsia="Times New Roman" w:hAnsi="Times New Roman" w:cs="Times New Roman"/>
          <w:b/>
        </w:rPr>
        <w:t>comparador de ceros</w:t>
      </w:r>
      <w:r w:rsidRPr="009C09D9">
        <w:rPr>
          <w:rFonts w:ascii="Times New Roman" w:eastAsia="Times New Roman" w:hAnsi="Times New Roman" w:cs="Times New Roman"/>
        </w:rPr>
        <w:t xml:space="preserve"> de las unidades de minado (0 - F) llegan a un </w:t>
      </w:r>
      <w:del w:id="3343" w:author="Maria Paola Fonseca Paez" w:date="2019-12-01T02:00:00Z">
        <w:r w:rsidRPr="009C09D9" w:rsidDel="00F93B94">
          <w:rPr>
            <w:rFonts w:ascii="Times New Roman" w:eastAsia="Times New Roman" w:hAnsi="Times New Roman" w:cs="Times New Roman"/>
          </w:rPr>
          <w:delText>bloque</w:delText>
        </w:r>
      </w:del>
      <w:ins w:id="3344" w:author="Maria Paola Fonseca Paez" w:date="2019-12-01T02:00:00Z">
        <w:r w:rsidR="00F93B94">
          <w:rPr>
            <w:rFonts w:ascii="Times New Roman" w:eastAsia="Times New Roman" w:hAnsi="Times New Roman" w:cs="Times New Roman"/>
          </w:rPr>
          <w:t>subsistema</w:t>
        </w:r>
      </w:ins>
      <w:r w:rsidRPr="009C09D9">
        <w:rPr>
          <w:rFonts w:ascii="Times New Roman" w:eastAsia="Times New Roman" w:hAnsi="Times New Roman" w:cs="Times New Roman"/>
        </w:rPr>
        <w:t xml:space="preserve"> llamado </w:t>
      </w:r>
      <w:proofErr w:type="spellStart"/>
      <w:r w:rsidRPr="009C09D9">
        <w:rPr>
          <w:rFonts w:ascii="Times New Roman" w:eastAsia="Times New Roman" w:hAnsi="Times New Roman" w:cs="Times New Roman"/>
          <w:b/>
        </w:rPr>
        <w:t>out</w:t>
      </w:r>
      <w:proofErr w:type="spellEnd"/>
      <w:r w:rsidRPr="009C09D9">
        <w:rPr>
          <w:rFonts w:ascii="Times New Roman" w:eastAsia="Times New Roman" w:hAnsi="Times New Roman" w:cs="Times New Roman"/>
          <w:b/>
        </w:rPr>
        <w:t xml:space="preserve"> </w:t>
      </w:r>
      <w:proofErr w:type="spellStart"/>
      <w:r w:rsidRPr="009C09D9">
        <w:rPr>
          <w:rFonts w:ascii="Times New Roman" w:eastAsia="Times New Roman" w:hAnsi="Times New Roman" w:cs="Times New Roman"/>
          <w:b/>
        </w:rPr>
        <w:t>select</w:t>
      </w:r>
      <w:proofErr w:type="spellEnd"/>
      <w:r w:rsidRPr="009C09D9">
        <w:rPr>
          <w:rFonts w:ascii="Times New Roman" w:eastAsia="Times New Roman" w:hAnsi="Times New Roman" w:cs="Times New Roman"/>
        </w:rPr>
        <w:t xml:space="preserve">, cuya función es seleccionar la primera salida en obtener el resultado válido en caso de presentarse en alguna de las unidades de minado, la señal </w:t>
      </w:r>
      <w:del w:id="3345" w:author="Maria Paola Fonseca Paez" w:date="2019-12-01T02:11:00Z">
        <w:r w:rsidRPr="009C09D9" w:rsidDel="00712F16">
          <w:rPr>
            <w:rFonts w:ascii="Times New Roman" w:eastAsia="Times New Roman" w:hAnsi="Times New Roman" w:cs="Times New Roman"/>
          </w:rPr>
          <w:delText xml:space="preserve">de </w:delText>
        </w:r>
      </w:del>
      <w:r w:rsidRPr="00712F16">
        <w:rPr>
          <w:rFonts w:ascii="Times New Roman" w:eastAsia="Times New Roman" w:hAnsi="Times New Roman" w:cs="Times New Roman"/>
          <w:i/>
          <w:rPrChange w:id="3346" w:author="Maria Paola Fonseca Paez" w:date="2019-12-01T02:11:00Z">
            <w:rPr>
              <w:rFonts w:ascii="Times New Roman" w:eastAsia="Times New Roman" w:hAnsi="Times New Roman" w:cs="Times New Roman"/>
            </w:rPr>
          </w:rPrChange>
        </w:rPr>
        <w:t>ceros ok</w:t>
      </w:r>
      <w:r w:rsidRPr="009C09D9">
        <w:rPr>
          <w:rFonts w:ascii="Times New Roman" w:eastAsia="Times New Roman" w:hAnsi="Times New Roman" w:cs="Times New Roman"/>
        </w:rPr>
        <w:t xml:space="preserve">. </w:t>
      </w:r>
    </w:p>
    <w:p w14:paraId="10B64D40" w14:textId="77777777" w:rsidR="00714E5C" w:rsidRPr="009C09D9" w:rsidRDefault="00714E5C">
      <w:pPr>
        <w:jc w:val="both"/>
        <w:rPr>
          <w:rFonts w:ascii="Times New Roman" w:eastAsia="Times New Roman" w:hAnsi="Times New Roman" w:cs="Times New Roman"/>
        </w:rPr>
      </w:pPr>
    </w:p>
    <w:p w14:paraId="3CBE4753" w14:textId="6E819D80"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lastRenderedPageBreak/>
        <w:t xml:space="preserve">En este caso el sistema detiene el conteo de la unidad de tiempo y toma el </w:t>
      </w:r>
      <w:r w:rsidRPr="009C09D9">
        <w:rPr>
          <w:rFonts w:ascii="Times New Roman" w:eastAsia="Times New Roman" w:hAnsi="Times New Roman" w:cs="Times New Roman"/>
          <w:i/>
        </w:rPr>
        <w:t>nonce</w:t>
      </w:r>
      <w:r w:rsidRPr="009C09D9">
        <w:rPr>
          <w:rFonts w:ascii="Times New Roman" w:eastAsia="Times New Roman" w:hAnsi="Times New Roman" w:cs="Times New Roman"/>
        </w:rPr>
        <w:t xml:space="preserve"> y el resultado de la función </w:t>
      </w:r>
      <w:r w:rsidRPr="009C09D9">
        <w:rPr>
          <w:rFonts w:ascii="Times New Roman" w:eastAsia="Times New Roman" w:hAnsi="Times New Roman" w:cs="Times New Roman"/>
          <w:i/>
        </w:rPr>
        <w:t>hash</w:t>
      </w:r>
      <w:r w:rsidRPr="009C09D9">
        <w:rPr>
          <w:rFonts w:ascii="Times New Roman" w:eastAsia="Times New Roman" w:hAnsi="Times New Roman" w:cs="Times New Roman"/>
        </w:rPr>
        <w:t xml:space="preserve"> por medio del </w:t>
      </w:r>
      <w:del w:id="3347" w:author="Maria Paola Fonseca Paez" w:date="2019-12-01T02:00:00Z">
        <w:r w:rsidRPr="009C09D9" w:rsidDel="00F93B94">
          <w:rPr>
            <w:rFonts w:ascii="Times New Roman" w:eastAsia="Times New Roman" w:hAnsi="Times New Roman" w:cs="Times New Roman"/>
          </w:rPr>
          <w:delText>bloque</w:delText>
        </w:r>
      </w:del>
      <w:ins w:id="3348" w:author="Maria Paola Fonseca Paez" w:date="2019-12-01T02:00:00Z">
        <w:r w:rsidR="00F93B94">
          <w:rPr>
            <w:rFonts w:ascii="Times New Roman" w:eastAsia="Times New Roman" w:hAnsi="Times New Roman" w:cs="Times New Roman"/>
          </w:rPr>
          <w:t>subsistema</w:t>
        </w:r>
      </w:ins>
      <w:r w:rsidRPr="009C09D9">
        <w:rPr>
          <w:rFonts w:ascii="Times New Roman" w:eastAsia="Times New Roman" w:hAnsi="Times New Roman" w:cs="Times New Roman"/>
        </w:rPr>
        <w:t xml:space="preserve"> </w:t>
      </w:r>
      <w:r w:rsidRPr="009C09D9">
        <w:rPr>
          <w:rFonts w:ascii="Times New Roman" w:eastAsia="Times New Roman" w:hAnsi="Times New Roman" w:cs="Times New Roman"/>
          <w:b/>
        </w:rPr>
        <w:t xml:space="preserve">Output </w:t>
      </w:r>
      <w:proofErr w:type="spellStart"/>
      <w:r w:rsidRPr="009C09D9">
        <w:rPr>
          <w:rFonts w:ascii="Times New Roman" w:eastAsia="Times New Roman" w:hAnsi="Times New Roman" w:cs="Times New Roman"/>
          <w:b/>
        </w:rPr>
        <w:t>sel</w:t>
      </w:r>
      <w:proofErr w:type="spellEnd"/>
      <w:r w:rsidRPr="009C09D9">
        <w:rPr>
          <w:rFonts w:ascii="Times New Roman" w:eastAsia="Times New Roman" w:hAnsi="Times New Roman" w:cs="Times New Roman"/>
        </w:rPr>
        <w:t xml:space="preserve">, el cual, con base en la información proporcionada por el </w:t>
      </w:r>
      <w:ins w:id="3349" w:author="Maria Paola Fonseca Paez" w:date="2019-12-01T02:01:00Z">
        <w:r w:rsidR="00F93B94">
          <w:rPr>
            <w:rFonts w:ascii="Times New Roman" w:eastAsia="Times New Roman" w:hAnsi="Times New Roman" w:cs="Times New Roman"/>
          </w:rPr>
          <w:t>subsistema</w:t>
        </w:r>
      </w:ins>
      <w:del w:id="3350" w:author="Maria Paola Fonseca Paez" w:date="2019-12-01T02:01:00Z">
        <w:r w:rsidRPr="009C09D9" w:rsidDel="00F93B94">
          <w:rPr>
            <w:rFonts w:ascii="Times New Roman" w:eastAsia="Times New Roman" w:hAnsi="Times New Roman" w:cs="Times New Roman"/>
          </w:rPr>
          <w:delText>b</w:delText>
        </w:r>
      </w:del>
      <w:del w:id="3351" w:author="Maria Paola Fonseca Paez" w:date="2019-12-01T02:00:00Z">
        <w:r w:rsidRPr="009C09D9" w:rsidDel="00F93B94">
          <w:rPr>
            <w:rFonts w:ascii="Times New Roman" w:eastAsia="Times New Roman" w:hAnsi="Times New Roman" w:cs="Times New Roman"/>
          </w:rPr>
          <w:delText>loqu</w:delText>
        </w:r>
      </w:del>
      <w:del w:id="3352" w:author="Maria Paola Fonseca Paez" w:date="2019-12-01T02:01:00Z">
        <w:r w:rsidRPr="009C09D9" w:rsidDel="00F93B94">
          <w:rPr>
            <w:rFonts w:ascii="Times New Roman" w:eastAsia="Times New Roman" w:hAnsi="Times New Roman" w:cs="Times New Roman"/>
          </w:rPr>
          <w:delText>e</w:delText>
        </w:r>
      </w:del>
      <w:r w:rsidRPr="009C09D9">
        <w:rPr>
          <w:rFonts w:ascii="Times New Roman" w:eastAsia="Times New Roman" w:hAnsi="Times New Roman" w:cs="Times New Roman"/>
        </w:rPr>
        <w:t xml:space="preserve"> </w:t>
      </w:r>
      <w:proofErr w:type="spellStart"/>
      <w:r w:rsidRPr="009C09D9">
        <w:rPr>
          <w:rFonts w:ascii="Times New Roman" w:eastAsia="Times New Roman" w:hAnsi="Times New Roman" w:cs="Times New Roman"/>
          <w:b/>
        </w:rPr>
        <w:t>out</w:t>
      </w:r>
      <w:proofErr w:type="spellEnd"/>
      <w:r w:rsidRPr="009C09D9">
        <w:rPr>
          <w:rFonts w:ascii="Times New Roman" w:eastAsia="Times New Roman" w:hAnsi="Times New Roman" w:cs="Times New Roman"/>
          <w:b/>
        </w:rPr>
        <w:t xml:space="preserve"> </w:t>
      </w:r>
      <w:proofErr w:type="spellStart"/>
      <w:r w:rsidRPr="009C09D9">
        <w:rPr>
          <w:rFonts w:ascii="Times New Roman" w:eastAsia="Times New Roman" w:hAnsi="Times New Roman" w:cs="Times New Roman"/>
          <w:b/>
        </w:rPr>
        <w:t>select</w:t>
      </w:r>
      <w:proofErr w:type="spellEnd"/>
      <w:r w:rsidRPr="009C09D9">
        <w:rPr>
          <w:rFonts w:ascii="Times New Roman" w:eastAsia="Times New Roman" w:hAnsi="Times New Roman" w:cs="Times New Roman"/>
        </w:rPr>
        <w:t xml:space="preserve">, toma las salidas correctas junto con el tiempo resultante. Estas variables se transmiten al computador desde el </w:t>
      </w:r>
      <w:del w:id="3353" w:author="Maria Paola Fonseca Paez" w:date="2019-12-01T02:01:00Z">
        <w:r w:rsidRPr="009C09D9" w:rsidDel="00F93B94">
          <w:rPr>
            <w:rFonts w:ascii="Times New Roman" w:eastAsia="Times New Roman" w:hAnsi="Times New Roman" w:cs="Times New Roman"/>
          </w:rPr>
          <w:delText>bloque</w:delText>
        </w:r>
      </w:del>
      <w:ins w:id="3354" w:author="Maria Paola Fonseca Paez" w:date="2019-12-01T02:01:00Z">
        <w:r w:rsidR="00F93B94">
          <w:rPr>
            <w:rFonts w:ascii="Times New Roman" w:eastAsia="Times New Roman" w:hAnsi="Times New Roman" w:cs="Times New Roman"/>
          </w:rPr>
          <w:t>subsistema</w:t>
        </w:r>
      </w:ins>
      <w:r w:rsidRPr="009C09D9">
        <w:rPr>
          <w:rFonts w:ascii="Times New Roman" w:eastAsia="Times New Roman" w:hAnsi="Times New Roman" w:cs="Times New Roman"/>
        </w:rPr>
        <w:t xml:space="preserve"> de </w:t>
      </w:r>
      <w:r w:rsidRPr="009C09D9">
        <w:rPr>
          <w:rFonts w:ascii="Times New Roman" w:eastAsia="Times New Roman" w:hAnsi="Times New Roman" w:cs="Times New Roman"/>
          <w:b/>
        </w:rPr>
        <w:t>comunicación serial</w:t>
      </w:r>
      <w:ins w:id="3355" w:author="Maria Paola Fonseca Paez" w:date="2019-12-01T02:12:00Z">
        <w:r w:rsidR="00712F16">
          <w:rPr>
            <w:rFonts w:ascii="Times New Roman" w:eastAsia="Times New Roman" w:hAnsi="Times New Roman" w:cs="Times New Roman"/>
          </w:rPr>
          <w:t xml:space="preserve"> al computador</w:t>
        </w:r>
      </w:ins>
      <w:r w:rsidRPr="009C09D9">
        <w:rPr>
          <w:rFonts w:ascii="Times New Roman" w:eastAsia="Times New Roman" w:hAnsi="Times New Roman" w:cs="Times New Roman"/>
        </w:rPr>
        <w:t xml:space="preserve">, por medio del conversor </w:t>
      </w:r>
      <w:r w:rsidRPr="009C09D9">
        <w:rPr>
          <w:rFonts w:ascii="Times New Roman" w:eastAsia="Times New Roman" w:hAnsi="Times New Roman" w:cs="Times New Roman"/>
          <w:b/>
        </w:rPr>
        <w:t>TTL a USB</w:t>
      </w:r>
      <w:r w:rsidRPr="009C09D9">
        <w:rPr>
          <w:rFonts w:ascii="Times New Roman" w:eastAsia="Times New Roman" w:hAnsi="Times New Roman" w:cs="Times New Roman"/>
        </w:rPr>
        <w:t xml:space="preserve">. </w:t>
      </w:r>
    </w:p>
    <w:p w14:paraId="6AC30208" w14:textId="77777777" w:rsidR="00714E5C" w:rsidRPr="009C09D9" w:rsidRDefault="00714E5C">
      <w:pPr>
        <w:jc w:val="both"/>
        <w:rPr>
          <w:rFonts w:ascii="Times New Roman" w:eastAsia="Times New Roman" w:hAnsi="Times New Roman" w:cs="Times New Roman"/>
        </w:rPr>
      </w:pPr>
    </w:p>
    <w:p w14:paraId="5631E6AA" w14:textId="16444674"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En caso de que no satisfacer la condición del número de ceros, el sistema genera un nuevo </w:t>
      </w:r>
      <w:r w:rsidRPr="009C09D9">
        <w:rPr>
          <w:rFonts w:ascii="Times New Roman" w:eastAsia="Times New Roman" w:hAnsi="Times New Roman" w:cs="Times New Roman"/>
          <w:i/>
        </w:rPr>
        <w:t>nonce</w:t>
      </w:r>
      <w:r w:rsidRPr="009C09D9">
        <w:rPr>
          <w:rFonts w:ascii="Times New Roman" w:eastAsia="Times New Roman" w:hAnsi="Times New Roman" w:cs="Times New Roman"/>
        </w:rPr>
        <w:t xml:space="preserve"> en cada unidad de minado y se procesa de la misma forma anteriormente explicada, </w:t>
      </w:r>
      <w:r w:rsidRPr="009C09D9">
        <w:rPr>
          <w:rFonts w:ascii="Times New Roman" w:eastAsia="Times New Roman" w:hAnsi="Times New Roman" w:cs="Times New Roman"/>
          <w:u w:val="single"/>
        </w:rPr>
        <w:t>iterando</w:t>
      </w:r>
      <w:r w:rsidRPr="009C09D9">
        <w:rPr>
          <w:rFonts w:ascii="Times New Roman" w:eastAsia="Times New Roman" w:hAnsi="Times New Roman" w:cs="Times New Roman"/>
        </w:rPr>
        <w:t xml:space="preserve"> hasta encontrar una coincidencia. De igual manera que la arquitectura inicial, en el caso de no hallar una coincidencia o que la información de entrada no constituya el mínimo de 1 </w:t>
      </w:r>
      <w:del w:id="3356" w:author="Maria Paola Fonseca Paez" w:date="2019-12-01T02:01:00Z">
        <w:r w:rsidRPr="009C09D9" w:rsidDel="00F93B94">
          <w:rPr>
            <w:rFonts w:ascii="Times New Roman" w:eastAsia="Times New Roman" w:hAnsi="Times New Roman" w:cs="Times New Roman"/>
          </w:rPr>
          <w:delText>bloque</w:delText>
        </w:r>
      </w:del>
      <w:ins w:id="3357" w:author="Maria Paola Fonseca Paez" w:date="2019-12-01T02:12:00Z">
        <w:r w:rsidR="00712F16">
          <w:rPr>
            <w:rFonts w:ascii="Times New Roman" w:eastAsia="Times New Roman" w:hAnsi="Times New Roman" w:cs="Times New Roman"/>
          </w:rPr>
          <w:t>bloque</w:t>
        </w:r>
      </w:ins>
      <w:r w:rsidRPr="009C09D9">
        <w:rPr>
          <w:rFonts w:ascii="Times New Roman" w:eastAsia="Times New Roman" w:hAnsi="Times New Roman" w:cs="Times New Roman"/>
        </w:rPr>
        <w:t>, la prueba es procesada como fallida y el sistema envía al computador una cadena de ‘f’ para indicar el estado de la prueba.</w:t>
      </w:r>
    </w:p>
    <w:p w14:paraId="536AE7F7" w14:textId="77777777" w:rsidR="00714E5C" w:rsidRPr="009C09D9" w:rsidRDefault="00714E5C">
      <w:pPr>
        <w:jc w:val="both"/>
        <w:rPr>
          <w:rFonts w:ascii="Times New Roman" w:eastAsia="Times New Roman" w:hAnsi="Times New Roman" w:cs="Times New Roman"/>
        </w:rPr>
      </w:pPr>
    </w:p>
    <w:p w14:paraId="4751D143" w14:textId="7CFCCD1D"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Todas las interacciones entre </w:t>
      </w:r>
      <w:ins w:id="3358" w:author="Maria Paola Fonseca Paez" w:date="2019-12-01T02:01:00Z">
        <w:r w:rsidR="00F93B94">
          <w:rPr>
            <w:rFonts w:ascii="Times New Roman" w:eastAsia="Times New Roman" w:hAnsi="Times New Roman" w:cs="Times New Roman"/>
          </w:rPr>
          <w:t>subsistemas</w:t>
        </w:r>
      </w:ins>
      <w:del w:id="3359" w:author="Maria Paola Fonseca Paez" w:date="2019-12-01T02:01:00Z">
        <w:r w:rsidRPr="009C09D9" w:rsidDel="00F93B94">
          <w:rPr>
            <w:rFonts w:ascii="Times New Roman" w:eastAsia="Times New Roman" w:hAnsi="Times New Roman" w:cs="Times New Roman"/>
          </w:rPr>
          <w:delText>bloques</w:delText>
        </w:r>
      </w:del>
      <w:r w:rsidRPr="009C09D9">
        <w:rPr>
          <w:rFonts w:ascii="Times New Roman" w:eastAsia="Times New Roman" w:hAnsi="Times New Roman" w:cs="Times New Roman"/>
        </w:rPr>
        <w:t xml:space="preserve"> y el manejo de la sincronización entre los mismos es orquestada por el </w:t>
      </w:r>
      <w:r w:rsidRPr="009C09D9">
        <w:rPr>
          <w:rFonts w:ascii="Times New Roman" w:eastAsia="Times New Roman" w:hAnsi="Times New Roman" w:cs="Times New Roman"/>
          <w:b/>
        </w:rPr>
        <w:t xml:space="preserve">control Global. </w:t>
      </w:r>
      <w:r w:rsidRPr="009C09D9">
        <w:rPr>
          <w:rFonts w:ascii="Times New Roman" w:eastAsia="Times New Roman" w:hAnsi="Times New Roman" w:cs="Times New Roman"/>
        </w:rPr>
        <w:t xml:space="preserve">A </w:t>
      </w:r>
      <w:del w:id="3360" w:author="Maria Paola Fonseca Paez" w:date="2019-12-01T02:13:00Z">
        <w:r w:rsidRPr="009C09D9" w:rsidDel="00712F16">
          <w:rPr>
            <w:rFonts w:ascii="Times New Roman" w:eastAsia="Times New Roman" w:hAnsi="Times New Roman" w:cs="Times New Roman"/>
          </w:rPr>
          <w:delText>continuación</w:delText>
        </w:r>
      </w:del>
      <w:ins w:id="3361" w:author="Maria Paola Fonseca Paez" w:date="2019-12-01T02:13:00Z">
        <w:r w:rsidR="00712F16" w:rsidRPr="009C09D9">
          <w:rPr>
            <w:rFonts w:ascii="Times New Roman" w:eastAsia="Times New Roman" w:hAnsi="Times New Roman" w:cs="Times New Roman"/>
          </w:rPr>
          <w:t>continuación,</w:t>
        </w:r>
      </w:ins>
      <w:r w:rsidRPr="009C09D9">
        <w:rPr>
          <w:rFonts w:ascii="Times New Roman" w:eastAsia="Times New Roman" w:hAnsi="Times New Roman" w:cs="Times New Roman"/>
        </w:rPr>
        <w:t xml:space="preserve"> se explicará el diseño e implementación de los </w:t>
      </w:r>
      <w:del w:id="3362" w:author="Maria Paola Fonseca Paez" w:date="2019-12-01T02:01:00Z">
        <w:r w:rsidRPr="009C09D9" w:rsidDel="00F93B94">
          <w:rPr>
            <w:rFonts w:ascii="Times New Roman" w:eastAsia="Times New Roman" w:hAnsi="Times New Roman" w:cs="Times New Roman"/>
          </w:rPr>
          <w:delText xml:space="preserve">bloques </w:delText>
        </w:r>
      </w:del>
      <w:ins w:id="3363" w:author="Maria Paola Fonseca Paez" w:date="2019-12-01T02:01:00Z">
        <w:r w:rsidR="00F93B94">
          <w:rPr>
            <w:rFonts w:ascii="Times New Roman" w:eastAsia="Times New Roman" w:hAnsi="Times New Roman" w:cs="Times New Roman"/>
          </w:rPr>
          <w:t>sub</w:t>
        </w:r>
      </w:ins>
      <w:ins w:id="3364" w:author="Maria Paola Fonseca Paez" w:date="2019-12-01T02:13:00Z">
        <w:r w:rsidR="00712F16">
          <w:rPr>
            <w:rFonts w:ascii="Times New Roman" w:eastAsia="Times New Roman" w:hAnsi="Times New Roman" w:cs="Times New Roman"/>
          </w:rPr>
          <w:t>s</w:t>
        </w:r>
      </w:ins>
      <w:ins w:id="3365" w:author="Maria Paola Fonseca Paez" w:date="2019-12-01T02:01:00Z">
        <w:r w:rsidR="00F93B94">
          <w:rPr>
            <w:rFonts w:ascii="Times New Roman" w:eastAsia="Times New Roman" w:hAnsi="Times New Roman" w:cs="Times New Roman"/>
          </w:rPr>
          <w:t>istemas</w:t>
        </w:r>
        <w:r w:rsidR="00F93B94"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que tuvieron variaciones (</w:t>
      </w:r>
      <w:r w:rsidRPr="009C09D9">
        <w:rPr>
          <w:rFonts w:ascii="Times New Roman" w:eastAsia="Times New Roman" w:hAnsi="Times New Roman" w:cs="Times New Roman"/>
          <w:b/>
        </w:rPr>
        <w:t>control global</w:t>
      </w:r>
      <w:r w:rsidRPr="009C09D9">
        <w:rPr>
          <w:rFonts w:ascii="Times New Roman" w:eastAsia="Times New Roman" w:hAnsi="Times New Roman" w:cs="Times New Roman"/>
        </w:rPr>
        <w:t xml:space="preserve">, </w:t>
      </w:r>
      <w:r w:rsidRPr="009C09D9">
        <w:rPr>
          <w:rFonts w:ascii="Times New Roman" w:eastAsia="Times New Roman" w:hAnsi="Times New Roman" w:cs="Times New Roman"/>
          <w:b/>
        </w:rPr>
        <w:t xml:space="preserve">generación </w:t>
      </w:r>
      <w:r w:rsidRPr="009C09D9">
        <w:rPr>
          <w:rFonts w:ascii="Times New Roman" w:eastAsia="Times New Roman" w:hAnsi="Times New Roman" w:cs="Times New Roman"/>
          <w:b/>
          <w:i/>
        </w:rPr>
        <w:t>nonce</w:t>
      </w:r>
      <w:r w:rsidRPr="009C09D9">
        <w:rPr>
          <w:rFonts w:ascii="Times New Roman" w:eastAsia="Times New Roman" w:hAnsi="Times New Roman" w:cs="Times New Roman"/>
        </w:rPr>
        <w:t xml:space="preserve">), y los nuevos </w:t>
      </w:r>
      <w:del w:id="3366" w:author="Maria Paola Fonseca Paez" w:date="2019-12-01T02:01:00Z">
        <w:r w:rsidRPr="009C09D9" w:rsidDel="00F93B94">
          <w:rPr>
            <w:rFonts w:ascii="Times New Roman" w:eastAsia="Times New Roman" w:hAnsi="Times New Roman" w:cs="Times New Roman"/>
          </w:rPr>
          <w:delText xml:space="preserve">bloques </w:delText>
        </w:r>
      </w:del>
      <w:ins w:id="3367" w:author="Maria Paola Fonseca Paez" w:date="2019-12-01T02:01:00Z">
        <w:r w:rsidR="00F93B94">
          <w:rPr>
            <w:rFonts w:ascii="Times New Roman" w:eastAsia="Times New Roman" w:hAnsi="Times New Roman" w:cs="Times New Roman"/>
          </w:rPr>
          <w:t>subsistemas</w:t>
        </w:r>
        <w:r w:rsidR="00F93B94"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w:t>
      </w:r>
      <w:proofErr w:type="spellStart"/>
      <w:r w:rsidRPr="009C09D9">
        <w:rPr>
          <w:rFonts w:ascii="Times New Roman" w:eastAsia="Times New Roman" w:hAnsi="Times New Roman" w:cs="Times New Roman"/>
          <w:b/>
        </w:rPr>
        <w:t>out</w:t>
      </w:r>
      <w:proofErr w:type="spellEnd"/>
      <w:r w:rsidRPr="009C09D9">
        <w:rPr>
          <w:rFonts w:ascii="Times New Roman" w:eastAsia="Times New Roman" w:hAnsi="Times New Roman" w:cs="Times New Roman"/>
          <w:b/>
        </w:rPr>
        <w:t xml:space="preserve"> </w:t>
      </w:r>
      <w:proofErr w:type="spellStart"/>
      <w:r w:rsidRPr="009C09D9">
        <w:rPr>
          <w:rFonts w:ascii="Times New Roman" w:eastAsia="Times New Roman" w:hAnsi="Times New Roman" w:cs="Times New Roman"/>
          <w:b/>
        </w:rPr>
        <w:t>select</w:t>
      </w:r>
      <w:proofErr w:type="spellEnd"/>
      <w:r w:rsidRPr="009C09D9">
        <w:rPr>
          <w:rFonts w:ascii="Times New Roman" w:eastAsia="Times New Roman" w:hAnsi="Times New Roman" w:cs="Times New Roman"/>
        </w:rPr>
        <w:t xml:space="preserve">, </w:t>
      </w:r>
      <w:r w:rsidRPr="009C09D9">
        <w:rPr>
          <w:rFonts w:ascii="Times New Roman" w:eastAsia="Times New Roman" w:hAnsi="Times New Roman" w:cs="Times New Roman"/>
          <w:b/>
        </w:rPr>
        <w:t xml:space="preserve">output </w:t>
      </w:r>
      <w:proofErr w:type="spellStart"/>
      <w:r w:rsidRPr="009C09D9">
        <w:rPr>
          <w:rFonts w:ascii="Times New Roman" w:eastAsia="Times New Roman" w:hAnsi="Times New Roman" w:cs="Times New Roman"/>
          <w:b/>
        </w:rPr>
        <w:t>sel</w:t>
      </w:r>
      <w:proofErr w:type="spellEnd"/>
      <w:r w:rsidRPr="009C09D9">
        <w:rPr>
          <w:rFonts w:ascii="Times New Roman" w:eastAsia="Times New Roman" w:hAnsi="Times New Roman" w:cs="Times New Roman"/>
        </w:rPr>
        <w:t>).</w:t>
      </w:r>
    </w:p>
    <w:p w14:paraId="28D5CBB6" w14:textId="77777777" w:rsidR="00714E5C" w:rsidRPr="009C09D9" w:rsidRDefault="00714E5C">
      <w:pPr>
        <w:jc w:val="both"/>
        <w:rPr>
          <w:rFonts w:ascii="Times New Roman" w:eastAsia="Times New Roman" w:hAnsi="Times New Roman" w:cs="Times New Roman"/>
        </w:rPr>
      </w:pPr>
    </w:p>
    <w:p w14:paraId="2CF4CCD3" w14:textId="687B5136"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Los esquemáticos para cada vista jerárquica de este sistema se pueden encontrar en los anexos, ingresando en el siguiente enlace: </w:t>
      </w:r>
      <w:r w:rsidR="009C09D9" w:rsidRPr="009C09D9">
        <w:rPr>
          <w:rFonts w:ascii="Times New Roman" w:hAnsi="Times New Roman" w:cs="Times New Roman"/>
        </w:rPr>
        <w:fldChar w:fldCharType="begin"/>
      </w:r>
      <w:r w:rsidR="009C09D9" w:rsidRPr="009C09D9">
        <w:rPr>
          <w:rFonts w:ascii="Times New Roman" w:hAnsi="Times New Roman" w:cs="Times New Roman"/>
        </w:rPr>
        <w:instrText xml:space="preserve"> HYPERLINK "https://livejaverianaedu-my.sharepoint.com/:b:/g/personal/fonseca_maria_javeriana_edu_co/EWbK4kJGlGdOhjKdv4ug5XQBX3M67im4RtCAiABhWnGfew?e=wiXY8T" \h </w:instrText>
      </w:r>
      <w:r w:rsidR="009C09D9" w:rsidRPr="009C09D9">
        <w:rPr>
          <w:rFonts w:ascii="Times New Roman" w:hAnsi="Times New Roman" w:cs="Times New Roman"/>
        </w:rPr>
        <w:fldChar w:fldCharType="separate"/>
      </w:r>
      <w:r w:rsidRPr="009C09D9">
        <w:rPr>
          <w:rFonts w:ascii="Times New Roman" w:eastAsia="Times New Roman" w:hAnsi="Times New Roman" w:cs="Times New Roman"/>
          <w:color w:val="1155CC"/>
          <w:u w:val="single"/>
        </w:rPr>
        <w:t xml:space="preserve">RTL jerárquico </w:t>
      </w:r>
      <w:del w:id="3368" w:author="Maria Paola Fonseca Paez" w:date="2019-12-01T02:13:00Z">
        <w:r w:rsidRPr="009C09D9" w:rsidDel="00712F16">
          <w:rPr>
            <w:rFonts w:ascii="Times New Roman" w:eastAsia="Times New Roman" w:hAnsi="Times New Roman" w:cs="Times New Roman"/>
            <w:color w:val="1155CC"/>
            <w:u w:val="single"/>
          </w:rPr>
          <w:delText>del ASIC miner var</w:delText>
        </w:r>
      </w:del>
      <w:ins w:id="3369" w:author="Maria Paola Fonseca Paez" w:date="2019-12-01T02:13:00Z">
        <w:r w:rsidR="00712F16">
          <w:rPr>
            <w:rFonts w:ascii="Times New Roman" w:eastAsia="Times New Roman" w:hAnsi="Times New Roman" w:cs="Times New Roman"/>
            <w:color w:val="1155CC"/>
            <w:u w:val="single"/>
          </w:rPr>
          <w:t>de</w:t>
        </w:r>
      </w:ins>
      <w:r w:rsidR="009C09D9" w:rsidRPr="009C09D9">
        <w:rPr>
          <w:rFonts w:ascii="Times New Roman" w:eastAsia="Times New Roman" w:hAnsi="Times New Roman" w:cs="Times New Roman"/>
          <w:color w:val="1155CC"/>
          <w:u w:val="single"/>
        </w:rPr>
        <w:fldChar w:fldCharType="end"/>
      </w:r>
      <w:ins w:id="3370" w:author="Maria Paola Fonseca Paez" w:date="2019-12-01T02:13:00Z">
        <w:r w:rsidR="00712F16">
          <w:rPr>
            <w:rFonts w:ascii="Times New Roman" w:eastAsia="Times New Roman" w:hAnsi="Times New Roman" w:cs="Times New Roman"/>
            <w:color w:val="1155CC"/>
            <w:u w:val="single"/>
          </w:rPr>
          <w:t xml:space="preserve"> la variación de la arquitectura</w:t>
        </w:r>
      </w:ins>
      <w:r w:rsidRPr="009C09D9">
        <w:rPr>
          <w:rFonts w:ascii="Times New Roman" w:eastAsia="Times New Roman" w:hAnsi="Times New Roman" w:cs="Times New Roman"/>
        </w:rPr>
        <w:t>.</w:t>
      </w:r>
    </w:p>
    <w:p w14:paraId="46628DF9" w14:textId="005EF229" w:rsidR="00714E5C" w:rsidRPr="00FD5AB6" w:rsidRDefault="00AB58E9">
      <w:pPr>
        <w:pStyle w:val="Ttulo3"/>
        <w:jc w:val="both"/>
        <w:rPr>
          <w:rFonts w:ascii="Times New Roman" w:eastAsia="Times New Roman" w:hAnsi="Times New Roman" w:cs="Times New Roman"/>
          <w:b/>
          <w:color w:val="000000"/>
          <w:szCs w:val="24"/>
        </w:rPr>
      </w:pPr>
      <w:r w:rsidRPr="00FD5AB6">
        <w:rPr>
          <w:rFonts w:ascii="Times New Roman" w:eastAsia="Times New Roman" w:hAnsi="Times New Roman" w:cs="Times New Roman"/>
          <w:b/>
          <w:color w:val="000000"/>
          <w:szCs w:val="24"/>
        </w:rPr>
        <w:fldChar w:fldCharType="begin"/>
      </w:r>
      <w:ins w:id="3371" w:author="Maria Paola Fonseca Paez" w:date="2019-11-30T17:13:00Z">
        <w:r w:rsidR="00AC7B2A">
          <w:rPr>
            <w:rFonts w:ascii="Times New Roman" w:eastAsia="Times New Roman" w:hAnsi="Times New Roman" w:cs="Times New Roman"/>
            <w:b/>
            <w:color w:val="000000"/>
            <w:szCs w:val="24"/>
          </w:rPr>
          <w:instrText xml:space="preserve">HYPERLINK  \l "_Módulo_de_minado_1" \h </w:instrText>
        </w:r>
      </w:ins>
      <w:del w:id="3372" w:author="Maria Paola Fonseca Paez" w:date="2019-11-30T17:13:00Z">
        <w:r w:rsidRPr="00FD5AB6" w:rsidDel="00AC7B2A">
          <w:rPr>
            <w:rFonts w:ascii="Times New Roman" w:eastAsia="Times New Roman" w:hAnsi="Times New Roman" w:cs="Times New Roman"/>
            <w:b/>
            <w:color w:val="000000"/>
            <w:szCs w:val="24"/>
          </w:rPr>
          <w:delInstrText xml:space="preserve"> HYPERLINK \l "_x21t1jadgh6k" \h </w:delInstrText>
        </w:r>
      </w:del>
      <w:r w:rsidRPr="00FD5AB6">
        <w:rPr>
          <w:rFonts w:ascii="Times New Roman" w:eastAsia="Times New Roman" w:hAnsi="Times New Roman" w:cs="Times New Roman"/>
          <w:b/>
          <w:color w:val="000000"/>
          <w:szCs w:val="24"/>
        </w:rPr>
        <w:fldChar w:fldCharType="separate"/>
      </w:r>
      <w:bookmarkStart w:id="3373" w:name="_Toc26029284"/>
      <w:r w:rsidRPr="00FD5AB6">
        <w:rPr>
          <w:rFonts w:ascii="Times New Roman" w:eastAsia="Times New Roman" w:hAnsi="Times New Roman" w:cs="Times New Roman"/>
          <w:b/>
          <w:color w:val="000000"/>
          <w:szCs w:val="24"/>
        </w:rPr>
        <w:t>Planeamiento y variaciones para la implementación de las unidades de minado</w:t>
      </w:r>
      <w:bookmarkEnd w:id="3373"/>
      <w:r w:rsidRPr="00FD5AB6">
        <w:rPr>
          <w:rFonts w:ascii="Times New Roman" w:eastAsia="Times New Roman" w:hAnsi="Times New Roman" w:cs="Times New Roman"/>
          <w:b/>
          <w:color w:val="000000"/>
          <w:szCs w:val="24"/>
        </w:rPr>
        <w:fldChar w:fldCharType="end"/>
      </w:r>
    </w:p>
    <w:p w14:paraId="4DED62B2" w14:textId="77777777" w:rsidR="00714E5C" w:rsidRPr="009C09D9" w:rsidRDefault="00714E5C">
      <w:pPr>
        <w:jc w:val="both"/>
        <w:rPr>
          <w:rFonts w:ascii="Times New Roman" w:eastAsia="Times New Roman" w:hAnsi="Times New Roman" w:cs="Times New Roman"/>
        </w:rPr>
      </w:pPr>
    </w:p>
    <w:p w14:paraId="26F02D51" w14:textId="6469B855"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En la presente sección se describen los lineamientos planteados para la implementación de las unidades de minado paralelas en el sistema de variación de la arquitectura del </w:t>
      </w:r>
      <w:del w:id="3374" w:author="Maria Paola Fonseca Paez" w:date="2019-12-01T02:14:00Z">
        <w:r w:rsidRPr="009C09D9" w:rsidDel="00A875B5">
          <w:rPr>
            <w:rFonts w:ascii="Times New Roman" w:eastAsia="Times New Roman" w:hAnsi="Times New Roman" w:cs="Times New Roman"/>
          </w:rPr>
          <w:delText xml:space="preserve">módulo </w:delText>
        </w:r>
      </w:del>
      <w:ins w:id="3375" w:author="Maria Paola Fonseca Paez" w:date="2019-12-01T02:14:00Z">
        <w:r w:rsidR="00A875B5">
          <w:rPr>
            <w:rFonts w:ascii="Times New Roman" w:eastAsia="Times New Roman" w:hAnsi="Times New Roman" w:cs="Times New Roman"/>
          </w:rPr>
          <w:t>sistema</w:t>
        </w:r>
        <w:r w:rsidR="00A875B5"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de minado en </w:t>
      </w:r>
      <w:r w:rsidRPr="009C09D9">
        <w:rPr>
          <w:rFonts w:ascii="Times New Roman" w:eastAsia="Times New Roman" w:hAnsi="Times New Roman" w:cs="Times New Roman"/>
          <w:i/>
        </w:rPr>
        <w:t>hardware</w:t>
      </w:r>
      <w:r w:rsidRPr="009C09D9">
        <w:rPr>
          <w:rFonts w:ascii="Times New Roman" w:eastAsia="Times New Roman" w:hAnsi="Times New Roman" w:cs="Times New Roman"/>
        </w:rPr>
        <w:t>.</w:t>
      </w:r>
    </w:p>
    <w:p w14:paraId="6707506B" w14:textId="77777777" w:rsidR="00714E5C" w:rsidRPr="009C09D9" w:rsidRDefault="00714E5C">
      <w:pPr>
        <w:jc w:val="both"/>
        <w:rPr>
          <w:rFonts w:ascii="Times New Roman" w:eastAsia="Times New Roman" w:hAnsi="Times New Roman" w:cs="Times New Roman"/>
        </w:rPr>
      </w:pPr>
    </w:p>
    <w:p w14:paraId="1EA50A77" w14:textId="358ABAC9"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Para la implementación de varias unidades de minado, se llegó a la conclusión de que solo era necesario realizar cambios sobre el </w:t>
      </w:r>
      <w:del w:id="3376" w:author="Maria Paola Fonseca Paez" w:date="2019-12-01T02:01:00Z">
        <w:r w:rsidRPr="009C09D9" w:rsidDel="00F93B94">
          <w:rPr>
            <w:rFonts w:ascii="Times New Roman" w:eastAsia="Times New Roman" w:hAnsi="Times New Roman" w:cs="Times New Roman"/>
          </w:rPr>
          <w:delText xml:space="preserve">bloque </w:delText>
        </w:r>
      </w:del>
      <w:ins w:id="3377" w:author="Maria Paola Fonseca Paez" w:date="2019-12-01T02:01:00Z">
        <w:r w:rsidR="00F93B94">
          <w:rPr>
            <w:rFonts w:ascii="Times New Roman" w:eastAsia="Times New Roman" w:hAnsi="Times New Roman" w:cs="Times New Roman"/>
          </w:rPr>
          <w:t>subsistema</w:t>
        </w:r>
        <w:r w:rsidR="00F93B94"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de generación </w:t>
      </w:r>
      <w:r w:rsidRPr="009C09D9">
        <w:rPr>
          <w:rFonts w:ascii="Times New Roman" w:eastAsia="Times New Roman" w:hAnsi="Times New Roman" w:cs="Times New Roman"/>
          <w:i/>
        </w:rPr>
        <w:t>nonce</w:t>
      </w:r>
      <w:r w:rsidRPr="009C09D9">
        <w:rPr>
          <w:rFonts w:ascii="Times New Roman" w:eastAsia="Times New Roman" w:hAnsi="Times New Roman" w:cs="Times New Roman"/>
        </w:rPr>
        <w:t xml:space="preserve">, de forma que </w:t>
      </w:r>
      <w:ins w:id="3378" w:author="Maria Paola Fonseca Paez" w:date="2019-12-01T02:14:00Z">
        <w:r w:rsidR="00A875B5">
          <w:rPr>
            <w:rFonts w:ascii="Times New Roman" w:eastAsia="Times New Roman" w:hAnsi="Times New Roman" w:cs="Times New Roman"/>
          </w:rPr>
          <w:t xml:space="preserve">en </w:t>
        </w:r>
      </w:ins>
      <w:r w:rsidRPr="009C09D9">
        <w:rPr>
          <w:rFonts w:ascii="Times New Roman" w:eastAsia="Times New Roman" w:hAnsi="Times New Roman" w:cs="Times New Roman"/>
        </w:rPr>
        <w:t xml:space="preserve">los </w:t>
      </w:r>
      <w:del w:id="3379" w:author="Maria Paola Fonseca Paez" w:date="2019-12-01T02:02:00Z">
        <w:r w:rsidRPr="009C09D9" w:rsidDel="00F93B94">
          <w:rPr>
            <w:rFonts w:ascii="Times New Roman" w:eastAsia="Times New Roman" w:hAnsi="Times New Roman" w:cs="Times New Roman"/>
          </w:rPr>
          <w:delText xml:space="preserve">bloques </w:delText>
        </w:r>
      </w:del>
      <w:ins w:id="3380" w:author="Maria Paola Fonseca Paez" w:date="2019-12-01T02:02:00Z">
        <w:r w:rsidR="00F93B94">
          <w:rPr>
            <w:rFonts w:ascii="Times New Roman" w:eastAsia="Times New Roman" w:hAnsi="Times New Roman" w:cs="Times New Roman"/>
          </w:rPr>
          <w:t>subsistemas</w:t>
        </w:r>
        <w:r w:rsidR="00F93B94"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de función </w:t>
      </w:r>
      <w:r w:rsidRPr="009C09D9">
        <w:rPr>
          <w:rFonts w:ascii="Times New Roman" w:eastAsia="Times New Roman" w:hAnsi="Times New Roman" w:cs="Times New Roman"/>
          <w:i/>
        </w:rPr>
        <w:t>hash</w:t>
      </w:r>
      <w:r w:rsidRPr="009C09D9">
        <w:rPr>
          <w:rFonts w:ascii="Times New Roman" w:eastAsia="Times New Roman" w:hAnsi="Times New Roman" w:cs="Times New Roman"/>
        </w:rPr>
        <w:t xml:space="preserve"> y comparador ceros, solo sería necesario replicarlos para cada </w:t>
      </w:r>
      <w:del w:id="3381" w:author="Maria Paola Fonseca Paez" w:date="2019-12-01T02:02:00Z">
        <w:r w:rsidRPr="009C09D9" w:rsidDel="00F93B94">
          <w:rPr>
            <w:rFonts w:ascii="Times New Roman" w:eastAsia="Times New Roman" w:hAnsi="Times New Roman" w:cs="Times New Roman"/>
          </w:rPr>
          <w:delText>sub sistema</w:delText>
        </w:r>
      </w:del>
      <w:ins w:id="3382" w:author="Maria Paola Fonseca Paez" w:date="2019-12-01T02:02:00Z">
        <w:r w:rsidR="00F93B94">
          <w:rPr>
            <w:rFonts w:ascii="Times New Roman" w:eastAsia="Times New Roman" w:hAnsi="Times New Roman" w:cs="Times New Roman"/>
          </w:rPr>
          <w:t>unidad</w:t>
        </w:r>
      </w:ins>
      <w:r w:rsidRPr="009C09D9">
        <w:rPr>
          <w:rFonts w:ascii="Times New Roman" w:eastAsia="Times New Roman" w:hAnsi="Times New Roman" w:cs="Times New Roman"/>
        </w:rPr>
        <w:t xml:space="preserve"> de minado. </w:t>
      </w:r>
    </w:p>
    <w:p w14:paraId="3C8F38CB" w14:textId="77777777" w:rsidR="00714E5C" w:rsidRPr="009C09D9" w:rsidRDefault="00714E5C">
      <w:pPr>
        <w:jc w:val="both"/>
        <w:rPr>
          <w:rFonts w:ascii="Times New Roman" w:eastAsia="Times New Roman" w:hAnsi="Times New Roman" w:cs="Times New Roman"/>
        </w:rPr>
      </w:pPr>
    </w:p>
    <w:p w14:paraId="5D829B1C" w14:textId="290FECD5"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El cambio principal que se realizó a los </w:t>
      </w:r>
      <w:del w:id="3383" w:author="Maria Paola Fonseca Paez" w:date="2019-12-01T02:02:00Z">
        <w:r w:rsidRPr="009C09D9" w:rsidDel="00F93B94">
          <w:rPr>
            <w:rFonts w:ascii="Times New Roman" w:eastAsia="Times New Roman" w:hAnsi="Times New Roman" w:cs="Times New Roman"/>
          </w:rPr>
          <w:delText xml:space="preserve">bloques </w:delText>
        </w:r>
      </w:del>
      <w:ins w:id="3384" w:author="Maria Paola Fonseca Paez" w:date="2019-12-01T02:02:00Z">
        <w:r w:rsidR="00F93B94">
          <w:rPr>
            <w:rFonts w:ascii="Times New Roman" w:eastAsia="Times New Roman" w:hAnsi="Times New Roman" w:cs="Times New Roman"/>
          </w:rPr>
          <w:t>subsistemas</w:t>
        </w:r>
        <w:r w:rsidR="00F93B94"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de generación </w:t>
      </w:r>
      <w:r w:rsidRPr="009C09D9">
        <w:rPr>
          <w:rFonts w:ascii="Times New Roman" w:eastAsia="Times New Roman" w:hAnsi="Times New Roman" w:cs="Times New Roman"/>
          <w:i/>
        </w:rPr>
        <w:t>nonce,</w:t>
      </w:r>
      <w:r w:rsidRPr="009C09D9">
        <w:rPr>
          <w:rFonts w:ascii="Times New Roman" w:eastAsia="Times New Roman" w:hAnsi="Times New Roman" w:cs="Times New Roman"/>
        </w:rPr>
        <w:t xml:space="preserve"> fue a sus configuraciones más no a su arquitectura, de forma que todos los módulos generación </w:t>
      </w:r>
      <w:r w:rsidRPr="009C09D9">
        <w:rPr>
          <w:rFonts w:ascii="Times New Roman" w:eastAsia="Times New Roman" w:hAnsi="Times New Roman" w:cs="Times New Roman"/>
          <w:i/>
        </w:rPr>
        <w:t>nonce</w:t>
      </w:r>
      <w:r w:rsidRPr="009C09D9">
        <w:rPr>
          <w:rFonts w:ascii="Times New Roman" w:eastAsia="Times New Roman" w:hAnsi="Times New Roman" w:cs="Times New Roman"/>
        </w:rPr>
        <w:t xml:space="preserve"> comenzaran su contador secuencial en un punto diferente, con el fin de realizar el barrido de </w:t>
      </w:r>
      <w:r w:rsidRPr="009C09D9">
        <w:rPr>
          <w:rFonts w:ascii="Times New Roman" w:eastAsia="Times New Roman" w:hAnsi="Times New Roman" w:cs="Times New Roman"/>
          <w:i/>
        </w:rPr>
        <w:t>nonce</w:t>
      </w:r>
      <w:r w:rsidRPr="009C09D9">
        <w:rPr>
          <w:rFonts w:ascii="Times New Roman" w:eastAsia="Times New Roman" w:hAnsi="Times New Roman" w:cs="Times New Roman"/>
        </w:rPr>
        <w:t xml:space="preserve"> de forma más rápida. </w:t>
      </w:r>
    </w:p>
    <w:p w14:paraId="7685796E" w14:textId="77777777" w:rsidR="00714E5C" w:rsidRPr="009C09D9" w:rsidRDefault="00714E5C">
      <w:pPr>
        <w:jc w:val="both"/>
        <w:rPr>
          <w:rFonts w:ascii="Times New Roman" w:eastAsia="Times New Roman" w:hAnsi="Times New Roman" w:cs="Times New Roman"/>
        </w:rPr>
      </w:pPr>
    </w:p>
    <w:p w14:paraId="79905F41" w14:textId="135F880C"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Con el fin de llevar sincronía entre los contadores y alterar en un mínimo posible el funcionamiento</w:t>
      </w:r>
      <w:del w:id="3385" w:author="Maria Paola Fonseca Paez" w:date="2019-12-01T02:02:00Z">
        <w:r w:rsidRPr="009C09D9" w:rsidDel="00F93B94">
          <w:rPr>
            <w:rFonts w:ascii="Times New Roman" w:eastAsia="Times New Roman" w:hAnsi="Times New Roman" w:cs="Times New Roman"/>
          </w:rPr>
          <w:delText xml:space="preserve"> </w:delText>
        </w:r>
      </w:del>
      <w:r w:rsidRPr="009C09D9">
        <w:rPr>
          <w:rFonts w:ascii="Times New Roman" w:eastAsia="Times New Roman" w:hAnsi="Times New Roman" w:cs="Times New Roman"/>
        </w:rPr>
        <w:t xml:space="preserve"> del sistema anterior, se planteó que todos los </w:t>
      </w:r>
      <w:del w:id="3386" w:author="Maria Paola Fonseca Paez" w:date="2019-12-01T02:02:00Z">
        <w:r w:rsidRPr="009C09D9" w:rsidDel="00F93B94">
          <w:rPr>
            <w:rFonts w:ascii="Times New Roman" w:eastAsia="Times New Roman" w:hAnsi="Times New Roman" w:cs="Times New Roman"/>
          </w:rPr>
          <w:delText xml:space="preserve">bloques </w:delText>
        </w:r>
      </w:del>
      <w:ins w:id="3387" w:author="Maria Paola Fonseca Paez" w:date="2019-12-01T02:02:00Z">
        <w:r w:rsidR="00F93B94">
          <w:rPr>
            <w:rFonts w:ascii="Times New Roman" w:eastAsia="Times New Roman" w:hAnsi="Times New Roman" w:cs="Times New Roman"/>
          </w:rPr>
          <w:t>subsistemas</w:t>
        </w:r>
        <w:r w:rsidR="00F93B94"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de </w:t>
      </w:r>
      <w:r w:rsidRPr="00A875B5">
        <w:rPr>
          <w:rFonts w:ascii="Times New Roman" w:eastAsia="Times New Roman" w:hAnsi="Times New Roman" w:cs="Times New Roman"/>
          <w:i/>
          <w:rPrChange w:id="3388" w:author="Maria Paola Fonseca Paez" w:date="2019-12-01T02:15:00Z">
            <w:rPr>
              <w:rFonts w:ascii="Times New Roman" w:eastAsia="Times New Roman" w:hAnsi="Times New Roman" w:cs="Times New Roman"/>
            </w:rPr>
          </w:rPrChange>
        </w:rPr>
        <w:t>nonce</w:t>
      </w:r>
      <w:r w:rsidRPr="009C09D9">
        <w:rPr>
          <w:rFonts w:ascii="Times New Roman" w:eastAsia="Times New Roman" w:hAnsi="Times New Roman" w:cs="Times New Roman"/>
        </w:rPr>
        <w:t xml:space="preserve"> debían tener su sección pseudo</w:t>
      </w:r>
      <w:ins w:id="3389" w:author="Maria Paola Fonseca Paez" w:date="2019-11-30T19:43:00Z">
        <w:r w:rsidR="003F0D31">
          <w:rPr>
            <w:rFonts w:ascii="Times New Roman" w:eastAsia="Times New Roman" w:hAnsi="Times New Roman" w:cs="Times New Roman"/>
          </w:rPr>
          <w:t>-</w:t>
        </w:r>
      </w:ins>
      <w:del w:id="3390" w:author="Maria Paola Fonseca Paez" w:date="2019-11-30T19:43:00Z">
        <w:r w:rsidRPr="009C09D9" w:rsidDel="003F0D31">
          <w:rPr>
            <w:rFonts w:ascii="Times New Roman" w:eastAsia="Times New Roman" w:hAnsi="Times New Roman" w:cs="Times New Roman"/>
          </w:rPr>
          <w:delText xml:space="preserve"> </w:delText>
        </w:r>
      </w:del>
      <w:r w:rsidRPr="009C09D9">
        <w:rPr>
          <w:rFonts w:ascii="Times New Roman" w:eastAsia="Times New Roman" w:hAnsi="Times New Roman" w:cs="Times New Roman"/>
        </w:rPr>
        <w:t>aleatoria igual, de forma que la diferencia radicara únicamente en la sección secuencial, y de</w:t>
      </w:r>
      <w:ins w:id="3391" w:author="Maria Paola Fonseca Paez" w:date="2019-12-01T02:15:00Z">
        <w:r w:rsidR="00A875B5">
          <w:rPr>
            <w:rFonts w:ascii="Times New Roman" w:eastAsia="Times New Roman" w:hAnsi="Times New Roman" w:cs="Times New Roman"/>
          </w:rPr>
          <w:t>l</w:t>
        </w:r>
      </w:ins>
      <w:r w:rsidRPr="009C09D9">
        <w:rPr>
          <w:rFonts w:ascii="Times New Roman" w:eastAsia="Times New Roman" w:hAnsi="Times New Roman" w:cs="Times New Roman"/>
        </w:rPr>
        <w:t xml:space="preserve"> mismo modo</w:t>
      </w:r>
      <w:ins w:id="3392" w:author="Maria Paola Fonseca Paez" w:date="2019-12-01T02:15:00Z">
        <w:r w:rsidR="00A875B5">
          <w:rPr>
            <w:rFonts w:ascii="Times New Roman" w:eastAsia="Times New Roman" w:hAnsi="Times New Roman" w:cs="Times New Roman"/>
          </w:rPr>
          <w:t>,</w:t>
        </w:r>
      </w:ins>
      <w:r w:rsidRPr="009C09D9">
        <w:rPr>
          <w:rFonts w:ascii="Times New Roman" w:eastAsia="Times New Roman" w:hAnsi="Times New Roman" w:cs="Times New Roman"/>
        </w:rPr>
        <w:t xml:space="preserve"> que todas las secciones secuenciales estuvieran sincronizadas de tal forma que alcanzaran su máximo valor simultáneamente.</w:t>
      </w:r>
    </w:p>
    <w:p w14:paraId="32A328D7" w14:textId="77777777" w:rsidR="00714E5C" w:rsidRPr="009C09D9" w:rsidRDefault="00714E5C">
      <w:pPr>
        <w:jc w:val="both"/>
        <w:rPr>
          <w:rFonts w:ascii="Times New Roman" w:eastAsia="Times New Roman" w:hAnsi="Times New Roman" w:cs="Times New Roman"/>
        </w:rPr>
      </w:pPr>
    </w:p>
    <w:p w14:paraId="38628D0F" w14:textId="43F6A947"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Estos dos planteamientos fueron posibles </w:t>
      </w:r>
      <w:commentRangeStart w:id="3393"/>
      <w:r w:rsidRPr="009C09D9">
        <w:rPr>
          <w:rFonts w:ascii="Times New Roman" w:eastAsia="Times New Roman" w:hAnsi="Times New Roman" w:cs="Times New Roman"/>
        </w:rPr>
        <w:t xml:space="preserve">de implementar al definir que </w:t>
      </w:r>
      <w:del w:id="3394" w:author="Maria Paola Fonseca Paez" w:date="2019-12-01T02:16:00Z">
        <w:r w:rsidRPr="009C09D9" w:rsidDel="00A875B5">
          <w:rPr>
            <w:rFonts w:ascii="Times New Roman" w:eastAsia="Times New Roman" w:hAnsi="Times New Roman" w:cs="Times New Roman"/>
          </w:rPr>
          <w:delText>al implementar</w:delText>
        </w:r>
      </w:del>
      <w:ins w:id="3395" w:author="Maria Paola Fonseca Paez" w:date="2019-12-01T02:16:00Z">
        <w:r w:rsidR="00A875B5">
          <w:rPr>
            <w:rFonts w:ascii="Times New Roman" w:eastAsia="Times New Roman" w:hAnsi="Times New Roman" w:cs="Times New Roman"/>
          </w:rPr>
          <w:t>con</w:t>
        </w:r>
      </w:ins>
      <w:r w:rsidRPr="009C09D9">
        <w:rPr>
          <w:rFonts w:ascii="Times New Roman" w:eastAsia="Times New Roman" w:hAnsi="Times New Roman" w:cs="Times New Roman"/>
        </w:rPr>
        <w:t xml:space="preserve"> </w:t>
      </w:r>
      <w:commentRangeEnd w:id="3393"/>
      <w:r w:rsidR="00C514EE" w:rsidRPr="009C09D9">
        <w:rPr>
          <w:rStyle w:val="Refdecomentario"/>
          <w:rFonts w:ascii="Times New Roman" w:hAnsi="Times New Roman" w:cs="Times New Roman"/>
        </w:rPr>
        <w:commentReference w:id="3393"/>
      </w:r>
      <w:r w:rsidRPr="009C09D9">
        <w:rPr>
          <w:rFonts w:ascii="Times New Roman" w:eastAsia="Times New Roman" w:hAnsi="Times New Roman" w:cs="Times New Roman"/>
        </w:rPr>
        <w:t>un número</w:t>
      </w:r>
      <w:r w:rsidRPr="009C09D9">
        <w:rPr>
          <w:rFonts w:ascii="Times New Roman" w:eastAsia="Times New Roman" w:hAnsi="Times New Roman" w:cs="Times New Roman"/>
          <w:i/>
        </w:rPr>
        <w:t xml:space="preserve"> m</w:t>
      </w:r>
      <w:r w:rsidRPr="009C09D9">
        <w:rPr>
          <w:rFonts w:ascii="Times New Roman" w:eastAsia="Times New Roman" w:hAnsi="Times New Roman" w:cs="Times New Roman"/>
        </w:rPr>
        <w:t xml:space="preserve"> de unidades de minado, cada contador debía contar un total de 2</w:t>
      </w:r>
      <w:r w:rsidRPr="009C09D9">
        <w:rPr>
          <w:rFonts w:ascii="Times New Roman" w:eastAsia="Times New Roman" w:hAnsi="Times New Roman" w:cs="Times New Roman"/>
          <w:sz w:val="28"/>
          <w:szCs w:val="28"/>
          <w:highlight w:val="white"/>
          <w:vertAlign w:val="superscript"/>
        </w:rPr>
        <w:t>k</w:t>
      </w:r>
      <w:r w:rsidRPr="009C09D9">
        <w:rPr>
          <w:rFonts w:ascii="Times New Roman" w:eastAsia="Times New Roman" w:hAnsi="Times New Roman" w:cs="Times New Roman"/>
        </w:rPr>
        <w:t xml:space="preserve">/m veces, siendo </w:t>
      </w:r>
      <w:r w:rsidRPr="009C09D9">
        <w:rPr>
          <w:rFonts w:ascii="Times New Roman" w:eastAsia="Times New Roman" w:hAnsi="Times New Roman" w:cs="Times New Roman"/>
          <w:i/>
        </w:rPr>
        <w:t>k</w:t>
      </w:r>
      <w:r w:rsidRPr="009C09D9">
        <w:rPr>
          <w:rFonts w:ascii="Times New Roman" w:eastAsia="Times New Roman" w:hAnsi="Times New Roman" w:cs="Times New Roman"/>
        </w:rPr>
        <w:t xml:space="preserve"> el número de bits del contador. En este orden de ideas, el número de unidades de minado a implementar debería ser un múltiplo de 2</w:t>
      </w:r>
      <w:r w:rsidRPr="009C09D9">
        <w:rPr>
          <w:rFonts w:ascii="Times New Roman" w:eastAsia="Times New Roman" w:hAnsi="Times New Roman" w:cs="Times New Roman"/>
          <w:sz w:val="28"/>
          <w:szCs w:val="28"/>
          <w:highlight w:val="white"/>
          <w:vertAlign w:val="superscript"/>
        </w:rPr>
        <w:t>n</w:t>
      </w:r>
      <w:r w:rsidRPr="009C09D9">
        <w:rPr>
          <w:rFonts w:ascii="Times New Roman" w:eastAsia="Times New Roman" w:hAnsi="Times New Roman" w:cs="Times New Roman"/>
        </w:rPr>
        <w:t>. En base al espacio de almacenamiento ocupado por la primera arquitectura se inició implementando 8 unidades de minado siguiendo por 16 unidades de minado, donde se determinó una utilización razonable de los elementos lógicos de la tarjeta</w:t>
      </w:r>
      <w:ins w:id="3396" w:author="Maria Paola Fonseca Paez" w:date="2019-12-01T02:17:00Z">
        <w:r w:rsidR="00A875B5">
          <w:rPr>
            <w:rFonts w:ascii="Times New Roman" w:eastAsia="Times New Roman" w:hAnsi="Times New Roman" w:cs="Times New Roman"/>
          </w:rPr>
          <w:t xml:space="preserve">, los cuales serán expuestos en la sección de </w:t>
        </w:r>
        <w:r w:rsidR="00A875B5">
          <w:rPr>
            <w:rFonts w:ascii="Times New Roman" w:eastAsia="Times New Roman" w:hAnsi="Times New Roman" w:cs="Times New Roman"/>
          </w:rPr>
          <w:fldChar w:fldCharType="begin"/>
        </w:r>
        <w:r w:rsidR="00A875B5">
          <w:rPr>
            <w:rFonts w:ascii="Times New Roman" w:eastAsia="Times New Roman" w:hAnsi="Times New Roman" w:cs="Times New Roman"/>
          </w:rPr>
          <w:instrText xml:space="preserve"> HYPERLINK  \l "_ANÁLISIS_DE_RESULTADOS" </w:instrText>
        </w:r>
        <w:r w:rsidR="00A875B5">
          <w:rPr>
            <w:rFonts w:ascii="Times New Roman" w:eastAsia="Times New Roman" w:hAnsi="Times New Roman" w:cs="Times New Roman"/>
          </w:rPr>
          <w:fldChar w:fldCharType="separate"/>
        </w:r>
        <w:r w:rsidR="00A875B5" w:rsidRPr="00A875B5">
          <w:rPr>
            <w:rStyle w:val="Hipervnculo"/>
            <w:rFonts w:ascii="Times New Roman" w:eastAsia="Times New Roman" w:hAnsi="Times New Roman" w:cs="Times New Roman"/>
          </w:rPr>
          <w:t>resultados</w:t>
        </w:r>
        <w:r w:rsidR="00A875B5">
          <w:rPr>
            <w:rFonts w:ascii="Times New Roman" w:eastAsia="Times New Roman" w:hAnsi="Times New Roman" w:cs="Times New Roman"/>
          </w:rPr>
          <w:fldChar w:fldCharType="end"/>
        </w:r>
      </w:ins>
      <w:r w:rsidRPr="009C09D9">
        <w:rPr>
          <w:rFonts w:ascii="Times New Roman" w:eastAsia="Times New Roman" w:hAnsi="Times New Roman" w:cs="Times New Roman"/>
        </w:rPr>
        <w:t>.</w:t>
      </w:r>
    </w:p>
    <w:p w14:paraId="37CA40D5" w14:textId="77777777" w:rsidR="00714E5C" w:rsidRPr="009C09D9" w:rsidRDefault="00714E5C">
      <w:pPr>
        <w:jc w:val="both"/>
        <w:rPr>
          <w:rFonts w:ascii="Times New Roman" w:eastAsia="Times New Roman" w:hAnsi="Times New Roman" w:cs="Times New Roman"/>
        </w:rPr>
      </w:pPr>
    </w:p>
    <w:p w14:paraId="6525F0B0" w14:textId="7049F637"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lastRenderedPageBreak/>
        <w:t>Con el fin de conservar la homogeneidad y sincronización del sistema, a todos los sub</w:t>
      </w:r>
      <w:del w:id="3397" w:author="Maria Paola Fonseca Paez" w:date="2019-12-01T02:02:00Z">
        <w:r w:rsidRPr="009C09D9" w:rsidDel="00F93B94">
          <w:rPr>
            <w:rFonts w:ascii="Times New Roman" w:eastAsia="Times New Roman" w:hAnsi="Times New Roman" w:cs="Times New Roman"/>
          </w:rPr>
          <w:delText xml:space="preserve"> bloques</w:delText>
        </w:r>
      </w:del>
      <w:ins w:id="3398" w:author="Maria Paola Fonseca Paez" w:date="2019-12-01T02:02:00Z">
        <w:r w:rsidR="00F93B94">
          <w:rPr>
            <w:rFonts w:ascii="Times New Roman" w:eastAsia="Times New Roman" w:hAnsi="Times New Roman" w:cs="Times New Roman"/>
          </w:rPr>
          <w:t>sistemas de</w:t>
        </w:r>
      </w:ins>
      <w:r w:rsidRPr="009C09D9">
        <w:rPr>
          <w:rFonts w:ascii="Times New Roman" w:eastAsia="Times New Roman" w:hAnsi="Times New Roman" w:cs="Times New Roman"/>
        </w:rPr>
        <w:t xml:space="preserve"> generación </w:t>
      </w:r>
      <w:r w:rsidRPr="009C09D9">
        <w:rPr>
          <w:rFonts w:ascii="Times New Roman" w:eastAsia="Times New Roman" w:hAnsi="Times New Roman" w:cs="Times New Roman"/>
          <w:i/>
        </w:rPr>
        <w:t>nonce</w:t>
      </w:r>
      <w:r w:rsidRPr="009C09D9">
        <w:rPr>
          <w:rFonts w:ascii="Times New Roman" w:eastAsia="Times New Roman" w:hAnsi="Times New Roman" w:cs="Times New Roman"/>
        </w:rPr>
        <w:t xml:space="preserve"> les llega como entrada la misma semilla inicial, y considerando que </w:t>
      </w:r>
      <w:del w:id="3399" w:author="Maria Paola Fonseca Paez" w:date="2019-12-01T02:18:00Z">
        <w:r w:rsidRPr="009C09D9" w:rsidDel="00A875B5">
          <w:rPr>
            <w:rFonts w:ascii="Times New Roman" w:eastAsia="Times New Roman" w:hAnsi="Times New Roman" w:cs="Times New Roman"/>
          </w:rPr>
          <w:delText>las posiciones menos significativas de todos los contadores secuenciales estaría</w:delText>
        </w:r>
      </w:del>
      <w:ins w:id="3400" w:author="Maria Paola Fonseca Paez" w:date="2019-12-01T02:18:00Z">
        <w:r w:rsidR="00A875B5" w:rsidRPr="009C09D9">
          <w:rPr>
            <w:rFonts w:ascii="Times New Roman" w:eastAsia="Times New Roman" w:hAnsi="Times New Roman" w:cs="Times New Roman"/>
          </w:rPr>
          <w:t>las posiciones menos significativas de todos los contadores secuenciales estarían</w:t>
        </w:r>
      </w:ins>
      <w:r w:rsidRPr="009C09D9">
        <w:rPr>
          <w:rFonts w:ascii="Times New Roman" w:eastAsia="Times New Roman" w:hAnsi="Times New Roman" w:cs="Times New Roman"/>
        </w:rPr>
        <w:t xml:space="preserve"> en todo momento en sincronía, se aseguró que la sección pseudo</w:t>
      </w:r>
      <w:ins w:id="3401" w:author="Maria Paola Fonseca Paez" w:date="2019-11-30T19:43:00Z">
        <w:r w:rsidR="003F0D31">
          <w:rPr>
            <w:rFonts w:ascii="Times New Roman" w:eastAsia="Times New Roman" w:hAnsi="Times New Roman" w:cs="Times New Roman"/>
          </w:rPr>
          <w:t>-</w:t>
        </w:r>
      </w:ins>
      <w:del w:id="3402" w:author="Maria Paola Fonseca Paez" w:date="2019-11-30T19:43:00Z">
        <w:r w:rsidRPr="009C09D9" w:rsidDel="003F0D31">
          <w:rPr>
            <w:rFonts w:ascii="Times New Roman" w:eastAsia="Times New Roman" w:hAnsi="Times New Roman" w:cs="Times New Roman"/>
          </w:rPr>
          <w:delText xml:space="preserve"> </w:delText>
        </w:r>
      </w:del>
      <w:r w:rsidRPr="009C09D9">
        <w:rPr>
          <w:rFonts w:ascii="Times New Roman" w:eastAsia="Times New Roman" w:hAnsi="Times New Roman" w:cs="Times New Roman"/>
        </w:rPr>
        <w:t>aleatoria del nonce fuera la misma para todas las unidades en cada iteración.</w:t>
      </w:r>
    </w:p>
    <w:p w14:paraId="1B219CB3" w14:textId="77777777" w:rsidR="00A875B5" w:rsidRDefault="00AB58E9">
      <w:pPr>
        <w:keepNext/>
        <w:jc w:val="center"/>
        <w:rPr>
          <w:ins w:id="3403" w:author="Maria Paola Fonseca Paez" w:date="2019-12-01T02:19:00Z"/>
        </w:rPr>
        <w:pPrChange w:id="3404" w:author="Maria Paola Fonseca Paez" w:date="2019-12-01T02:19:00Z">
          <w:pPr>
            <w:jc w:val="center"/>
          </w:pPr>
        </w:pPrChange>
      </w:pPr>
      <w:r w:rsidRPr="009C09D9">
        <w:rPr>
          <w:rFonts w:ascii="Times New Roman" w:eastAsia="Times New Roman" w:hAnsi="Times New Roman" w:cs="Times New Roman"/>
          <w:noProof/>
          <w:lang w:val="it-IT"/>
        </w:rPr>
        <w:drawing>
          <wp:inline distT="114300" distB="114300" distL="114300" distR="114300" wp14:anchorId="24260B79" wp14:editId="6292D63B">
            <wp:extent cx="2063083" cy="279282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2063083" cy="2792820"/>
                    </a:xfrm>
                    <a:prstGeom prst="rect">
                      <a:avLst/>
                    </a:prstGeom>
                    <a:ln/>
                  </pic:spPr>
                </pic:pic>
              </a:graphicData>
            </a:graphic>
          </wp:inline>
        </w:drawing>
      </w:r>
    </w:p>
    <w:p w14:paraId="7B8F6A73" w14:textId="0F5335B0" w:rsidR="00714E5C" w:rsidRPr="00A875B5" w:rsidRDefault="00A875B5">
      <w:pPr>
        <w:pStyle w:val="Descripcin"/>
        <w:jc w:val="center"/>
        <w:rPr>
          <w:rFonts w:ascii="Times New Roman" w:eastAsia="Times New Roman" w:hAnsi="Times New Roman" w:cs="Times New Roman"/>
          <w:rPrChange w:id="3405" w:author="Maria Paola Fonseca Paez" w:date="2019-12-01T02:19:00Z">
            <w:rPr>
              <w:rFonts w:ascii="Times New Roman" w:eastAsia="Times New Roman" w:hAnsi="Times New Roman" w:cs="Times New Roman"/>
            </w:rPr>
          </w:rPrChange>
        </w:rPr>
        <w:pPrChange w:id="3406" w:author="Maria Paola Fonseca Paez" w:date="2019-12-01T02:19:00Z">
          <w:pPr>
            <w:jc w:val="center"/>
          </w:pPr>
        </w:pPrChange>
      </w:pPr>
      <w:bookmarkStart w:id="3407" w:name="_Ref26059212"/>
      <w:ins w:id="3408" w:author="Maria Paola Fonseca Paez" w:date="2019-12-01T02:19:00Z">
        <w:r w:rsidRPr="00A875B5">
          <w:rPr>
            <w:rFonts w:ascii="Times New Roman" w:hAnsi="Times New Roman" w:cs="Times New Roman"/>
            <w:color w:val="auto"/>
            <w:rPrChange w:id="3409" w:author="Maria Paola Fonseca Paez" w:date="2019-12-01T02:19:00Z">
              <w:rPr>
                <w:i/>
                <w:iCs/>
              </w:rPr>
            </w:rPrChange>
          </w:rPr>
          <w:t xml:space="preserve">Figura </w:t>
        </w:r>
        <w:r w:rsidRPr="00A875B5">
          <w:rPr>
            <w:rFonts w:ascii="Times New Roman" w:hAnsi="Times New Roman" w:cs="Times New Roman"/>
            <w:color w:val="auto"/>
            <w:rPrChange w:id="3410" w:author="Maria Paola Fonseca Paez" w:date="2019-12-01T02:19:00Z">
              <w:rPr>
                <w:i/>
                <w:iCs/>
              </w:rPr>
            </w:rPrChange>
          </w:rPr>
          <w:fldChar w:fldCharType="begin"/>
        </w:r>
        <w:r w:rsidRPr="00A875B5">
          <w:rPr>
            <w:rFonts w:ascii="Times New Roman" w:hAnsi="Times New Roman" w:cs="Times New Roman"/>
            <w:color w:val="auto"/>
            <w:rPrChange w:id="3411" w:author="Maria Paola Fonseca Paez" w:date="2019-12-01T02:19:00Z">
              <w:rPr>
                <w:i/>
                <w:iCs/>
              </w:rPr>
            </w:rPrChange>
          </w:rPr>
          <w:instrText xml:space="preserve"> SEQ Figura \* ARABIC </w:instrText>
        </w:r>
      </w:ins>
      <w:r w:rsidRPr="00A875B5">
        <w:rPr>
          <w:rFonts w:ascii="Times New Roman" w:hAnsi="Times New Roman" w:cs="Times New Roman"/>
          <w:color w:val="auto"/>
          <w:rPrChange w:id="3412" w:author="Maria Paola Fonseca Paez" w:date="2019-12-01T02:19:00Z">
            <w:rPr>
              <w:i/>
              <w:iCs/>
            </w:rPr>
          </w:rPrChange>
        </w:rPr>
        <w:fldChar w:fldCharType="separate"/>
      </w:r>
      <w:ins w:id="3413" w:author="Maria Paola Fonseca Paez" w:date="2019-12-01T03:44:00Z">
        <w:r w:rsidR="00025C63">
          <w:rPr>
            <w:rFonts w:ascii="Times New Roman" w:hAnsi="Times New Roman" w:cs="Times New Roman"/>
            <w:noProof/>
            <w:color w:val="auto"/>
          </w:rPr>
          <w:t>16</w:t>
        </w:r>
      </w:ins>
      <w:ins w:id="3414" w:author="Maria Paola Fonseca Paez" w:date="2019-12-01T02:19:00Z">
        <w:r w:rsidRPr="00A875B5">
          <w:rPr>
            <w:rFonts w:ascii="Times New Roman" w:hAnsi="Times New Roman" w:cs="Times New Roman"/>
            <w:color w:val="auto"/>
            <w:rPrChange w:id="3415" w:author="Maria Paola Fonseca Paez" w:date="2019-12-01T02:19:00Z">
              <w:rPr>
                <w:i/>
                <w:iCs/>
              </w:rPr>
            </w:rPrChange>
          </w:rPr>
          <w:fldChar w:fldCharType="end"/>
        </w:r>
        <w:bookmarkEnd w:id="3407"/>
        <w:r w:rsidRPr="00A875B5">
          <w:rPr>
            <w:rFonts w:ascii="Times New Roman" w:hAnsi="Times New Roman" w:cs="Times New Roman"/>
            <w:color w:val="auto"/>
            <w:rPrChange w:id="3416" w:author="Maria Paola Fonseca Paez" w:date="2019-12-01T02:19:00Z">
              <w:rPr>
                <w:i/>
                <w:iCs/>
              </w:rPr>
            </w:rPrChange>
          </w:rPr>
          <w:t>. Configuraciones de los contadores secuenciales para unidades paralelas de minado.</w:t>
        </w:r>
      </w:ins>
    </w:p>
    <w:p w14:paraId="47F3A7CD" w14:textId="6FA29CDA" w:rsidR="00714E5C" w:rsidRPr="009C09D9" w:rsidDel="00A875B5" w:rsidRDefault="00AB58E9">
      <w:pPr>
        <w:jc w:val="center"/>
        <w:rPr>
          <w:del w:id="3417" w:author="Maria Paola Fonseca Paez" w:date="2019-12-01T02:19:00Z"/>
          <w:rFonts w:ascii="Times New Roman" w:eastAsia="Times New Roman" w:hAnsi="Times New Roman" w:cs="Times New Roman"/>
          <w:i/>
          <w:sz w:val="20"/>
          <w:szCs w:val="20"/>
        </w:rPr>
      </w:pPr>
      <w:del w:id="3418" w:author="Maria Paola Fonseca Paez" w:date="2019-12-01T02:19:00Z">
        <w:r w:rsidRPr="009C09D9" w:rsidDel="00A875B5">
          <w:rPr>
            <w:rFonts w:ascii="Times New Roman" w:eastAsia="Times New Roman" w:hAnsi="Times New Roman" w:cs="Times New Roman"/>
            <w:i/>
            <w:sz w:val="20"/>
            <w:szCs w:val="20"/>
          </w:rPr>
          <w:delText>Tabla X. Configuraciones contadores secuenciales para unidades paralelas de minado.</w:delText>
        </w:r>
      </w:del>
    </w:p>
    <w:p w14:paraId="69793E35" w14:textId="77777777" w:rsidR="00714E5C" w:rsidRPr="009C09D9" w:rsidRDefault="00714E5C">
      <w:pPr>
        <w:jc w:val="center"/>
        <w:rPr>
          <w:rFonts w:ascii="Times New Roman" w:eastAsia="Times New Roman" w:hAnsi="Times New Roman" w:cs="Times New Roman"/>
          <w:i/>
          <w:sz w:val="20"/>
          <w:szCs w:val="20"/>
        </w:rPr>
      </w:pPr>
    </w:p>
    <w:p w14:paraId="6B54762E" w14:textId="5B11DFBB"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Las configuraciones iniciales para cada contador secuencial de cada </w:t>
      </w:r>
      <w:del w:id="3419" w:author="Maria Paola Fonseca Paez" w:date="2019-12-01T02:02:00Z">
        <w:r w:rsidRPr="009C09D9" w:rsidDel="00F93B94">
          <w:rPr>
            <w:rFonts w:ascii="Times New Roman" w:eastAsia="Times New Roman" w:hAnsi="Times New Roman" w:cs="Times New Roman"/>
          </w:rPr>
          <w:delText>sub bloque</w:delText>
        </w:r>
      </w:del>
      <w:ins w:id="3420" w:author="Maria Paola Fonseca Paez" w:date="2019-12-01T02:02:00Z">
        <w:r w:rsidR="00F93B94">
          <w:rPr>
            <w:rFonts w:ascii="Times New Roman" w:eastAsia="Times New Roman" w:hAnsi="Times New Roman" w:cs="Times New Roman"/>
          </w:rPr>
          <w:t>subsistema de</w:t>
        </w:r>
      </w:ins>
      <w:r w:rsidRPr="009C09D9">
        <w:rPr>
          <w:rFonts w:ascii="Times New Roman" w:eastAsia="Times New Roman" w:hAnsi="Times New Roman" w:cs="Times New Roman"/>
        </w:rPr>
        <w:t xml:space="preserve"> generación </w:t>
      </w:r>
      <w:r w:rsidRPr="009C09D9">
        <w:rPr>
          <w:rFonts w:ascii="Times New Roman" w:eastAsia="Times New Roman" w:hAnsi="Times New Roman" w:cs="Times New Roman"/>
          <w:i/>
        </w:rPr>
        <w:t>nonce</w:t>
      </w:r>
      <w:r w:rsidRPr="009C09D9">
        <w:rPr>
          <w:rFonts w:ascii="Times New Roman" w:eastAsia="Times New Roman" w:hAnsi="Times New Roman" w:cs="Times New Roman"/>
        </w:rPr>
        <w:t xml:space="preserve"> </w:t>
      </w:r>
      <w:del w:id="3421" w:author="Maria Paola Fonseca Paez" w:date="2019-12-01T02:20:00Z">
        <w:r w:rsidRPr="009C09D9" w:rsidDel="00A875B5">
          <w:rPr>
            <w:rFonts w:ascii="Times New Roman" w:eastAsia="Times New Roman" w:hAnsi="Times New Roman" w:cs="Times New Roman"/>
          </w:rPr>
          <w:delText xml:space="preserve">para </w:delText>
        </w:r>
      </w:del>
      <w:ins w:id="3422" w:author="Maria Paola Fonseca Paez" w:date="2019-12-01T02:20:00Z">
        <w:r w:rsidR="00A875B5">
          <w:rPr>
            <w:rFonts w:ascii="Times New Roman" w:eastAsia="Times New Roman" w:hAnsi="Times New Roman" w:cs="Times New Roman"/>
          </w:rPr>
          <w:t>de</w:t>
        </w:r>
        <w:r w:rsidR="00A875B5"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sus respectivas unidades de minado se especifica en la </w:t>
      </w:r>
      <w:ins w:id="3423" w:author="Maria Paola Fonseca Paez" w:date="2019-12-01T02:19:00Z">
        <w:r w:rsidR="00A875B5">
          <w:rPr>
            <w:rFonts w:ascii="Times New Roman" w:eastAsia="Times New Roman" w:hAnsi="Times New Roman" w:cs="Times New Roman"/>
          </w:rPr>
          <w:fldChar w:fldCharType="begin"/>
        </w:r>
        <w:r w:rsidR="00A875B5">
          <w:rPr>
            <w:rFonts w:ascii="Times New Roman" w:eastAsia="Times New Roman" w:hAnsi="Times New Roman" w:cs="Times New Roman"/>
          </w:rPr>
          <w:instrText xml:space="preserve"> REF _Ref26059212 \h </w:instrText>
        </w:r>
      </w:ins>
      <w:r w:rsidR="00A875B5">
        <w:rPr>
          <w:rFonts w:ascii="Times New Roman" w:eastAsia="Times New Roman" w:hAnsi="Times New Roman" w:cs="Times New Roman"/>
        </w:rPr>
      </w:r>
      <w:r w:rsidR="00A875B5">
        <w:rPr>
          <w:rFonts w:ascii="Times New Roman" w:eastAsia="Times New Roman" w:hAnsi="Times New Roman" w:cs="Times New Roman"/>
        </w:rPr>
        <w:fldChar w:fldCharType="separate"/>
      </w:r>
      <w:ins w:id="3424" w:author="Maria Paola Fonseca Paez" w:date="2019-12-01T02:19:00Z">
        <w:r w:rsidR="00A875B5" w:rsidRPr="00A875B5">
          <w:rPr>
            <w:rFonts w:ascii="Times New Roman" w:hAnsi="Times New Roman" w:cs="Times New Roman"/>
            <w:rPrChange w:id="3425" w:author="Maria Paola Fonseca Paez" w:date="2019-12-01T02:19:00Z">
              <w:rPr/>
            </w:rPrChange>
          </w:rPr>
          <w:t xml:space="preserve">Figura </w:t>
        </w:r>
        <w:r w:rsidR="00A875B5" w:rsidRPr="00A875B5">
          <w:rPr>
            <w:rFonts w:ascii="Times New Roman" w:hAnsi="Times New Roman" w:cs="Times New Roman"/>
            <w:noProof/>
            <w:rPrChange w:id="3426" w:author="Maria Paola Fonseca Paez" w:date="2019-12-01T02:19:00Z">
              <w:rPr>
                <w:noProof/>
              </w:rPr>
            </w:rPrChange>
          </w:rPr>
          <w:t>16</w:t>
        </w:r>
        <w:r w:rsidR="00A875B5">
          <w:rPr>
            <w:rFonts w:ascii="Times New Roman" w:eastAsia="Times New Roman" w:hAnsi="Times New Roman" w:cs="Times New Roman"/>
          </w:rPr>
          <w:fldChar w:fldCharType="end"/>
        </w:r>
      </w:ins>
      <w:del w:id="3427" w:author="Maria Paola Fonseca Paez" w:date="2019-12-01T02:19:00Z">
        <w:r w:rsidRPr="009C09D9" w:rsidDel="00A875B5">
          <w:rPr>
            <w:rFonts w:ascii="Times New Roman" w:eastAsia="Times New Roman" w:hAnsi="Times New Roman" w:cs="Times New Roman"/>
          </w:rPr>
          <w:delText>figura X</w:delText>
        </w:r>
      </w:del>
      <w:r w:rsidRPr="009C09D9">
        <w:rPr>
          <w:rFonts w:ascii="Times New Roman" w:eastAsia="Times New Roman" w:hAnsi="Times New Roman" w:cs="Times New Roman"/>
        </w:rPr>
        <w:t>. Esta configuración es para 16 unidades de minado y 20 bits de contador secuencial.</w:t>
      </w:r>
    </w:p>
    <w:p w14:paraId="2246B760" w14:textId="77777777" w:rsidR="00714E5C" w:rsidRPr="009C09D9" w:rsidRDefault="00714E5C">
      <w:pPr>
        <w:jc w:val="both"/>
        <w:rPr>
          <w:rFonts w:ascii="Times New Roman" w:eastAsia="Times New Roman" w:hAnsi="Times New Roman" w:cs="Times New Roman"/>
        </w:rPr>
      </w:pPr>
    </w:p>
    <w:p w14:paraId="0DF5B0AD" w14:textId="77777777"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Los códigos se pueden encontrar en la carpeta del proyecto de Quartus Prime en los anexos ingresando en el siguiente enlace: </w:t>
      </w:r>
      <w:r w:rsidR="009C09D9" w:rsidRPr="009C09D9">
        <w:rPr>
          <w:rFonts w:ascii="Times New Roman" w:hAnsi="Times New Roman" w:cs="Times New Roman"/>
        </w:rPr>
        <w:fldChar w:fldCharType="begin"/>
      </w:r>
      <w:r w:rsidR="009C09D9" w:rsidRPr="009C09D9">
        <w:rPr>
          <w:rFonts w:ascii="Times New Roman" w:hAnsi="Times New Roman" w:cs="Times New Roman"/>
        </w:rPr>
        <w:instrText xml:space="preserve"> HYPERLINK "https://livejaverianaedu-my.sharepoint.com/:f:/g/personal/fonseca_maria_javeriana_edu_co/EjkivjxQjb9Bp1q4cA9NYcEB92K4fFDn6-LjDdWOxra9-w?e=GXJycH" \h </w:instrText>
      </w:r>
      <w:r w:rsidR="009C09D9" w:rsidRPr="009C09D9">
        <w:rPr>
          <w:rFonts w:ascii="Times New Roman" w:hAnsi="Times New Roman" w:cs="Times New Roman"/>
        </w:rPr>
        <w:fldChar w:fldCharType="separate"/>
      </w:r>
      <w:r w:rsidRPr="009C09D9">
        <w:rPr>
          <w:rFonts w:ascii="Times New Roman" w:eastAsia="Times New Roman" w:hAnsi="Times New Roman" w:cs="Times New Roman"/>
          <w:color w:val="1155CC"/>
          <w:u w:val="single"/>
        </w:rPr>
        <w:t xml:space="preserve">Códigos en VHDL y </w:t>
      </w:r>
      <w:proofErr w:type="spellStart"/>
      <w:r w:rsidRPr="009C09D9">
        <w:rPr>
          <w:rFonts w:ascii="Times New Roman" w:eastAsia="Times New Roman" w:hAnsi="Times New Roman" w:cs="Times New Roman"/>
          <w:color w:val="1155CC"/>
          <w:u w:val="single"/>
        </w:rPr>
        <w:t>Verilog</w:t>
      </w:r>
      <w:proofErr w:type="spellEnd"/>
      <w:r w:rsidRPr="009C09D9">
        <w:rPr>
          <w:rFonts w:ascii="Times New Roman" w:eastAsia="Times New Roman" w:hAnsi="Times New Roman" w:cs="Times New Roman"/>
          <w:color w:val="1155CC"/>
          <w:u w:val="single"/>
        </w:rPr>
        <w:t xml:space="preserve"> VAR</w:t>
      </w:r>
      <w:r w:rsidR="009C09D9" w:rsidRPr="009C09D9">
        <w:rPr>
          <w:rFonts w:ascii="Times New Roman" w:eastAsia="Times New Roman" w:hAnsi="Times New Roman" w:cs="Times New Roman"/>
          <w:color w:val="1155CC"/>
          <w:u w:val="single"/>
        </w:rPr>
        <w:fldChar w:fldCharType="end"/>
      </w:r>
      <w:r w:rsidRPr="009C09D9">
        <w:rPr>
          <w:rFonts w:ascii="Times New Roman" w:eastAsia="Times New Roman" w:hAnsi="Times New Roman" w:cs="Times New Roman"/>
        </w:rPr>
        <w:t>.</w:t>
      </w:r>
    </w:p>
    <w:p w14:paraId="25878550" w14:textId="0635C673" w:rsidR="00714E5C" w:rsidRPr="00FD5AB6" w:rsidRDefault="00AB58E9">
      <w:pPr>
        <w:pStyle w:val="Ttulo3"/>
        <w:jc w:val="both"/>
        <w:rPr>
          <w:rFonts w:ascii="Times New Roman" w:eastAsia="Times New Roman" w:hAnsi="Times New Roman" w:cs="Times New Roman"/>
          <w:b/>
          <w:color w:val="000000"/>
          <w:szCs w:val="24"/>
        </w:rPr>
      </w:pPr>
      <w:r w:rsidRPr="00FD5AB6">
        <w:rPr>
          <w:rFonts w:ascii="Times New Roman" w:eastAsia="Times New Roman" w:hAnsi="Times New Roman" w:cs="Times New Roman"/>
          <w:b/>
          <w:color w:val="000000"/>
          <w:szCs w:val="24"/>
        </w:rPr>
        <w:fldChar w:fldCharType="begin"/>
      </w:r>
      <w:ins w:id="3428" w:author="Maria Paola Fonseca Paez" w:date="2019-11-30T17:13:00Z">
        <w:r w:rsidR="00AC7B2A">
          <w:rPr>
            <w:rFonts w:ascii="Times New Roman" w:eastAsia="Times New Roman" w:hAnsi="Times New Roman" w:cs="Times New Roman"/>
            <w:b/>
            <w:color w:val="000000"/>
            <w:szCs w:val="24"/>
          </w:rPr>
          <w:instrText xml:space="preserve">HYPERLINK  \l "_Módulo_de_minado_1" \h </w:instrText>
        </w:r>
      </w:ins>
      <w:del w:id="3429" w:author="Maria Paola Fonseca Paez" w:date="2019-11-30T17:13:00Z">
        <w:r w:rsidRPr="00FD5AB6" w:rsidDel="00AC7B2A">
          <w:rPr>
            <w:rFonts w:ascii="Times New Roman" w:eastAsia="Times New Roman" w:hAnsi="Times New Roman" w:cs="Times New Roman"/>
            <w:b/>
            <w:color w:val="000000"/>
            <w:szCs w:val="24"/>
          </w:rPr>
          <w:delInstrText xml:space="preserve"> HYPERLINK \l "_x21t1jadgh6k" \h </w:delInstrText>
        </w:r>
      </w:del>
      <w:r w:rsidRPr="00FD5AB6">
        <w:rPr>
          <w:rFonts w:ascii="Times New Roman" w:eastAsia="Times New Roman" w:hAnsi="Times New Roman" w:cs="Times New Roman"/>
          <w:b/>
          <w:color w:val="000000"/>
          <w:szCs w:val="24"/>
        </w:rPr>
        <w:fldChar w:fldCharType="separate"/>
      </w:r>
      <w:bookmarkStart w:id="3430" w:name="_Toc26029285"/>
      <w:r w:rsidRPr="00FD5AB6">
        <w:rPr>
          <w:rFonts w:ascii="Times New Roman" w:eastAsia="Times New Roman" w:hAnsi="Times New Roman" w:cs="Times New Roman"/>
          <w:b/>
          <w:color w:val="000000"/>
          <w:szCs w:val="24"/>
        </w:rPr>
        <w:t xml:space="preserve">Diseño e implementación del </w:t>
      </w:r>
      <w:del w:id="3431" w:author="Maria Paola Fonseca Paez" w:date="2019-11-30T17:59:00Z">
        <w:r w:rsidRPr="00FD5AB6" w:rsidDel="00464182">
          <w:rPr>
            <w:rFonts w:ascii="Times New Roman" w:eastAsia="Times New Roman" w:hAnsi="Times New Roman" w:cs="Times New Roman"/>
            <w:b/>
            <w:color w:val="000000"/>
            <w:szCs w:val="24"/>
          </w:rPr>
          <w:delText xml:space="preserve">bloque </w:delText>
        </w:r>
      </w:del>
      <w:ins w:id="3432" w:author="Maria Paola Fonseca Paez" w:date="2019-11-30T17:59:00Z">
        <w:r w:rsidR="00464182">
          <w:rPr>
            <w:rFonts w:ascii="Times New Roman" w:eastAsia="Times New Roman" w:hAnsi="Times New Roman" w:cs="Times New Roman"/>
            <w:b/>
            <w:color w:val="000000"/>
            <w:szCs w:val="24"/>
          </w:rPr>
          <w:t>subsistema</w:t>
        </w:r>
        <w:r w:rsidR="00464182" w:rsidRPr="00FD5AB6">
          <w:rPr>
            <w:rFonts w:ascii="Times New Roman" w:eastAsia="Times New Roman" w:hAnsi="Times New Roman" w:cs="Times New Roman"/>
            <w:b/>
            <w:color w:val="000000"/>
            <w:szCs w:val="24"/>
          </w:rPr>
          <w:t xml:space="preserve"> </w:t>
        </w:r>
      </w:ins>
      <w:r w:rsidRPr="00FD5AB6">
        <w:rPr>
          <w:rFonts w:ascii="Times New Roman" w:eastAsia="Times New Roman" w:hAnsi="Times New Roman" w:cs="Times New Roman"/>
          <w:b/>
          <w:color w:val="000000"/>
          <w:szCs w:val="24"/>
        </w:rPr>
        <w:t>‘</w:t>
      </w:r>
      <w:proofErr w:type="spellStart"/>
      <w:r w:rsidRPr="00FD5AB6">
        <w:rPr>
          <w:rFonts w:ascii="Times New Roman" w:eastAsia="Times New Roman" w:hAnsi="Times New Roman" w:cs="Times New Roman"/>
          <w:b/>
          <w:color w:val="000000"/>
          <w:szCs w:val="24"/>
        </w:rPr>
        <w:t>out</w:t>
      </w:r>
      <w:proofErr w:type="spellEnd"/>
      <w:r w:rsidRPr="00FD5AB6">
        <w:rPr>
          <w:rFonts w:ascii="Times New Roman" w:eastAsia="Times New Roman" w:hAnsi="Times New Roman" w:cs="Times New Roman"/>
          <w:b/>
          <w:color w:val="000000"/>
          <w:szCs w:val="24"/>
        </w:rPr>
        <w:t xml:space="preserve"> </w:t>
      </w:r>
      <w:proofErr w:type="spellStart"/>
      <w:r w:rsidRPr="00FD5AB6">
        <w:rPr>
          <w:rFonts w:ascii="Times New Roman" w:eastAsia="Times New Roman" w:hAnsi="Times New Roman" w:cs="Times New Roman"/>
          <w:b/>
          <w:color w:val="000000"/>
          <w:szCs w:val="24"/>
        </w:rPr>
        <w:t>select</w:t>
      </w:r>
      <w:proofErr w:type="spellEnd"/>
      <w:r w:rsidRPr="00FD5AB6">
        <w:rPr>
          <w:rFonts w:ascii="Times New Roman" w:eastAsia="Times New Roman" w:hAnsi="Times New Roman" w:cs="Times New Roman"/>
          <w:b/>
          <w:color w:val="000000"/>
          <w:szCs w:val="24"/>
        </w:rPr>
        <w:t>’</w:t>
      </w:r>
      <w:bookmarkEnd w:id="3430"/>
      <w:r w:rsidRPr="00FD5AB6">
        <w:rPr>
          <w:rFonts w:ascii="Times New Roman" w:eastAsia="Times New Roman" w:hAnsi="Times New Roman" w:cs="Times New Roman"/>
          <w:b/>
          <w:color w:val="000000"/>
          <w:szCs w:val="24"/>
        </w:rPr>
        <w:fldChar w:fldCharType="end"/>
      </w:r>
    </w:p>
    <w:p w14:paraId="5B1204D5" w14:textId="77777777" w:rsidR="00714E5C" w:rsidRPr="009C09D9" w:rsidRDefault="00714E5C">
      <w:pPr>
        <w:rPr>
          <w:rFonts w:ascii="Times New Roman" w:hAnsi="Times New Roman" w:cs="Times New Roman"/>
        </w:rPr>
      </w:pPr>
    </w:p>
    <w:p w14:paraId="5D50571D" w14:textId="12FFFA68" w:rsidR="00714E5C" w:rsidRPr="009C09D9" w:rsidRDefault="00AB58E9">
      <w:pPr>
        <w:jc w:val="both"/>
        <w:rPr>
          <w:rFonts w:ascii="Times New Roman" w:eastAsia="Times New Roman" w:hAnsi="Times New Roman" w:cs="Times New Roman"/>
        </w:rPr>
      </w:pPr>
      <w:del w:id="3433" w:author="Maria Paola Fonseca Paez" w:date="2019-12-01T02:20:00Z">
        <w:r w:rsidRPr="009C09D9" w:rsidDel="00A875B5">
          <w:rPr>
            <w:rFonts w:ascii="Times New Roman" w:eastAsia="Times New Roman" w:hAnsi="Times New Roman" w:cs="Times New Roman"/>
          </w:rPr>
          <w:delText xml:space="preserve">En el presente </w:delText>
        </w:r>
      </w:del>
      <w:del w:id="3434" w:author="Maria Paola Fonseca Paez" w:date="2019-12-01T02:02:00Z">
        <w:r w:rsidRPr="009C09D9" w:rsidDel="00F93B94">
          <w:rPr>
            <w:rFonts w:ascii="Times New Roman" w:eastAsia="Times New Roman" w:hAnsi="Times New Roman" w:cs="Times New Roman"/>
          </w:rPr>
          <w:delText xml:space="preserve">bloque </w:delText>
        </w:r>
      </w:del>
      <w:ins w:id="3435" w:author="Maria Paola Fonseca Paez" w:date="2019-12-01T02:20:00Z">
        <w:r w:rsidR="00A875B5">
          <w:rPr>
            <w:rFonts w:ascii="Times New Roman" w:eastAsia="Times New Roman" w:hAnsi="Times New Roman" w:cs="Times New Roman"/>
          </w:rPr>
          <w:t>En la siguiente</w:t>
        </w:r>
      </w:ins>
      <w:ins w:id="3436" w:author="Maria Paola Fonseca Paez" w:date="2019-12-01T02:21:00Z">
        <w:r w:rsidR="00A875B5">
          <w:rPr>
            <w:rFonts w:ascii="Times New Roman" w:eastAsia="Times New Roman" w:hAnsi="Times New Roman" w:cs="Times New Roman"/>
          </w:rPr>
          <w:t xml:space="preserve"> sección</w:t>
        </w:r>
      </w:ins>
      <w:ins w:id="3437" w:author="Maria Paola Fonseca Paez" w:date="2019-12-01T02:02:00Z">
        <w:r w:rsidR="00F93B94"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se describe el fundamento y funcionamiento del </w:t>
      </w:r>
      <w:ins w:id="3438" w:author="Maria Paola Fonseca Paez" w:date="2019-12-01T02:03:00Z">
        <w:r w:rsidR="00F93B94">
          <w:rPr>
            <w:rFonts w:ascii="Times New Roman" w:eastAsia="Times New Roman" w:hAnsi="Times New Roman" w:cs="Times New Roman"/>
          </w:rPr>
          <w:t>subsistema</w:t>
        </w:r>
        <w:r w:rsidR="00F93B94" w:rsidRPr="009C09D9">
          <w:rPr>
            <w:rFonts w:ascii="Times New Roman" w:eastAsia="Times New Roman" w:hAnsi="Times New Roman" w:cs="Times New Roman"/>
          </w:rPr>
          <w:t xml:space="preserve"> </w:t>
        </w:r>
      </w:ins>
      <w:del w:id="3439" w:author="Maria Paola Fonseca Paez" w:date="2019-12-01T02:03:00Z">
        <w:r w:rsidRPr="009C09D9" w:rsidDel="00F93B94">
          <w:rPr>
            <w:rFonts w:ascii="Times New Roman" w:eastAsia="Times New Roman" w:hAnsi="Times New Roman" w:cs="Times New Roman"/>
          </w:rPr>
          <w:delText xml:space="preserve">bloque </w:delText>
        </w:r>
      </w:del>
      <w:r w:rsidRPr="009C09D9">
        <w:rPr>
          <w:rFonts w:ascii="Times New Roman" w:eastAsia="Times New Roman" w:hAnsi="Times New Roman" w:cs="Times New Roman"/>
        </w:rPr>
        <w:t>encargado de detectar la ‘posición’ de una salida en el conjunto de unidades paralelas de minado, en la llamada arquitectura variación.</w:t>
      </w:r>
    </w:p>
    <w:p w14:paraId="6E2AD769" w14:textId="77777777" w:rsidR="00714E5C" w:rsidRPr="009C09D9" w:rsidRDefault="00714E5C">
      <w:pPr>
        <w:jc w:val="both"/>
        <w:rPr>
          <w:rFonts w:ascii="Times New Roman" w:eastAsia="Times New Roman" w:hAnsi="Times New Roman" w:cs="Times New Roman"/>
        </w:rPr>
      </w:pPr>
    </w:p>
    <w:p w14:paraId="7C96DC37" w14:textId="6EB6AFF2"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Al </w:t>
      </w:r>
      <w:commentRangeStart w:id="3440"/>
      <w:r w:rsidRPr="009C09D9">
        <w:rPr>
          <w:rFonts w:ascii="Times New Roman" w:eastAsia="Times New Roman" w:hAnsi="Times New Roman" w:cs="Times New Roman"/>
        </w:rPr>
        <w:t xml:space="preserve">plantear </w:t>
      </w:r>
      <w:commentRangeEnd w:id="3440"/>
      <w:r w:rsidR="00C514EE" w:rsidRPr="009C09D9">
        <w:rPr>
          <w:rStyle w:val="Refdecomentario"/>
          <w:rFonts w:ascii="Times New Roman" w:hAnsi="Times New Roman" w:cs="Times New Roman"/>
        </w:rPr>
        <w:commentReference w:id="3440"/>
      </w:r>
      <w:r w:rsidRPr="009C09D9">
        <w:rPr>
          <w:rFonts w:ascii="Times New Roman" w:eastAsia="Times New Roman" w:hAnsi="Times New Roman" w:cs="Times New Roman"/>
        </w:rPr>
        <w:t>el uso de unidades en paralelo de minado, s</w:t>
      </w:r>
      <w:ins w:id="3441" w:author="Maria Paola Fonseca Paez" w:date="2019-12-01T02:22:00Z">
        <w:r w:rsidR="00A875B5">
          <w:rPr>
            <w:rFonts w:ascii="Times New Roman" w:eastAsia="Times New Roman" w:hAnsi="Times New Roman" w:cs="Times New Roman"/>
          </w:rPr>
          <w:t>urgi</w:t>
        </w:r>
      </w:ins>
      <w:del w:id="3442" w:author="Maria Paola Fonseca Paez" w:date="2019-12-01T02:22:00Z">
        <w:r w:rsidRPr="009C09D9" w:rsidDel="00A875B5">
          <w:rPr>
            <w:rFonts w:ascii="Times New Roman" w:eastAsia="Times New Roman" w:hAnsi="Times New Roman" w:cs="Times New Roman"/>
          </w:rPr>
          <w:delText>e plante</w:delText>
        </w:r>
      </w:del>
      <w:r w:rsidRPr="009C09D9">
        <w:rPr>
          <w:rFonts w:ascii="Times New Roman" w:eastAsia="Times New Roman" w:hAnsi="Times New Roman" w:cs="Times New Roman"/>
        </w:rPr>
        <w:t>ó un problema principal, el cual sería el de determinar la salida que corresponde a su señal</w:t>
      </w:r>
      <w:del w:id="3443" w:author="Maria Paola Fonseca Paez" w:date="2019-12-01T02:23:00Z">
        <w:r w:rsidRPr="009C09D9" w:rsidDel="00A875B5">
          <w:rPr>
            <w:rFonts w:ascii="Times New Roman" w:eastAsia="Times New Roman" w:hAnsi="Times New Roman" w:cs="Times New Roman"/>
          </w:rPr>
          <w:delText xml:space="preserve"> de</w:delText>
        </w:r>
      </w:del>
      <w:r w:rsidRPr="009C09D9">
        <w:rPr>
          <w:rFonts w:ascii="Times New Roman" w:eastAsia="Times New Roman" w:hAnsi="Times New Roman" w:cs="Times New Roman"/>
        </w:rPr>
        <w:t xml:space="preserve"> </w:t>
      </w:r>
      <w:r w:rsidRPr="00A875B5">
        <w:rPr>
          <w:rFonts w:ascii="Times New Roman" w:eastAsia="Times New Roman" w:hAnsi="Times New Roman" w:cs="Times New Roman"/>
          <w:i/>
          <w:rPrChange w:id="3444" w:author="Maria Paola Fonseca Paez" w:date="2019-12-01T02:23:00Z">
            <w:rPr>
              <w:rFonts w:ascii="Times New Roman" w:eastAsia="Times New Roman" w:hAnsi="Times New Roman" w:cs="Times New Roman"/>
            </w:rPr>
          </w:rPrChange>
        </w:rPr>
        <w:t>ceros ok</w:t>
      </w:r>
      <w:r w:rsidRPr="009C09D9">
        <w:rPr>
          <w:rFonts w:ascii="Times New Roman" w:eastAsia="Times New Roman" w:hAnsi="Times New Roman" w:cs="Times New Roman"/>
        </w:rPr>
        <w:t>, ya que el control global solo detecta si alguna de todas ellas ha sido uno, más no exactamente cu</w:t>
      </w:r>
      <w:del w:id="3445" w:author="Maria Paola Fonseca Paez" w:date="2019-12-01T02:23:00Z">
        <w:r w:rsidRPr="009C09D9" w:rsidDel="00A875B5">
          <w:rPr>
            <w:rFonts w:ascii="Times New Roman" w:eastAsia="Times New Roman" w:hAnsi="Times New Roman" w:cs="Times New Roman"/>
          </w:rPr>
          <w:delText>a</w:delText>
        </w:r>
      </w:del>
      <w:ins w:id="3446" w:author="Maria Paola Fonseca Paez" w:date="2019-12-01T02:23:00Z">
        <w:r w:rsidR="00A875B5">
          <w:rPr>
            <w:rFonts w:ascii="Times New Roman" w:eastAsia="Times New Roman" w:hAnsi="Times New Roman" w:cs="Times New Roman"/>
          </w:rPr>
          <w:t>á</w:t>
        </w:r>
      </w:ins>
      <w:r w:rsidRPr="009C09D9">
        <w:rPr>
          <w:rFonts w:ascii="Times New Roman" w:eastAsia="Times New Roman" w:hAnsi="Times New Roman" w:cs="Times New Roman"/>
        </w:rPr>
        <w:t>l.</w:t>
      </w:r>
    </w:p>
    <w:p w14:paraId="428B1A99" w14:textId="77777777" w:rsidR="00714E5C" w:rsidRPr="009C09D9" w:rsidRDefault="00714E5C">
      <w:pPr>
        <w:jc w:val="both"/>
        <w:rPr>
          <w:rFonts w:ascii="Times New Roman" w:eastAsia="Times New Roman" w:hAnsi="Times New Roman" w:cs="Times New Roman"/>
        </w:rPr>
      </w:pPr>
    </w:p>
    <w:p w14:paraId="6D8839B8" w14:textId="57BEC49E"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Al tener repartidos en cada unidad de minado un par de registros conteniendo la salida de la función </w:t>
      </w:r>
      <w:r w:rsidRPr="009C09D9">
        <w:rPr>
          <w:rFonts w:ascii="Times New Roman" w:eastAsia="Times New Roman" w:hAnsi="Times New Roman" w:cs="Times New Roman"/>
          <w:i/>
        </w:rPr>
        <w:t>hash</w:t>
      </w:r>
      <w:r w:rsidRPr="009C09D9">
        <w:rPr>
          <w:rFonts w:ascii="Times New Roman" w:eastAsia="Times New Roman" w:hAnsi="Times New Roman" w:cs="Times New Roman"/>
        </w:rPr>
        <w:t xml:space="preserve"> con su respectivo</w:t>
      </w:r>
      <w:r w:rsidRPr="009C09D9">
        <w:rPr>
          <w:rFonts w:ascii="Times New Roman" w:eastAsia="Times New Roman" w:hAnsi="Times New Roman" w:cs="Times New Roman"/>
          <w:i/>
        </w:rPr>
        <w:t xml:space="preserve"> nonce</w:t>
      </w:r>
      <w:r w:rsidRPr="009C09D9">
        <w:rPr>
          <w:rFonts w:ascii="Times New Roman" w:eastAsia="Times New Roman" w:hAnsi="Times New Roman" w:cs="Times New Roman"/>
        </w:rPr>
        <w:t xml:space="preserve">. Se </w:t>
      </w:r>
      <w:commentRangeStart w:id="3447"/>
      <w:r w:rsidRPr="009C09D9">
        <w:rPr>
          <w:rFonts w:ascii="Times New Roman" w:eastAsia="Times New Roman" w:hAnsi="Times New Roman" w:cs="Times New Roman"/>
        </w:rPr>
        <w:t xml:space="preserve">decidió </w:t>
      </w:r>
      <w:commentRangeEnd w:id="3447"/>
      <w:r w:rsidR="00C514EE" w:rsidRPr="009C09D9">
        <w:rPr>
          <w:rStyle w:val="Refdecomentario"/>
          <w:rFonts w:ascii="Times New Roman" w:hAnsi="Times New Roman" w:cs="Times New Roman"/>
        </w:rPr>
        <w:commentReference w:id="3447"/>
      </w:r>
      <w:r w:rsidRPr="009C09D9">
        <w:rPr>
          <w:rFonts w:ascii="Times New Roman" w:eastAsia="Times New Roman" w:hAnsi="Times New Roman" w:cs="Times New Roman"/>
        </w:rPr>
        <w:t xml:space="preserve">tomar estos registros separados como una memoria y </w:t>
      </w:r>
      <w:del w:id="3448" w:author="Maria Paola Fonseca Paez" w:date="2019-12-01T02:24:00Z">
        <w:r w:rsidRPr="009C09D9" w:rsidDel="00E21677">
          <w:rPr>
            <w:rFonts w:ascii="Times New Roman" w:eastAsia="Times New Roman" w:hAnsi="Times New Roman" w:cs="Times New Roman"/>
          </w:rPr>
          <w:delText xml:space="preserve">se </w:delText>
        </w:r>
      </w:del>
      <w:del w:id="3449" w:author="Maria Paola Fonseca Paez" w:date="2019-12-01T02:23:00Z">
        <w:r w:rsidRPr="009C09D9" w:rsidDel="00E21677">
          <w:rPr>
            <w:rFonts w:ascii="Times New Roman" w:eastAsia="Times New Roman" w:hAnsi="Times New Roman" w:cs="Times New Roman"/>
          </w:rPr>
          <w:delText>de</w:delText>
        </w:r>
      </w:del>
      <w:del w:id="3450" w:author="Maria Paola Fonseca Paez" w:date="2019-12-01T02:24:00Z">
        <w:r w:rsidRPr="009C09D9" w:rsidDel="00E21677">
          <w:rPr>
            <w:rFonts w:ascii="Times New Roman" w:eastAsia="Times New Roman" w:hAnsi="Times New Roman" w:cs="Times New Roman"/>
          </w:rPr>
          <w:delText xml:space="preserve">cidió </w:delText>
        </w:r>
      </w:del>
      <w:r w:rsidRPr="009C09D9">
        <w:rPr>
          <w:rFonts w:ascii="Times New Roman" w:eastAsia="Times New Roman" w:hAnsi="Times New Roman" w:cs="Times New Roman"/>
        </w:rPr>
        <w:t xml:space="preserve">realizar un </w:t>
      </w:r>
      <w:ins w:id="3451" w:author="Maria Paola Fonseca Paez" w:date="2019-12-01T02:03:00Z">
        <w:r w:rsidR="00F93B94">
          <w:rPr>
            <w:rFonts w:ascii="Times New Roman" w:eastAsia="Times New Roman" w:hAnsi="Times New Roman" w:cs="Times New Roman"/>
          </w:rPr>
          <w:t>subsistema</w:t>
        </w:r>
        <w:r w:rsidR="00F93B94" w:rsidRPr="009C09D9">
          <w:rPr>
            <w:rFonts w:ascii="Times New Roman" w:eastAsia="Times New Roman" w:hAnsi="Times New Roman" w:cs="Times New Roman"/>
          </w:rPr>
          <w:t xml:space="preserve"> </w:t>
        </w:r>
      </w:ins>
      <w:del w:id="3452" w:author="Maria Paola Fonseca Paez" w:date="2019-12-01T02:03:00Z">
        <w:r w:rsidRPr="009C09D9" w:rsidDel="00F93B94">
          <w:rPr>
            <w:rFonts w:ascii="Times New Roman" w:eastAsia="Times New Roman" w:hAnsi="Times New Roman" w:cs="Times New Roman"/>
          </w:rPr>
          <w:delText xml:space="preserve">bloque </w:delText>
        </w:r>
      </w:del>
      <w:r w:rsidRPr="009C09D9">
        <w:rPr>
          <w:rFonts w:ascii="Times New Roman" w:eastAsia="Times New Roman" w:hAnsi="Times New Roman" w:cs="Times New Roman"/>
        </w:rPr>
        <w:t xml:space="preserve">capaz de determinar la posición de las salidas en este arreglo de registros, tomando las señales de ceros ok en cascada del registro de la unidad 0 a la f. En este orden de ideas, en el caso de obtener dos o más salidas con un par valor </w:t>
      </w:r>
      <w:r w:rsidRPr="009C09D9">
        <w:rPr>
          <w:rFonts w:ascii="Times New Roman" w:eastAsia="Times New Roman" w:hAnsi="Times New Roman" w:cs="Times New Roman"/>
          <w:i/>
        </w:rPr>
        <w:t>hash</w:t>
      </w:r>
      <w:del w:id="3453" w:author="Maria Paola Fonseca Paez" w:date="2019-12-01T02:25:00Z">
        <w:r w:rsidRPr="009C09D9" w:rsidDel="00E21677">
          <w:rPr>
            <w:rFonts w:ascii="Times New Roman" w:eastAsia="Times New Roman" w:hAnsi="Times New Roman" w:cs="Times New Roman"/>
            <w:i/>
          </w:rPr>
          <w:delText>,</w:delText>
        </w:r>
      </w:del>
      <w:ins w:id="3454" w:author="Maria Paola Fonseca Paez" w:date="2019-12-01T02:25:00Z">
        <w:r w:rsidR="00E21677">
          <w:rPr>
            <w:rFonts w:ascii="Times New Roman" w:eastAsia="Times New Roman" w:hAnsi="Times New Roman" w:cs="Times New Roman"/>
            <w:i/>
          </w:rPr>
          <w:t xml:space="preserve"> -</w:t>
        </w:r>
      </w:ins>
      <w:r w:rsidRPr="009C09D9">
        <w:rPr>
          <w:rFonts w:ascii="Times New Roman" w:eastAsia="Times New Roman" w:hAnsi="Times New Roman" w:cs="Times New Roman"/>
          <w:i/>
        </w:rPr>
        <w:t xml:space="preserve"> nonce</w:t>
      </w:r>
      <w:r w:rsidRPr="009C09D9">
        <w:rPr>
          <w:rFonts w:ascii="Times New Roman" w:eastAsia="Times New Roman" w:hAnsi="Times New Roman" w:cs="Times New Roman"/>
        </w:rPr>
        <w:t xml:space="preserve"> válido para la cantidad de ceros deseada, sólo se tomaría la posición de la primera salida válida hallada, y esta misma sería indicada al </w:t>
      </w:r>
      <w:ins w:id="3455" w:author="Maria Paola Fonseca Paez" w:date="2019-12-01T02:03:00Z">
        <w:r w:rsidR="00F93B94">
          <w:rPr>
            <w:rFonts w:ascii="Times New Roman" w:eastAsia="Times New Roman" w:hAnsi="Times New Roman" w:cs="Times New Roman"/>
          </w:rPr>
          <w:t>subsistema</w:t>
        </w:r>
        <w:r w:rsidR="00F93B94" w:rsidRPr="009C09D9">
          <w:rPr>
            <w:rFonts w:ascii="Times New Roman" w:eastAsia="Times New Roman" w:hAnsi="Times New Roman" w:cs="Times New Roman"/>
          </w:rPr>
          <w:t xml:space="preserve"> </w:t>
        </w:r>
      </w:ins>
      <w:del w:id="3456" w:author="Maria Paola Fonseca Paez" w:date="2019-12-01T02:03:00Z">
        <w:r w:rsidRPr="00E21677" w:rsidDel="00F93B94">
          <w:rPr>
            <w:rFonts w:ascii="Times New Roman" w:eastAsia="Times New Roman" w:hAnsi="Times New Roman" w:cs="Times New Roman"/>
            <w:b/>
            <w:rPrChange w:id="3457" w:author="Maria Paola Fonseca Paez" w:date="2019-12-01T02:25:00Z">
              <w:rPr>
                <w:rFonts w:ascii="Times New Roman" w:eastAsia="Times New Roman" w:hAnsi="Times New Roman" w:cs="Times New Roman"/>
              </w:rPr>
            </w:rPrChange>
          </w:rPr>
          <w:delText xml:space="preserve">bloque </w:delText>
        </w:r>
      </w:del>
      <w:r w:rsidRPr="00E21677">
        <w:rPr>
          <w:rFonts w:ascii="Times New Roman" w:eastAsia="Times New Roman" w:hAnsi="Times New Roman" w:cs="Times New Roman"/>
          <w:b/>
          <w:rPrChange w:id="3458" w:author="Maria Paola Fonseca Paez" w:date="2019-12-01T02:25:00Z">
            <w:rPr>
              <w:rFonts w:ascii="Times New Roman" w:eastAsia="Times New Roman" w:hAnsi="Times New Roman" w:cs="Times New Roman"/>
            </w:rPr>
          </w:rPrChange>
        </w:rPr>
        <w:t xml:space="preserve">output </w:t>
      </w:r>
      <w:proofErr w:type="spellStart"/>
      <w:r w:rsidRPr="00E21677">
        <w:rPr>
          <w:rFonts w:ascii="Times New Roman" w:eastAsia="Times New Roman" w:hAnsi="Times New Roman" w:cs="Times New Roman"/>
          <w:b/>
          <w:rPrChange w:id="3459" w:author="Maria Paola Fonseca Paez" w:date="2019-12-01T02:25:00Z">
            <w:rPr>
              <w:rFonts w:ascii="Times New Roman" w:eastAsia="Times New Roman" w:hAnsi="Times New Roman" w:cs="Times New Roman"/>
            </w:rPr>
          </w:rPrChange>
        </w:rPr>
        <w:t>select</w:t>
      </w:r>
      <w:proofErr w:type="spellEnd"/>
      <w:r w:rsidRPr="009C09D9">
        <w:rPr>
          <w:rFonts w:ascii="Times New Roman" w:eastAsia="Times New Roman" w:hAnsi="Times New Roman" w:cs="Times New Roman"/>
        </w:rPr>
        <w:t xml:space="preserve"> para su posterior procesamiento en el </w:t>
      </w:r>
      <w:ins w:id="3460" w:author="Maria Paola Fonseca Paez" w:date="2019-12-01T02:03:00Z">
        <w:r w:rsidR="00F93B94">
          <w:rPr>
            <w:rFonts w:ascii="Times New Roman" w:eastAsia="Times New Roman" w:hAnsi="Times New Roman" w:cs="Times New Roman"/>
          </w:rPr>
          <w:t>subsistema</w:t>
        </w:r>
        <w:r w:rsidR="00F93B94" w:rsidRPr="009C09D9">
          <w:rPr>
            <w:rFonts w:ascii="Times New Roman" w:eastAsia="Times New Roman" w:hAnsi="Times New Roman" w:cs="Times New Roman"/>
          </w:rPr>
          <w:t xml:space="preserve"> </w:t>
        </w:r>
      </w:ins>
      <w:del w:id="3461" w:author="Maria Paola Fonseca Paez" w:date="2019-12-01T02:03:00Z">
        <w:r w:rsidRPr="009C09D9" w:rsidDel="00F93B94">
          <w:rPr>
            <w:rFonts w:ascii="Times New Roman" w:eastAsia="Times New Roman" w:hAnsi="Times New Roman" w:cs="Times New Roman"/>
          </w:rPr>
          <w:delText xml:space="preserve">bloque </w:delText>
        </w:r>
      </w:del>
      <w:del w:id="3462" w:author="Maria Paola Fonseca Paez" w:date="2019-12-01T02:25:00Z">
        <w:r w:rsidRPr="009C09D9" w:rsidDel="00E21677">
          <w:rPr>
            <w:rFonts w:ascii="Times New Roman" w:eastAsia="Times New Roman" w:hAnsi="Times New Roman" w:cs="Times New Roman"/>
          </w:rPr>
          <w:delText xml:space="preserve">de </w:delText>
        </w:r>
      </w:del>
      <w:r w:rsidRPr="00E21677">
        <w:rPr>
          <w:rFonts w:ascii="Times New Roman" w:eastAsia="Times New Roman" w:hAnsi="Times New Roman" w:cs="Times New Roman"/>
          <w:b/>
          <w:rPrChange w:id="3463" w:author="Maria Paola Fonseca Paez" w:date="2019-12-01T02:25:00Z">
            <w:rPr>
              <w:rFonts w:ascii="Times New Roman" w:eastAsia="Times New Roman" w:hAnsi="Times New Roman" w:cs="Times New Roman"/>
            </w:rPr>
          </w:rPrChange>
        </w:rPr>
        <w:t>comunicación</w:t>
      </w:r>
      <w:r w:rsidRPr="009C09D9">
        <w:rPr>
          <w:rFonts w:ascii="Times New Roman" w:eastAsia="Times New Roman" w:hAnsi="Times New Roman" w:cs="Times New Roman"/>
        </w:rPr>
        <w:t>.</w:t>
      </w:r>
    </w:p>
    <w:p w14:paraId="1E1B3564" w14:textId="77777777" w:rsidR="00714E5C" w:rsidRPr="009C09D9" w:rsidRDefault="00714E5C">
      <w:pPr>
        <w:jc w:val="both"/>
        <w:rPr>
          <w:rFonts w:ascii="Times New Roman" w:eastAsia="Times New Roman" w:hAnsi="Times New Roman" w:cs="Times New Roman"/>
        </w:rPr>
      </w:pPr>
    </w:p>
    <w:p w14:paraId="14DC0663" w14:textId="503CA175"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lastRenderedPageBreak/>
        <w:t xml:space="preserve">El esquemático específico de este </w:t>
      </w:r>
      <w:ins w:id="3464" w:author="Maria Paola Fonseca Paez" w:date="2019-12-01T02:03:00Z">
        <w:r w:rsidR="00F93B94">
          <w:rPr>
            <w:rFonts w:ascii="Times New Roman" w:eastAsia="Times New Roman" w:hAnsi="Times New Roman" w:cs="Times New Roman"/>
          </w:rPr>
          <w:t>subsistema</w:t>
        </w:r>
        <w:r w:rsidR="00F93B94" w:rsidRPr="009C09D9">
          <w:rPr>
            <w:rFonts w:ascii="Times New Roman" w:eastAsia="Times New Roman" w:hAnsi="Times New Roman" w:cs="Times New Roman"/>
          </w:rPr>
          <w:t xml:space="preserve"> </w:t>
        </w:r>
      </w:ins>
      <w:del w:id="3465" w:author="Maria Paola Fonseca Paez" w:date="2019-12-01T02:03:00Z">
        <w:r w:rsidRPr="009C09D9" w:rsidDel="00F93B94">
          <w:rPr>
            <w:rFonts w:ascii="Times New Roman" w:eastAsia="Times New Roman" w:hAnsi="Times New Roman" w:cs="Times New Roman"/>
          </w:rPr>
          <w:delText xml:space="preserve">bloque </w:delText>
        </w:r>
      </w:del>
      <w:r w:rsidRPr="009C09D9">
        <w:rPr>
          <w:rFonts w:ascii="Times New Roman" w:eastAsia="Times New Roman" w:hAnsi="Times New Roman" w:cs="Times New Roman"/>
        </w:rPr>
        <w:t xml:space="preserve">se puede encontrar en los anexos ingresando en el siguiente enlace: </w:t>
      </w:r>
      <w:r w:rsidR="009C09D9" w:rsidRPr="009C09D9">
        <w:rPr>
          <w:rFonts w:ascii="Times New Roman" w:hAnsi="Times New Roman" w:cs="Times New Roman"/>
        </w:rPr>
        <w:fldChar w:fldCharType="begin"/>
      </w:r>
      <w:r w:rsidR="009C09D9" w:rsidRPr="009C09D9">
        <w:rPr>
          <w:rFonts w:ascii="Times New Roman" w:hAnsi="Times New Roman" w:cs="Times New Roman"/>
        </w:rPr>
        <w:instrText xml:space="preserve"> HYPERLINK "https://livejaverianaedu-my.sharepoint.com/:b:/g/personal/fonseca_maria_javeriana_edu_co/EWwI41UaAJFFv8sm5xDhUGcBO7DEy-jDDqyu9qFDZlbUWg?e=tsCyXZ" \h </w:instrText>
      </w:r>
      <w:r w:rsidR="009C09D9" w:rsidRPr="009C09D9">
        <w:rPr>
          <w:rFonts w:ascii="Times New Roman" w:hAnsi="Times New Roman" w:cs="Times New Roman"/>
        </w:rPr>
        <w:fldChar w:fldCharType="separate"/>
      </w:r>
      <w:r w:rsidRPr="009C09D9">
        <w:rPr>
          <w:rFonts w:ascii="Times New Roman" w:eastAsia="Times New Roman" w:hAnsi="Times New Roman" w:cs="Times New Roman"/>
          <w:color w:val="1155CC"/>
          <w:u w:val="single"/>
        </w:rPr>
        <w:t xml:space="preserve">Diagrama de bloques </w:t>
      </w:r>
      <w:proofErr w:type="spellStart"/>
      <w:r w:rsidRPr="009C09D9">
        <w:rPr>
          <w:rFonts w:ascii="Times New Roman" w:eastAsia="Times New Roman" w:hAnsi="Times New Roman" w:cs="Times New Roman"/>
          <w:color w:val="1155CC"/>
          <w:u w:val="single"/>
        </w:rPr>
        <w:t>out</w:t>
      </w:r>
      <w:proofErr w:type="spellEnd"/>
      <w:r w:rsidRPr="009C09D9">
        <w:rPr>
          <w:rFonts w:ascii="Times New Roman" w:eastAsia="Times New Roman" w:hAnsi="Times New Roman" w:cs="Times New Roman"/>
          <w:color w:val="1155CC"/>
          <w:u w:val="single"/>
        </w:rPr>
        <w:t xml:space="preserve"> </w:t>
      </w:r>
      <w:proofErr w:type="spellStart"/>
      <w:r w:rsidRPr="009C09D9">
        <w:rPr>
          <w:rFonts w:ascii="Times New Roman" w:eastAsia="Times New Roman" w:hAnsi="Times New Roman" w:cs="Times New Roman"/>
          <w:color w:val="1155CC"/>
          <w:u w:val="single"/>
        </w:rPr>
        <w:t>select</w:t>
      </w:r>
      <w:proofErr w:type="spellEnd"/>
      <w:r w:rsidR="009C09D9" w:rsidRPr="009C09D9">
        <w:rPr>
          <w:rFonts w:ascii="Times New Roman" w:eastAsia="Times New Roman" w:hAnsi="Times New Roman" w:cs="Times New Roman"/>
          <w:color w:val="1155CC"/>
          <w:u w:val="single"/>
        </w:rPr>
        <w:fldChar w:fldCharType="end"/>
      </w:r>
      <w:r w:rsidRPr="009C09D9">
        <w:rPr>
          <w:rFonts w:ascii="Times New Roman" w:eastAsia="Times New Roman" w:hAnsi="Times New Roman" w:cs="Times New Roman"/>
        </w:rPr>
        <w:t>.</w:t>
      </w:r>
    </w:p>
    <w:p w14:paraId="57EDBB43" w14:textId="3B5F19E3" w:rsidR="00714E5C" w:rsidRPr="00FD5AB6" w:rsidRDefault="00AB58E9">
      <w:pPr>
        <w:pStyle w:val="Ttulo3"/>
        <w:jc w:val="both"/>
        <w:rPr>
          <w:rFonts w:ascii="Times New Roman" w:eastAsia="Times New Roman" w:hAnsi="Times New Roman" w:cs="Times New Roman"/>
          <w:b/>
          <w:color w:val="000000"/>
          <w:szCs w:val="24"/>
        </w:rPr>
      </w:pPr>
      <w:r w:rsidRPr="00FD5AB6">
        <w:rPr>
          <w:rFonts w:ascii="Times New Roman" w:eastAsia="Times New Roman" w:hAnsi="Times New Roman" w:cs="Times New Roman"/>
          <w:b/>
          <w:color w:val="000000"/>
          <w:szCs w:val="24"/>
        </w:rPr>
        <w:fldChar w:fldCharType="begin"/>
      </w:r>
      <w:ins w:id="3466" w:author="Maria Paola Fonseca Paez" w:date="2019-11-30T17:13:00Z">
        <w:r w:rsidR="00AC7B2A">
          <w:rPr>
            <w:rFonts w:ascii="Times New Roman" w:eastAsia="Times New Roman" w:hAnsi="Times New Roman" w:cs="Times New Roman"/>
            <w:b/>
            <w:color w:val="000000"/>
            <w:szCs w:val="24"/>
          </w:rPr>
          <w:instrText xml:space="preserve">HYPERLINK  \l "_Módulo_de_minado_1" \h </w:instrText>
        </w:r>
      </w:ins>
      <w:del w:id="3467" w:author="Maria Paola Fonseca Paez" w:date="2019-11-30T17:13:00Z">
        <w:r w:rsidRPr="00FD5AB6" w:rsidDel="00AC7B2A">
          <w:rPr>
            <w:rFonts w:ascii="Times New Roman" w:eastAsia="Times New Roman" w:hAnsi="Times New Roman" w:cs="Times New Roman"/>
            <w:b/>
            <w:color w:val="000000"/>
            <w:szCs w:val="24"/>
          </w:rPr>
          <w:delInstrText xml:space="preserve"> HYPERLINK \l "_x21t1jadgh6k" \h </w:delInstrText>
        </w:r>
      </w:del>
      <w:r w:rsidRPr="00FD5AB6">
        <w:rPr>
          <w:rFonts w:ascii="Times New Roman" w:eastAsia="Times New Roman" w:hAnsi="Times New Roman" w:cs="Times New Roman"/>
          <w:b/>
          <w:color w:val="000000"/>
          <w:szCs w:val="24"/>
        </w:rPr>
        <w:fldChar w:fldCharType="separate"/>
      </w:r>
      <w:bookmarkStart w:id="3468" w:name="_Toc26029286"/>
      <w:r w:rsidRPr="00FD5AB6">
        <w:rPr>
          <w:rFonts w:ascii="Times New Roman" w:eastAsia="Times New Roman" w:hAnsi="Times New Roman" w:cs="Times New Roman"/>
          <w:b/>
          <w:color w:val="000000"/>
          <w:szCs w:val="24"/>
        </w:rPr>
        <w:t xml:space="preserve">Diseño e implementación del </w:t>
      </w:r>
      <w:del w:id="3469" w:author="Maria Paola Fonseca Paez" w:date="2019-11-30T17:59:00Z">
        <w:r w:rsidRPr="00FD5AB6" w:rsidDel="00464182">
          <w:rPr>
            <w:rFonts w:ascii="Times New Roman" w:eastAsia="Times New Roman" w:hAnsi="Times New Roman" w:cs="Times New Roman"/>
            <w:b/>
            <w:color w:val="000000"/>
            <w:szCs w:val="24"/>
          </w:rPr>
          <w:delText xml:space="preserve">bloque </w:delText>
        </w:r>
      </w:del>
      <w:ins w:id="3470" w:author="Maria Paola Fonseca Paez" w:date="2019-11-30T17:59:00Z">
        <w:r w:rsidR="00464182">
          <w:rPr>
            <w:rFonts w:ascii="Times New Roman" w:eastAsia="Times New Roman" w:hAnsi="Times New Roman" w:cs="Times New Roman"/>
            <w:b/>
            <w:color w:val="000000"/>
            <w:szCs w:val="24"/>
          </w:rPr>
          <w:t>subsistema</w:t>
        </w:r>
        <w:r w:rsidR="00464182" w:rsidRPr="00FD5AB6">
          <w:rPr>
            <w:rFonts w:ascii="Times New Roman" w:eastAsia="Times New Roman" w:hAnsi="Times New Roman" w:cs="Times New Roman"/>
            <w:b/>
            <w:color w:val="000000"/>
            <w:szCs w:val="24"/>
          </w:rPr>
          <w:t xml:space="preserve"> </w:t>
        </w:r>
      </w:ins>
      <w:r w:rsidRPr="00FD5AB6">
        <w:rPr>
          <w:rFonts w:ascii="Times New Roman" w:eastAsia="Times New Roman" w:hAnsi="Times New Roman" w:cs="Times New Roman"/>
          <w:b/>
          <w:color w:val="000000"/>
          <w:szCs w:val="24"/>
        </w:rPr>
        <w:t xml:space="preserve">‘output </w:t>
      </w:r>
      <w:proofErr w:type="spellStart"/>
      <w:r w:rsidRPr="00FD5AB6">
        <w:rPr>
          <w:rFonts w:ascii="Times New Roman" w:eastAsia="Times New Roman" w:hAnsi="Times New Roman" w:cs="Times New Roman"/>
          <w:b/>
          <w:color w:val="000000"/>
          <w:szCs w:val="24"/>
        </w:rPr>
        <w:t>sel</w:t>
      </w:r>
      <w:proofErr w:type="spellEnd"/>
      <w:r w:rsidRPr="00FD5AB6">
        <w:rPr>
          <w:rFonts w:ascii="Times New Roman" w:eastAsia="Times New Roman" w:hAnsi="Times New Roman" w:cs="Times New Roman"/>
          <w:b/>
          <w:color w:val="000000"/>
          <w:szCs w:val="24"/>
        </w:rPr>
        <w:t>’</w:t>
      </w:r>
      <w:bookmarkEnd w:id="3468"/>
      <w:r w:rsidRPr="00FD5AB6">
        <w:rPr>
          <w:rFonts w:ascii="Times New Roman" w:eastAsia="Times New Roman" w:hAnsi="Times New Roman" w:cs="Times New Roman"/>
          <w:b/>
          <w:color w:val="000000"/>
          <w:szCs w:val="24"/>
        </w:rPr>
        <w:fldChar w:fldCharType="end"/>
      </w:r>
    </w:p>
    <w:p w14:paraId="5635D520" w14:textId="77777777" w:rsidR="00714E5C" w:rsidRPr="009C09D9" w:rsidRDefault="00714E5C">
      <w:pPr>
        <w:rPr>
          <w:rFonts w:ascii="Times New Roman" w:hAnsi="Times New Roman" w:cs="Times New Roman"/>
        </w:rPr>
      </w:pPr>
    </w:p>
    <w:p w14:paraId="6A3E1A05" w14:textId="175A4F7E"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En </w:t>
      </w:r>
      <w:del w:id="3471" w:author="Maria Paola Fonseca Paez" w:date="2019-12-01T02:03:00Z">
        <w:r w:rsidRPr="009C09D9" w:rsidDel="00F93B94">
          <w:rPr>
            <w:rFonts w:ascii="Times New Roman" w:eastAsia="Times New Roman" w:hAnsi="Times New Roman" w:cs="Times New Roman"/>
          </w:rPr>
          <w:delText>el presente bloque</w:delText>
        </w:r>
      </w:del>
      <w:ins w:id="3472" w:author="Maria Paola Fonseca Paez" w:date="2019-12-01T02:03:00Z">
        <w:r w:rsidR="00F93B94">
          <w:rPr>
            <w:rFonts w:ascii="Times New Roman" w:eastAsia="Times New Roman" w:hAnsi="Times New Roman" w:cs="Times New Roman"/>
          </w:rPr>
          <w:t>la presente sección</w:t>
        </w:r>
      </w:ins>
      <w:r w:rsidRPr="009C09D9">
        <w:rPr>
          <w:rFonts w:ascii="Times New Roman" w:eastAsia="Times New Roman" w:hAnsi="Times New Roman" w:cs="Times New Roman"/>
        </w:rPr>
        <w:t xml:space="preserve"> se describe el funcionamiento del </w:t>
      </w:r>
      <w:del w:id="3473" w:author="Maria Paola Fonseca Paez" w:date="2019-12-01T02:03:00Z">
        <w:r w:rsidRPr="009C09D9" w:rsidDel="00F93B94">
          <w:rPr>
            <w:rFonts w:ascii="Times New Roman" w:eastAsia="Times New Roman" w:hAnsi="Times New Roman" w:cs="Times New Roman"/>
          </w:rPr>
          <w:delText xml:space="preserve">bloque </w:delText>
        </w:r>
      </w:del>
      <w:ins w:id="3474" w:author="Maria Paola Fonseca Paez" w:date="2019-12-01T02:03:00Z">
        <w:r w:rsidR="00F93B94">
          <w:rPr>
            <w:rFonts w:ascii="Times New Roman" w:eastAsia="Times New Roman" w:hAnsi="Times New Roman" w:cs="Times New Roman"/>
          </w:rPr>
          <w:t>subsistema</w:t>
        </w:r>
        <w:r w:rsidR="00F93B94"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que se encarga de seleccionar la salida correcta del </w:t>
      </w:r>
      <w:ins w:id="3475" w:author="Maria Paola Fonseca Paez" w:date="2019-12-01T02:04:00Z">
        <w:r w:rsidR="00712F16">
          <w:rPr>
            <w:rFonts w:ascii="Times New Roman" w:eastAsia="Times New Roman" w:hAnsi="Times New Roman" w:cs="Times New Roman"/>
          </w:rPr>
          <w:t>sistema</w:t>
        </w:r>
        <w:r w:rsidR="00712F16" w:rsidRPr="009C09D9">
          <w:rPr>
            <w:rFonts w:ascii="Times New Roman" w:eastAsia="Times New Roman" w:hAnsi="Times New Roman" w:cs="Times New Roman"/>
          </w:rPr>
          <w:t xml:space="preserve"> </w:t>
        </w:r>
      </w:ins>
      <w:del w:id="3476" w:author="Maria Paola Fonseca Paez" w:date="2019-12-01T02:04:00Z">
        <w:r w:rsidRPr="009C09D9" w:rsidDel="00712F16">
          <w:rPr>
            <w:rFonts w:ascii="Times New Roman" w:eastAsia="Times New Roman" w:hAnsi="Times New Roman" w:cs="Times New Roman"/>
          </w:rPr>
          <w:delText xml:space="preserve">bloque </w:delText>
        </w:r>
      </w:del>
      <w:r w:rsidRPr="009C09D9">
        <w:rPr>
          <w:rFonts w:ascii="Times New Roman" w:eastAsia="Times New Roman" w:hAnsi="Times New Roman" w:cs="Times New Roman"/>
        </w:rPr>
        <w:t>de</w:t>
      </w:r>
      <w:ins w:id="3477" w:author="Maria Paola Fonseca Paez" w:date="2019-12-01T02:04:00Z">
        <w:r w:rsidR="00712F16">
          <w:rPr>
            <w:rFonts w:ascii="Times New Roman" w:eastAsia="Times New Roman" w:hAnsi="Times New Roman" w:cs="Times New Roman"/>
          </w:rPr>
          <w:t xml:space="preserve"> unidades de</w:t>
        </w:r>
      </w:ins>
      <w:r w:rsidRPr="009C09D9">
        <w:rPr>
          <w:rFonts w:ascii="Times New Roman" w:eastAsia="Times New Roman" w:hAnsi="Times New Roman" w:cs="Times New Roman"/>
        </w:rPr>
        <w:t xml:space="preserve"> minado</w:t>
      </w:r>
      <w:ins w:id="3478" w:author="Maria Paola Fonseca Paez" w:date="2019-12-01T02:05:00Z">
        <w:r w:rsidR="00712F16">
          <w:rPr>
            <w:rFonts w:ascii="Times New Roman" w:eastAsia="Times New Roman" w:hAnsi="Times New Roman" w:cs="Times New Roman"/>
          </w:rPr>
          <w:t>,</w:t>
        </w:r>
      </w:ins>
      <w:r w:rsidRPr="009C09D9">
        <w:rPr>
          <w:rFonts w:ascii="Times New Roman" w:eastAsia="Times New Roman" w:hAnsi="Times New Roman" w:cs="Times New Roman"/>
        </w:rPr>
        <w:t xml:space="preserve"> </w:t>
      </w:r>
      <w:del w:id="3479" w:author="Maria Paola Fonseca Paez" w:date="2019-12-01T02:04:00Z">
        <w:r w:rsidRPr="009C09D9" w:rsidDel="00712F16">
          <w:rPr>
            <w:rFonts w:ascii="Times New Roman" w:eastAsia="Times New Roman" w:hAnsi="Times New Roman" w:cs="Times New Roman"/>
          </w:rPr>
          <w:delText xml:space="preserve">indicado </w:delText>
        </w:r>
      </w:del>
      <w:r w:rsidRPr="009C09D9">
        <w:rPr>
          <w:rFonts w:ascii="Times New Roman" w:eastAsia="Times New Roman" w:hAnsi="Times New Roman" w:cs="Times New Roman"/>
        </w:rPr>
        <w:t xml:space="preserve">para enviar a la transmisión serial </w:t>
      </w:r>
    </w:p>
    <w:p w14:paraId="6B791325" w14:textId="77777777" w:rsidR="00714E5C" w:rsidRPr="009C09D9" w:rsidRDefault="00714E5C">
      <w:pPr>
        <w:rPr>
          <w:rFonts w:ascii="Times New Roman" w:hAnsi="Times New Roman" w:cs="Times New Roman"/>
        </w:rPr>
      </w:pPr>
    </w:p>
    <w:p w14:paraId="1EE070C6" w14:textId="77777777" w:rsidR="00714E5C" w:rsidRPr="009C09D9" w:rsidRDefault="00714E5C">
      <w:pPr>
        <w:rPr>
          <w:rFonts w:ascii="Times New Roman" w:hAnsi="Times New Roman" w:cs="Times New Roman"/>
        </w:rPr>
      </w:pPr>
    </w:p>
    <w:p w14:paraId="4AFE1FFE" w14:textId="77777777" w:rsidR="00E21677" w:rsidRDefault="00AB58E9">
      <w:pPr>
        <w:keepNext/>
        <w:jc w:val="center"/>
        <w:rPr>
          <w:ins w:id="3480" w:author="Maria Paola Fonseca Paez" w:date="2019-12-01T02:26:00Z"/>
        </w:rPr>
        <w:pPrChange w:id="3481" w:author="Maria Paola Fonseca Paez" w:date="2019-12-01T02:26:00Z">
          <w:pPr>
            <w:jc w:val="center"/>
          </w:pPr>
        </w:pPrChange>
      </w:pPr>
      <w:r w:rsidRPr="009C09D9">
        <w:rPr>
          <w:rFonts w:ascii="Times New Roman" w:hAnsi="Times New Roman" w:cs="Times New Roman"/>
          <w:noProof/>
          <w:lang w:val="it-IT"/>
        </w:rPr>
        <w:drawing>
          <wp:inline distT="114300" distB="114300" distL="114300" distR="114300" wp14:anchorId="363174E5" wp14:editId="225E3867">
            <wp:extent cx="2562916" cy="3637688"/>
            <wp:effectExtent l="0" t="0" r="0" b="0"/>
            <wp:docPr id="2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8"/>
                    <a:srcRect/>
                    <a:stretch>
                      <a:fillRect/>
                    </a:stretch>
                  </pic:blipFill>
                  <pic:spPr>
                    <a:xfrm>
                      <a:off x="0" y="0"/>
                      <a:ext cx="2562916" cy="3637688"/>
                    </a:xfrm>
                    <a:prstGeom prst="rect">
                      <a:avLst/>
                    </a:prstGeom>
                    <a:ln/>
                  </pic:spPr>
                </pic:pic>
              </a:graphicData>
            </a:graphic>
          </wp:inline>
        </w:drawing>
      </w:r>
    </w:p>
    <w:p w14:paraId="23531900" w14:textId="2EDF7D02" w:rsidR="00714E5C" w:rsidRPr="00E21677" w:rsidRDefault="00E21677">
      <w:pPr>
        <w:pStyle w:val="Descripcin"/>
        <w:jc w:val="center"/>
        <w:rPr>
          <w:rFonts w:ascii="Times New Roman" w:hAnsi="Times New Roman" w:cs="Times New Roman"/>
          <w:rPrChange w:id="3482" w:author="Maria Paola Fonseca Paez" w:date="2019-12-01T02:26:00Z">
            <w:rPr>
              <w:rFonts w:ascii="Times New Roman" w:hAnsi="Times New Roman" w:cs="Times New Roman"/>
            </w:rPr>
          </w:rPrChange>
        </w:rPr>
        <w:pPrChange w:id="3483" w:author="Maria Paola Fonseca Paez" w:date="2019-12-01T02:26:00Z">
          <w:pPr>
            <w:jc w:val="center"/>
          </w:pPr>
        </w:pPrChange>
      </w:pPr>
      <w:ins w:id="3484" w:author="Maria Paola Fonseca Paez" w:date="2019-12-01T02:26:00Z">
        <w:r w:rsidRPr="00E21677">
          <w:rPr>
            <w:rFonts w:ascii="Times New Roman" w:hAnsi="Times New Roman" w:cs="Times New Roman"/>
            <w:color w:val="auto"/>
            <w:rPrChange w:id="3485" w:author="Maria Paola Fonseca Paez" w:date="2019-12-01T02:26:00Z">
              <w:rPr>
                <w:i/>
                <w:iCs/>
              </w:rPr>
            </w:rPrChange>
          </w:rPr>
          <w:t xml:space="preserve">Figura </w:t>
        </w:r>
        <w:r w:rsidRPr="00E21677">
          <w:rPr>
            <w:rFonts w:ascii="Times New Roman" w:hAnsi="Times New Roman" w:cs="Times New Roman"/>
            <w:color w:val="auto"/>
            <w:rPrChange w:id="3486" w:author="Maria Paola Fonseca Paez" w:date="2019-12-01T02:26:00Z">
              <w:rPr>
                <w:i/>
                <w:iCs/>
              </w:rPr>
            </w:rPrChange>
          </w:rPr>
          <w:fldChar w:fldCharType="begin"/>
        </w:r>
        <w:r w:rsidRPr="00E21677">
          <w:rPr>
            <w:rFonts w:ascii="Times New Roman" w:hAnsi="Times New Roman" w:cs="Times New Roman"/>
            <w:color w:val="auto"/>
            <w:rPrChange w:id="3487" w:author="Maria Paola Fonseca Paez" w:date="2019-12-01T02:26:00Z">
              <w:rPr>
                <w:i/>
                <w:iCs/>
              </w:rPr>
            </w:rPrChange>
          </w:rPr>
          <w:instrText xml:space="preserve"> SEQ Figura \* ARABIC </w:instrText>
        </w:r>
      </w:ins>
      <w:r w:rsidRPr="00E21677">
        <w:rPr>
          <w:rFonts w:ascii="Times New Roman" w:hAnsi="Times New Roman" w:cs="Times New Roman"/>
          <w:color w:val="auto"/>
          <w:rPrChange w:id="3488" w:author="Maria Paola Fonseca Paez" w:date="2019-12-01T02:26:00Z">
            <w:rPr>
              <w:i/>
              <w:iCs/>
            </w:rPr>
          </w:rPrChange>
        </w:rPr>
        <w:fldChar w:fldCharType="separate"/>
      </w:r>
      <w:ins w:id="3489" w:author="Maria Paola Fonseca Paez" w:date="2019-12-01T03:44:00Z">
        <w:r w:rsidR="00025C63">
          <w:rPr>
            <w:rFonts w:ascii="Times New Roman" w:hAnsi="Times New Roman" w:cs="Times New Roman"/>
            <w:noProof/>
            <w:color w:val="auto"/>
          </w:rPr>
          <w:t>17</w:t>
        </w:r>
      </w:ins>
      <w:ins w:id="3490" w:author="Maria Paola Fonseca Paez" w:date="2019-12-01T02:26:00Z">
        <w:r w:rsidRPr="00E21677">
          <w:rPr>
            <w:rFonts w:ascii="Times New Roman" w:hAnsi="Times New Roman" w:cs="Times New Roman"/>
            <w:color w:val="auto"/>
            <w:rPrChange w:id="3491" w:author="Maria Paola Fonseca Paez" w:date="2019-12-01T02:26:00Z">
              <w:rPr>
                <w:i/>
                <w:iCs/>
              </w:rPr>
            </w:rPrChange>
          </w:rPr>
          <w:fldChar w:fldCharType="end"/>
        </w:r>
        <w:r w:rsidRPr="00E21677">
          <w:rPr>
            <w:rFonts w:ascii="Times New Roman" w:hAnsi="Times New Roman" w:cs="Times New Roman"/>
            <w:color w:val="auto"/>
            <w:rPrChange w:id="3492" w:author="Maria Paola Fonseca Paez" w:date="2019-12-01T02:26:00Z">
              <w:rPr>
                <w:i/>
                <w:iCs/>
              </w:rPr>
            </w:rPrChange>
          </w:rPr>
          <w:t xml:space="preserve">. Diagrama de bloques del subsistema Output </w:t>
        </w:r>
        <w:proofErr w:type="spellStart"/>
        <w:r w:rsidRPr="00E21677">
          <w:rPr>
            <w:rFonts w:ascii="Times New Roman" w:hAnsi="Times New Roman" w:cs="Times New Roman"/>
            <w:color w:val="auto"/>
            <w:rPrChange w:id="3493" w:author="Maria Paola Fonseca Paez" w:date="2019-12-01T02:26:00Z">
              <w:rPr>
                <w:i/>
                <w:iCs/>
              </w:rPr>
            </w:rPrChange>
          </w:rPr>
          <w:t>sel</w:t>
        </w:r>
        <w:proofErr w:type="spellEnd"/>
        <w:r w:rsidRPr="00E21677">
          <w:rPr>
            <w:rFonts w:ascii="Times New Roman" w:hAnsi="Times New Roman" w:cs="Times New Roman"/>
            <w:color w:val="auto"/>
            <w:rPrChange w:id="3494" w:author="Maria Paola Fonseca Paez" w:date="2019-12-01T02:26:00Z">
              <w:rPr>
                <w:i/>
                <w:iCs/>
              </w:rPr>
            </w:rPrChange>
          </w:rPr>
          <w:t>.</w:t>
        </w:r>
      </w:ins>
    </w:p>
    <w:p w14:paraId="45F2C9E6" w14:textId="5E6A9995" w:rsidR="00714E5C" w:rsidRPr="009C09D9" w:rsidDel="00E21677" w:rsidRDefault="00AB58E9">
      <w:pPr>
        <w:jc w:val="center"/>
        <w:rPr>
          <w:del w:id="3495" w:author="Maria Paola Fonseca Paez" w:date="2019-12-01T02:26:00Z"/>
          <w:rFonts w:ascii="Times New Roman" w:hAnsi="Times New Roman" w:cs="Times New Roman"/>
        </w:rPr>
      </w:pPr>
      <w:del w:id="3496" w:author="Maria Paola Fonseca Paez" w:date="2019-12-01T02:26:00Z">
        <w:r w:rsidRPr="009C09D9" w:rsidDel="00E21677">
          <w:rPr>
            <w:rFonts w:ascii="Times New Roman" w:eastAsia="Times New Roman" w:hAnsi="Times New Roman" w:cs="Times New Roman"/>
            <w:i/>
            <w:sz w:val="20"/>
            <w:szCs w:val="20"/>
          </w:rPr>
          <w:delText>Figura X.</w:delText>
        </w:r>
      </w:del>
      <w:r w:rsidRPr="009C09D9">
        <w:rPr>
          <w:rFonts w:ascii="Times New Roman" w:eastAsia="Times New Roman" w:hAnsi="Times New Roman" w:cs="Times New Roman"/>
          <w:i/>
          <w:sz w:val="20"/>
          <w:szCs w:val="20"/>
        </w:rPr>
        <w:t xml:space="preserve"> </w:t>
      </w:r>
      <w:del w:id="3497" w:author="Maria Paola Fonseca Paez" w:date="2019-12-01T02:26:00Z">
        <w:r w:rsidRPr="009C09D9" w:rsidDel="00E21677">
          <w:rPr>
            <w:rFonts w:ascii="Times New Roman" w:eastAsia="Times New Roman" w:hAnsi="Times New Roman" w:cs="Times New Roman"/>
            <w:i/>
            <w:sz w:val="20"/>
            <w:szCs w:val="20"/>
          </w:rPr>
          <w:delText xml:space="preserve">diagrama de bloques del </w:delText>
        </w:r>
      </w:del>
      <w:del w:id="3498" w:author="Maria Paola Fonseca Paez" w:date="2019-12-01T02:07:00Z">
        <w:r w:rsidRPr="009C09D9" w:rsidDel="00712F16">
          <w:rPr>
            <w:rFonts w:ascii="Times New Roman" w:eastAsia="Times New Roman" w:hAnsi="Times New Roman" w:cs="Times New Roman"/>
            <w:i/>
            <w:sz w:val="20"/>
            <w:szCs w:val="20"/>
          </w:rPr>
          <w:delText xml:space="preserve">bloque </w:delText>
        </w:r>
      </w:del>
      <w:del w:id="3499" w:author="Maria Paola Fonseca Paez" w:date="2019-12-01T02:26:00Z">
        <w:r w:rsidRPr="009C09D9" w:rsidDel="00E21677">
          <w:rPr>
            <w:rFonts w:ascii="Times New Roman" w:eastAsia="Times New Roman" w:hAnsi="Times New Roman" w:cs="Times New Roman"/>
            <w:i/>
            <w:sz w:val="20"/>
            <w:szCs w:val="20"/>
          </w:rPr>
          <w:delText>Output sel.</w:delText>
        </w:r>
      </w:del>
    </w:p>
    <w:p w14:paraId="0E385F8A" w14:textId="77777777" w:rsidR="00714E5C" w:rsidRPr="009C09D9" w:rsidRDefault="00714E5C">
      <w:pPr>
        <w:jc w:val="center"/>
        <w:rPr>
          <w:rFonts w:ascii="Times New Roman" w:hAnsi="Times New Roman" w:cs="Times New Roman"/>
        </w:rPr>
        <w:pPrChange w:id="3500" w:author="Maria Paola Fonseca Paez" w:date="2019-12-01T02:26:00Z">
          <w:pPr>
            <w:jc w:val="both"/>
          </w:pPr>
        </w:pPrChange>
      </w:pPr>
    </w:p>
    <w:p w14:paraId="23B5E296" w14:textId="7AF2EE6B"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Para el registro de salida </w:t>
      </w:r>
      <w:r w:rsidRPr="00E21677">
        <w:rPr>
          <w:rFonts w:ascii="Times New Roman" w:eastAsia="Times New Roman" w:hAnsi="Times New Roman" w:cs="Times New Roman"/>
          <w:b/>
          <w:rPrChange w:id="3501" w:author="Maria Paola Fonseca Paez" w:date="2019-12-01T02:26:00Z">
            <w:rPr>
              <w:rFonts w:ascii="Times New Roman" w:eastAsia="Times New Roman" w:hAnsi="Times New Roman" w:cs="Times New Roman"/>
            </w:rPr>
          </w:rPrChange>
        </w:rPr>
        <w:t xml:space="preserve">output </w:t>
      </w:r>
      <w:proofErr w:type="spellStart"/>
      <w:r w:rsidRPr="00E21677">
        <w:rPr>
          <w:rFonts w:ascii="Times New Roman" w:eastAsia="Times New Roman" w:hAnsi="Times New Roman" w:cs="Times New Roman"/>
          <w:b/>
          <w:rPrChange w:id="3502" w:author="Maria Paola Fonseca Paez" w:date="2019-12-01T02:26:00Z">
            <w:rPr>
              <w:rFonts w:ascii="Times New Roman" w:eastAsia="Times New Roman" w:hAnsi="Times New Roman" w:cs="Times New Roman"/>
            </w:rPr>
          </w:rPrChange>
        </w:rPr>
        <w:t>sel</w:t>
      </w:r>
      <w:proofErr w:type="spellEnd"/>
      <w:r w:rsidRPr="009C09D9">
        <w:rPr>
          <w:rFonts w:ascii="Times New Roman" w:eastAsia="Times New Roman" w:hAnsi="Times New Roman" w:cs="Times New Roman"/>
        </w:rPr>
        <w:t xml:space="preserve">, se tienen como entradas todas las salidas </w:t>
      </w:r>
      <w:del w:id="3503" w:author="Maria Paola Fonseca Paez" w:date="2019-12-01T02:07:00Z">
        <w:r w:rsidRPr="009C09D9" w:rsidDel="00712F16">
          <w:rPr>
            <w:rFonts w:ascii="Times New Roman" w:eastAsia="Times New Roman" w:hAnsi="Times New Roman" w:cs="Times New Roman"/>
          </w:rPr>
          <w:delText>del sub bloques</w:delText>
        </w:r>
      </w:del>
      <w:ins w:id="3504" w:author="Maria Paola Fonseca Paez" w:date="2019-12-01T02:07:00Z">
        <w:r w:rsidR="00712F16">
          <w:rPr>
            <w:rFonts w:ascii="Times New Roman" w:eastAsia="Times New Roman" w:hAnsi="Times New Roman" w:cs="Times New Roman"/>
          </w:rPr>
          <w:t>de las unidades</w:t>
        </w:r>
      </w:ins>
      <w:r w:rsidRPr="009C09D9">
        <w:rPr>
          <w:rFonts w:ascii="Times New Roman" w:eastAsia="Times New Roman" w:hAnsi="Times New Roman" w:cs="Times New Roman"/>
        </w:rPr>
        <w:t xml:space="preserve"> de las funciones </w:t>
      </w:r>
      <w:r w:rsidRPr="00E21677">
        <w:rPr>
          <w:rFonts w:ascii="Times New Roman" w:eastAsia="Times New Roman" w:hAnsi="Times New Roman" w:cs="Times New Roman"/>
          <w:i/>
          <w:rPrChange w:id="3505" w:author="Maria Paola Fonseca Paez" w:date="2019-12-01T02:27:00Z">
            <w:rPr>
              <w:rFonts w:ascii="Times New Roman" w:eastAsia="Times New Roman" w:hAnsi="Times New Roman" w:cs="Times New Roman"/>
            </w:rPr>
          </w:rPrChange>
        </w:rPr>
        <w:t>hash</w:t>
      </w:r>
      <w:r w:rsidRPr="009C09D9">
        <w:rPr>
          <w:rFonts w:ascii="Times New Roman" w:eastAsia="Times New Roman" w:hAnsi="Times New Roman" w:cs="Times New Roman"/>
        </w:rPr>
        <w:t xml:space="preserve"> de cada </w:t>
      </w:r>
      <w:ins w:id="3506" w:author="Maria Paola Fonseca Paez" w:date="2019-12-01T02:06:00Z">
        <w:r w:rsidR="00712F16">
          <w:rPr>
            <w:rFonts w:ascii="Times New Roman" w:eastAsia="Times New Roman" w:hAnsi="Times New Roman" w:cs="Times New Roman"/>
          </w:rPr>
          <w:t>subsistema</w:t>
        </w:r>
        <w:r w:rsidR="00712F16" w:rsidRPr="009C09D9">
          <w:rPr>
            <w:rFonts w:ascii="Times New Roman" w:eastAsia="Times New Roman" w:hAnsi="Times New Roman" w:cs="Times New Roman"/>
          </w:rPr>
          <w:t xml:space="preserve"> </w:t>
        </w:r>
      </w:ins>
      <w:del w:id="3507" w:author="Maria Paola Fonseca Paez" w:date="2019-12-01T02:06:00Z">
        <w:r w:rsidRPr="009C09D9" w:rsidDel="00712F16">
          <w:rPr>
            <w:rFonts w:ascii="Times New Roman" w:eastAsia="Times New Roman" w:hAnsi="Times New Roman" w:cs="Times New Roman"/>
          </w:rPr>
          <w:delText>bloque</w:delText>
        </w:r>
      </w:del>
      <w:r w:rsidRPr="009C09D9">
        <w:rPr>
          <w:rFonts w:ascii="Times New Roman" w:eastAsia="Times New Roman" w:hAnsi="Times New Roman" w:cs="Times New Roman"/>
        </w:rPr>
        <w:t xml:space="preserve"> de minado, es decir output</w:t>
      </w:r>
      <w:ins w:id="3508" w:author="Maria Paola Fonseca Paez" w:date="2019-12-01T02:27:00Z">
        <w:r w:rsidR="00E21677">
          <w:rPr>
            <w:rFonts w:ascii="Times New Roman" w:eastAsia="Times New Roman" w:hAnsi="Times New Roman" w:cs="Times New Roman"/>
          </w:rPr>
          <w:t xml:space="preserve"> </w:t>
        </w:r>
      </w:ins>
      <w:r w:rsidRPr="009C09D9">
        <w:rPr>
          <w:rFonts w:ascii="Times New Roman" w:eastAsia="Times New Roman" w:hAnsi="Times New Roman" w:cs="Times New Roman"/>
        </w:rPr>
        <w:t>0 hasta output F</w:t>
      </w:r>
      <w:ins w:id="3509" w:author="Maria Paola Fonseca Paez" w:date="2019-12-01T02:27:00Z">
        <w:r w:rsidR="00E21677">
          <w:rPr>
            <w:rFonts w:ascii="Times New Roman" w:eastAsia="Times New Roman" w:hAnsi="Times New Roman" w:cs="Times New Roman"/>
          </w:rPr>
          <w:t>, L</w:t>
        </w:r>
      </w:ins>
      <w:del w:id="3510" w:author="Maria Paola Fonseca Paez" w:date="2019-12-01T02:27:00Z">
        <w:r w:rsidRPr="009C09D9" w:rsidDel="00E21677">
          <w:rPr>
            <w:rFonts w:ascii="Times New Roman" w:eastAsia="Times New Roman" w:hAnsi="Times New Roman" w:cs="Times New Roman"/>
          </w:rPr>
          <w:delText>, l</w:delText>
        </w:r>
      </w:del>
      <w:r w:rsidRPr="009C09D9">
        <w:rPr>
          <w:rFonts w:ascii="Times New Roman" w:eastAsia="Times New Roman" w:hAnsi="Times New Roman" w:cs="Times New Roman"/>
        </w:rPr>
        <w:t xml:space="preserve">as salidas del </w:t>
      </w:r>
      <w:r w:rsidRPr="00E21677">
        <w:rPr>
          <w:rFonts w:ascii="Times New Roman" w:eastAsia="Times New Roman" w:hAnsi="Times New Roman" w:cs="Times New Roman"/>
          <w:i/>
          <w:rPrChange w:id="3511" w:author="Maria Paola Fonseca Paez" w:date="2019-12-01T02:27:00Z">
            <w:rPr>
              <w:rFonts w:ascii="Times New Roman" w:eastAsia="Times New Roman" w:hAnsi="Times New Roman" w:cs="Times New Roman"/>
            </w:rPr>
          </w:rPrChange>
        </w:rPr>
        <w:t>nonce</w:t>
      </w:r>
      <w:r w:rsidRPr="009C09D9">
        <w:rPr>
          <w:rFonts w:ascii="Times New Roman" w:eastAsia="Times New Roman" w:hAnsi="Times New Roman" w:cs="Times New Roman"/>
        </w:rPr>
        <w:t xml:space="preserve"> de </w:t>
      </w:r>
      <w:del w:id="3512" w:author="Maria Paola Fonseca Paez" w:date="2019-12-01T02:28:00Z">
        <w:r w:rsidRPr="009C09D9" w:rsidDel="00E21677">
          <w:rPr>
            <w:rFonts w:ascii="Times New Roman" w:eastAsia="Times New Roman" w:hAnsi="Times New Roman" w:cs="Times New Roman"/>
          </w:rPr>
          <w:delText xml:space="preserve">todos los </w:delText>
        </w:r>
      </w:del>
      <w:ins w:id="3513" w:author="Maria Paola Fonseca Paez" w:date="2019-12-01T02:28:00Z">
        <w:r w:rsidR="00E21677">
          <w:rPr>
            <w:rFonts w:ascii="Times New Roman" w:eastAsia="Times New Roman" w:hAnsi="Times New Roman" w:cs="Times New Roman"/>
          </w:rPr>
          <w:t>todas las unidades</w:t>
        </w:r>
      </w:ins>
      <w:ins w:id="3514" w:author="Maria Paola Fonseca Paez" w:date="2019-12-01T02:06:00Z">
        <w:r w:rsidR="00712F16" w:rsidRPr="009C09D9">
          <w:rPr>
            <w:rFonts w:ascii="Times New Roman" w:eastAsia="Times New Roman" w:hAnsi="Times New Roman" w:cs="Times New Roman"/>
          </w:rPr>
          <w:t xml:space="preserve"> </w:t>
        </w:r>
      </w:ins>
      <w:del w:id="3515" w:author="Maria Paola Fonseca Paez" w:date="2019-12-01T02:06:00Z">
        <w:r w:rsidRPr="009C09D9" w:rsidDel="00712F16">
          <w:rPr>
            <w:rFonts w:ascii="Times New Roman" w:eastAsia="Times New Roman" w:hAnsi="Times New Roman" w:cs="Times New Roman"/>
          </w:rPr>
          <w:delText xml:space="preserve">bloques </w:delText>
        </w:r>
      </w:del>
      <w:r w:rsidRPr="009C09D9">
        <w:rPr>
          <w:rFonts w:ascii="Times New Roman" w:eastAsia="Times New Roman" w:hAnsi="Times New Roman" w:cs="Times New Roman"/>
        </w:rPr>
        <w:t xml:space="preserve">de minado, el registro </w:t>
      </w:r>
      <w:proofErr w:type="spellStart"/>
      <w:r w:rsidRPr="00E21677">
        <w:rPr>
          <w:rFonts w:ascii="Times New Roman" w:eastAsia="Times New Roman" w:hAnsi="Times New Roman" w:cs="Times New Roman"/>
          <w:i/>
          <w:rPrChange w:id="3516" w:author="Maria Paola Fonseca Paez" w:date="2019-12-01T02:28:00Z">
            <w:rPr>
              <w:rFonts w:ascii="Times New Roman" w:eastAsia="Times New Roman" w:hAnsi="Times New Roman" w:cs="Times New Roman"/>
            </w:rPr>
          </w:rPrChange>
        </w:rPr>
        <w:t>ceros_ok</w:t>
      </w:r>
      <w:proofErr w:type="spellEnd"/>
      <w:r w:rsidRPr="009C09D9">
        <w:rPr>
          <w:rFonts w:ascii="Times New Roman" w:eastAsia="Times New Roman" w:hAnsi="Times New Roman" w:cs="Times New Roman"/>
        </w:rPr>
        <w:t xml:space="preserve"> proveniente </w:t>
      </w:r>
      <w:del w:id="3517" w:author="Maria Paola Fonseca Paez" w:date="2019-12-01T02:28:00Z">
        <w:r w:rsidRPr="00E21677" w:rsidDel="00E21677">
          <w:rPr>
            <w:rFonts w:ascii="Times New Roman" w:eastAsia="Times New Roman" w:hAnsi="Times New Roman" w:cs="Times New Roman"/>
            <w:highlight w:val="yellow"/>
            <w:rPrChange w:id="3518" w:author="Maria Paola Fonseca Paez" w:date="2019-12-01T02:28:00Z">
              <w:rPr>
                <w:rFonts w:ascii="Times New Roman" w:eastAsia="Times New Roman" w:hAnsi="Times New Roman" w:cs="Times New Roman"/>
                <w:b/>
                <w:highlight w:val="yellow"/>
              </w:rPr>
            </w:rPrChange>
          </w:rPr>
          <w:delText>de el</w:delText>
        </w:r>
      </w:del>
      <w:ins w:id="3519" w:author="Maria Paola Fonseca Paez" w:date="2019-12-01T02:28:00Z">
        <w:r w:rsidR="00E21677" w:rsidRPr="00E21677">
          <w:rPr>
            <w:rFonts w:ascii="Times New Roman" w:eastAsia="Times New Roman" w:hAnsi="Times New Roman" w:cs="Times New Roman"/>
            <w:rPrChange w:id="3520" w:author="Maria Paola Fonseca Paez" w:date="2019-12-01T02:28:00Z">
              <w:rPr>
                <w:rFonts w:ascii="Times New Roman" w:eastAsia="Times New Roman" w:hAnsi="Times New Roman" w:cs="Times New Roman"/>
                <w:b/>
              </w:rPr>
            </w:rPrChange>
          </w:rPr>
          <w:t>del</w:t>
        </w:r>
      </w:ins>
      <w:r w:rsidRPr="009C09D9">
        <w:rPr>
          <w:rFonts w:ascii="Times New Roman" w:eastAsia="Times New Roman" w:hAnsi="Times New Roman" w:cs="Times New Roman"/>
        </w:rPr>
        <w:t xml:space="preserve"> </w:t>
      </w:r>
      <w:ins w:id="3521" w:author="Maria Paola Fonseca Paez" w:date="2019-12-01T02:06:00Z">
        <w:r w:rsidR="00712F16">
          <w:rPr>
            <w:rFonts w:ascii="Times New Roman" w:eastAsia="Times New Roman" w:hAnsi="Times New Roman" w:cs="Times New Roman"/>
          </w:rPr>
          <w:t>subsistema</w:t>
        </w:r>
        <w:r w:rsidR="00712F16" w:rsidRPr="009C09D9">
          <w:rPr>
            <w:rFonts w:ascii="Times New Roman" w:eastAsia="Times New Roman" w:hAnsi="Times New Roman" w:cs="Times New Roman"/>
          </w:rPr>
          <w:t xml:space="preserve"> </w:t>
        </w:r>
      </w:ins>
      <w:del w:id="3522" w:author="Maria Paola Fonseca Paez" w:date="2019-12-01T02:06:00Z">
        <w:r w:rsidRPr="00E21677" w:rsidDel="00712F16">
          <w:rPr>
            <w:rFonts w:ascii="Times New Roman" w:eastAsia="Times New Roman" w:hAnsi="Times New Roman" w:cs="Times New Roman"/>
            <w:b/>
            <w:rPrChange w:id="3523" w:author="Maria Paola Fonseca Paez" w:date="2019-12-01T02:28:00Z">
              <w:rPr>
                <w:rFonts w:ascii="Times New Roman" w:eastAsia="Times New Roman" w:hAnsi="Times New Roman" w:cs="Times New Roman"/>
              </w:rPr>
            </w:rPrChange>
          </w:rPr>
          <w:delText xml:space="preserve">bloque </w:delText>
        </w:r>
      </w:del>
      <w:proofErr w:type="spellStart"/>
      <w:r w:rsidRPr="00E21677">
        <w:rPr>
          <w:rFonts w:ascii="Times New Roman" w:eastAsia="Times New Roman" w:hAnsi="Times New Roman" w:cs="Times New Roman"/>
          <w:b/>
          <w:rPrChange w:id="3524" w:author="Maria Paola Fonseca Paez" w:date="2019-12-01T02:28:00Z">
            <w:rPr>
              <w:rFonts w:ascii="Times New Roman" w:eastAsia="Times New Roman" w:hAnsi="Times New Roman" w:cs="Times New Roman"/>
            </w:rPr>
          </w:rPrChange>
        </w:rPr>
        <w:t>out</w:t>
      </w:r>
      <w:proofErr w:type="spellEnd"/>
      <w:r w:rsidRPr="00E21677">
        <w:rPr>
          <w:rFonts w:ascii="Times New Roman" w:eastAsia="Times New Roman" w:hAnsi="Times New Roman" w:cs="Times New Roman"/>
          <w:b/>
          <w:rPrChange w:id="3525" w:author="Maria Paola Fonseca Paez" w:date="2019-12-01T02:28:00Z">
            <w:rPr>
              <w:rFonts w:ascii="Times New Roman" w:eastAsia="Times New Roman" w:hAnsi="Times New Roman" w:cs="Times New Roman"/>
            </w:rPr>
          </w:rPrChange>
        </w:rPr>
        <w:t xml:space="preserve"> </w:t>
      </w:r>
      <w:proofErr w:type="spellStart"/>
      <w:r w:rsidRPr="00E21677">
        <w:rPr>
          <w:rFonts w:ascii="Times New Roman" w:eastAsia="Times New Roman" w:hAnsi="Times New Roman" w:cs="Times New Roman"/>
          <w:b/>
          <w:rPrChange w:id="3526" w:author="Maria Paola Fonseca Paez" w:date="2019-12-01T02:28:00Z">
            <w:rPr>
              <w:rFonts w:ascii="Times New Roman" w:eastAsia="Times New Roman" w:hAnsi="Times New Roman" w:cs="Times New Roman"/>
            </w:rPr>
          </w:rPrChange>
        </w:rPr>
        <w:t>select</w:t>
      </w:r>
      <w:proofErr w:type="spellEnd"/>
      <w:r w:rsidRPr="009C09D9">
        <w:rPr>
          <w:rFonts w:ascii="Times New Roman" w:eastAsia="Times New Roman" w:hAnsi="Times New Roman" w:cs="Times New Roman"/>
        </w:rPr>
        <w:t xml:space="preserve"> y el </w:t>
      </w:r>
      <w:del w:id="3527" w:author="Maria Paola Fonseca Paez" w:date="2019-12-01T02:28:00Z">
        <w:r w:rsidRPr="009C09D9" w:rsidDel="00E21677">
          <w:rPr>
            <w:rFonts w:ascii="Times New Roman" w:eastAsia="Times New Roman" w:hAnsi="Times New Roman" w:cs="Times New Roman"/>
          </w:rPr>
          <w:delText>enable</w:delText>
        </w:r>
      </w:del>
      <w:ins w:id="3528" w:author="Maria Paola Fonseca Paez" w:date="2019-12-01T02:28:00Z">
        <w:r w:rsidR="00E21677">
          <w:rPr>
            <w:rFonts w:ascii="Times New Roman" w:eastAsia="Times New Roman" w:hAnsi="Times New Roman" w:cs="Times New Roman"/>
          </w:rPr>
          <w:t>habilitador</w:t>
        </w:r>
      </w:ins>
      <w:r w:rsidRPr="009C09D9">
        <w:rPr>
          <w:rFonts w:ascii="Times New Roman" w:eastAsia="Times New Roman" w:hAnsi="Times New Roman" w:cs="Times New Roman"/>
        </w:rPr>
        <w:t xml:space="preserve">. </w:t>
      </w:r>
      <w:del w:id="3529" w:author="Maria Paola Fonseca Paez" w:date="2019-12-01T02:29:00Z">
        <w:r w:rsidRPr="009C09D9" w:rsidDel="00E21677">
          <w:rPr>
            <w:rFonts w:ascii="Times New Roman" w:eastAsia="Times New Roman" w:hAnsi="Times New Roman" w:cs="Times New Roman"/>
          </w:rPr>
          <w:delText xml:space="preserve">Y </w:delText>
        </w:r>
      </w:del>
      <w:ins w:id="3530" w:author="Maria Paola Fonseca Paez" w:date="2019-12-01T02:29:00Z">
        <w:r w:rsidR="00E21677">
          <w:rPr>
            <w:rFonts w:ascii="Times New Roman" w:eastAsia="Times New Roman" w:hAnsi="Times New Roman" w:cs="Times New Roman"/>
          </w:rPr>
          <w:t>Se</w:t>
        </w:r>
      </w:ins>
      <w:del w:id="3531" w:author="Maria Paola Fonseca Paez" w:date="2019-12-01T02:28:00Z">
        <w:r w:rsidRPr="009C09D9" w:rsidDel="00E21677">
          <w:rPr>
            <w:rFonts w:ascii="Times New Roman" w:eastAsia="Times New Roman" w:hAnsi="Times New Roman" w:cs="Times New Roman"/>
          </w:rPr>
          <w:delText>se</w:delText>
        </w:r>
      </w:del>
      <w:r w:rsidRPr="009C09D9">
        <w:rPr>
          <w:rFonts w:ascii="Times New Roman" w:eastAsia="Times New Roman" w:hAnsi="Times New Roman" w:cs="Times New Roman"/>
        </w:rPr>
        <w:t xml:space="preserve"> tiene como </w:t>
      </w:r>
      <w:commentRangeStart w:id="3532"/>
      <w:r w:rsidRPr="009C09D9">
        <w:rPr>
          <w:rFonts w:ascii="Times New Roman" w:eastAsia="Times New Roman" w:hAnsi="Times New Roman" w:cs="Times New Roman"/>
        </w:rPr>
        <w:t xml:space="preserve">salida </w:t>
      </w:r>
      <w:del w:id="3533" w:author="Maria Paola Fonseca Paez" w:date="2019-12-01T02:29:00Z">
        <w:r w:rsidRPr="009C09D9" w:rsidDel="00E21677">
          <w:rPr>
            <w:rFonts w:ascii="Times New Roman" w:eastAsia="Times New Roman" w:hAnsi="Times New Roman" w:cs="Times New Roman"/>
          </w:rPr>
          <w:delText>la salida</w:delText>
        </w:r>
      </w:del>
      <w:ins w:id="3534" w:author="Maria Paola Fonseca Paez" w:date="2019-12-01T02:29:00Z">
        <w:r w:rsidR="00E21677">
          <w:rPr>
            <w:rFonts w:ascii="Times New Roman" w:eastAsia="Times New Roman" w:hAnsi="Times New Roman" w:cs="Times New Roman"/>
          </w:rPr>
          <w:t>la información</w:t>
        </w:r>
      </w:ins>
      <w:r w:rsidRPr="009C09D9">
        <w:rPr>
          <w:rFonts w:ascii="Times New Roman" w:eastAsia="Times New Roman" w:hAnsi="Times New Roman" w:cs="Times New Roman"/>
        </w:rPr>
        <w:t xml:space="preserve"> </w:t>
      </w:r>
      <w:commentRangeEnd w:id="3532"/>
      <w:r w:rsidR="008219E9" w:rsidRPr="009C09D9">
        <w:rPr>
          <w:rStyle w:val="Refdecomentario"/>
          <w:rFonts w:ascii="Times New Roman" w:hAnsi="Times New Roman" w:cs="Times New Roman"/>
        </w:rPr>
        <w:commentReference w:id="3532"/>
      </w:r>
      <w:del w:id="3535" w:author="Maria Paola Fonseca Paez" w:date="2019-12-01T02:29:00Z">
        <w:r w:rsidRPr="009C09D9" w:rsidDel="00E21677">
          <w:rPr>
            <w:rFonts w:ascii="Times New Roman" w:eastAsia="Times New Roman" w:hAnsi="Times New Roman" w:cs="Times New Roman"/>
          </w:rPr>
          <w:delText xml:space="preserve">final </w:delText>
        </w:r>
      </w:del>
      <w:r w:rsidRPr="009C09D9">
        <w:rPr>
          <w:rFonts w:ascii="Times New Roman" w:eastAsia="Times New Roman" w:hAnsi="Times New Roman" w:cs="Times New Roman"/>
        </w:rPr>
        <w:t xml:space="preserve">que va hacía el </w:t>
      </w:r>
      <w:ins w:id="3536" w:author="Maria Paola Fonseca Paez" w:date="2019-12-01T02:06:00Z">
        <w:r w:rsidR="00712F16">
          <w:rPr>
            <w:rFonts w:ascii="Times New Roman" w:eastAsia="Times New Roman" w:hAnsi="Times New Roman" w:cs="Times New Roman"/>
          </w:rPr>
          <w:t>subsistema</w:t>
        </w:r>
        <w:r w:rsidR="00712F16" w:rsidRPr="009C09D9">
          <w:rPr>
            <w:rFonts w:ascii="Times New Roman" w:eastAsia="Times New Roman" w:hAnsi="Times New Roman" w:cs="Times New Roman"/>
          </w:rPr>
          <w:t xml:space="preserve"> </w:t>
        </w:r>
      </w:ins>
      <w:del w:id="3537" w:author="Maria Paola Fonseca Paez" w:date="2019-12-01T02:06:00Z">
        <w:r w:rsidRPr="009C09D9" w:rsidDel="00712F16">
          <w:rPr>
            <w:rFonts w:ascii="Times New Roman" w:eastAsia="Times New Roman" w:hAnsi="Times New Roman" w:cs="Times New Roman"/>
          </w:rPr>
          <w:delText xml:space="preserve">bloque </w:delText>
        </w:r>
      </w:del>
      <w:del w:id="3538" w:author="Maria Paola Fonseca Paez" w:date="2019-12-01T02:29:00Z">
        <w:r w:rsidRPr="009C09D9" w:rsidDel="00E21677">
          <w:rPr>
            <w:rFonts w:ascii="Times New Roman" w:eastAsia="Times New Roman" w:hAnsi="Times New Roman" w:cs="Times New Roman"/>
          </w:rPr>
          <w:delText xml:space="preserve">de </w:delText>
        </w:r>
      </w:del>
      <w:r w:rsidRPr="00E21677">
        <w:rPr>
          <w:rFonts w:ascii="Times New Roman" w:eastAsia="Times New Roman" w:hAnsi="Times New Roman" w:cs="Times New Roman"/>
          <w:b/>
          <w:rPrChange w:id="3539" w:author="Maria Paola Fonseca Paez" w:date="2019-12-01T02:29:00Z">
            <w:rPr>
              <w:rFonts w:ascii="Times New Roman" w:eastAsia="Times New Roman" w:hAnsi="Times New Roman" w:cs="Times New Roman"/>
            </w:rPr>
          </w:rPrChange>
        </w:rPr>
        <w:t>comunicación serial</w:t>
      </w:r>
      <w:r w:rsidRPr="009C09D9">
        <w:rPr>
          <w:rFonts w:ascii="Times New Roman" w:eastAsia="Times New Roman" w:hAnsi="Times New Roman" w:cs="Times New Roman"/>
        </w:rPr>
        <w:t xml:space="preserve"> para realizar </w:t>
      </w:r>
      <w:ins w:id="3540" w:author="Maria Paola Fonseca Paez" w:date="2019-12-01T02:30:00Z">
        <w:r w:rsidR="00E21677">
          <w:rPr>
            <w:rFonts w:ascii="Times New Roman" w:eastAsia="Times New Roman" w:hAnsi="Times New Roman" w:cs="Times New Roman"/>
          </w:rPr>
          <w:t>su</w:t>
        </w:r>
      </w:ins>
      <w:del w:id="3541" w:author="Maria Paola Fonseca Paez" w:date="2019-12-01T02:30:00Z">
        <w:r w:rsidRPr="009C09D9" w:rsidDel="00E21677">
          <w:rPr>
            <w:rFonts w:ascii="Times New Roman" w:eastAsia="Times New Roman" w:hAnsi="Times New Roman" w:cs="Times New Roman"/>
          </w:rPr>
          <w:delText>la</w:delText>
        </w:r>
      </w:del>
      <w:r w:rsidRPr="009C09D9">
        <w:rPr>
          <w:rFonts w:ascii="Times New Roman" w:eastAsia="Times New Roman" w:hAnsi="Times New Roman" w:cs="Times New Roman"/>
        </w:rPr>
        <w:t xml:space="preserve"> transmisión</w:t>
      </w:r>
      <w:del w:id="3542" w:author="Maria Paola Fonseca Paez" w:date="2019-12-01T02:30:00Z">
        <w:r w:rsidRPr="009C09D9" w:rsidDel="00E21677">
          <w:rPr>
            <w:rFonts w:ascii="Times New Roman" w:eastAsia="Times New Roman" w:hAnsi="Times New Roman" w:cs="Times New Roman"/>
          </w:rPr>
          <w:delText xml:space="preserve"> de dicha salida</w:delText>
        </w:r>
      </w:del>
      <w:r w:rsidRPr="009C09D9">
        <w:rPr>
          <w:rFonts w:ascii="Times New Roman" w:eastAsia="Times New Roman" w:hAnsi="Times New Roman" w:cs="Times New Roman"/>
        </w:rPr>
        <w:t xml:space="preserve">. </w:t>
      </w:r>
    </w:p>
    <w:p w14:paraId="13C269D7" w14:textId="77777777" w:rsidR="00714E5C" w:rsidRPr="009C09D9" w:rsidRDefault="00714E5C">
      <w:pPr>
        <w:jc w:val="both"/>
        <w:rPr>
          <w:rFonts w:ascii="Times New Roman" w:eastAsia="Times New Roman" w:hAnsi="Times New Roman" w:cs="Times New Roman"/>
        </w:rPr>
      </w:pPr>
    </w:p>
    <w:p w14:paraId="24630C50" w14:textId="631BF541"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El funcionamiento del </w:t>
      </w:r>
      <w:ins w:id="3543" w:author="Maria Paola Fonseca Paez" w:date="2019-12-01T02:06:00Z">
        <w:r w:rsidR="00712F16">
          <w:rPr>
            <w:rFonts w:ascii="Times New Roman" w:eastAsia="Times New Roman" w:hAnsi="Times New Roman" w:cs="Times New Roman"/>
          </w:rPr>
          <w:t>subsistema</w:t>
        </w:r>
        <w:r w:rsidR="00712F16" w:rsidRPr="009C09D9">
          <w:rPr>
            <w:rFonts w:ascii="Times New Roman" w:eastAsia="Times New Roman" w:hAnsi="Times New Roman" w:cs="Times New Roman"/>
          </w:rPr>
          <w:t xml:space="preserve"> </w:t>
        </w:r>
      </w:ins>
      <w:del w:id="3544" w:author="Maria Paola Fonseca Paez" w:date="2019-12-01T02:06:00Z">
        <w:r w:rsidRPr="009C09D9" w:rsidDel="00712F16">
          <w:rPr>
            <w:rFonts w:ascii="Times New Roman" w:eastAsia="Times New Roman" w:hAnsi="Times New Roman" w:cs="Times New Roman"/>
          </w:rPr>
          <w:delText xml:space="preserve">bloque </w:delText>
        </w:r>
      </w:del>
      <w:r w:rsidRPr="009C09D9">
        <w:rPr>
          <w:rFonts w:ascii="Times New Roman" w:eastAsia="Times New Roman" w:hAnsi="Times New Roman" w:cs="Times New Roman"/>
        </w:rPr>
        <w:t>es</w:t>
      </w:r>
      <w:ins w:id="3545" w:author="Maria Paola Fonseca Paez" w:date="2019-12-01T02:30:00Z">
        <w:r w:rsidR="00E21677">
          <w:rPr>
            <w:rFonts w:ascii="Times New Roman" w:eastAsia="Times New Roman" w:hAnsi="Times New Roman" w:cs="Times New Roman"/>
          </w:rPr>
          <w:t xml:space="preserve"> el</w:t>
        </w:r>
      </w:ins>
      <w:r w:rsidRPr="009C09D9">
        <w:rPr>
          <w:rFonts w:ascii="Times New Roman" w:eastAsia="Times New Roman" w:hAnsi="Times New Roman" w:cs="Times New Roman"/>
        </w:rPr>
        <w:t xml:space="preserve"> de un registro al cual le entran todas las salidas de </w:t>
      </w:r>
      <w:r w:rsidRPr="009C09D9">
        <w:rPr>
          <w:rFonts w:ascii="Times New Roman" w:eastAsia="Times New Roman" w:hAnsi="Times New Roman" w:cs="Times New Roman"/>
          <w:i/>
        </w:rPr>
        <w:t>hash</w:t>
      </w:r>
      <w:r w:rsidRPr="009C09D9">
        <w:rPr>
          <w:rFonts w:ascii="Times New Roman" w:eastAsia="Times New Roman" w:hAnsi="Times New Roman" w:cs="Times New Roman"/>
        </w:rPr>
        <w:t xml:space="preserve"> y </w:t>
      </w:r>
      <w:proofErr w:type="spellStart"/>
      <w:r w:rsidRPr="009C09D9">
        <w:rPr>
          <w:rFonts w:ascii="Times New Roman" w:eastAsia="Times New Roman" w:hAnsi="Times New Roman" w:cs="Times New Roman"/>
          <w:i/>
        </w:rPr>
        <w:t>nonce</w:t>
      </w:r>
      <w:proofErr w:type="spellEnd"/>
      <w:ins w:id="3546" w:author="Maria Paola Fonseca Paez" w:date="2019-12-01T02:30:00Z">
        <w:r w:rsidR="00E21677">
          <w:rPr>
            <w:rFonts w:ascii="Times New Roman" w:eastAsia="Times New Roman" w:hAnsi="Times New Roman" w:cs="Times New Roman"/>
            <w:i/>
          </w:rPr>
          <w:t>,</w:t>
        </w:r>
      </w:ins>
      <w:r w:rsidRPr="009C09D9">
        <w:rPr>
          <w:rFonts w:ascii="Times New Roman" w:eastAsia="Times New Roman" w:hAnsi="Times New Roman" w:cs="Times New Roman"/>
        </w:rPr>
        <w:t xml:space="preserve"> y se </w:t>
      </w:r>
      <w:del w:id="3547" w:author="Maria Paola Fonseca Paez" w:date="2019-12-01T02:30:00Z">
        <w:r w:rsidRPr="009C09D9" w:rsidDel="00E21677">
          <w:rPr>
            <w:rFonts w:ascii="Times New Roman" w:eastAsia="Times New Roman" w:hAnsi="Times New Roman" w:cs="Times New Roman"/>
          </w:rPr>
          <w:delText xml:space="preserve">guardan </w:delText>
        </w:r>
      </w:del>
      <w:proofErr w:type="spellStart"/>
      <w:ins w:id="3548" w:author="Maria Paola Fonseca Paez" w:date="2019-12-01T02:30:00Z">
        <w:r w:rsidR="00E21677">
          <w:rPr>
            <w:rFonts w:ascii="Times New Roman" w:eastAsia="Times New Roman" w:hAnsi="Times New Roman" w:cs="Times New Roman"/>
          </w:rPr>
          <w:t>alnacenan</w:t>
        </w:r>
        <w:proofErr w:type="spellEnd"/>
        <w:r w:rsidR="00E21677"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las que corresponden a</w:t>
      </w:r>
      <w:ins w:id="3549" w:author="Maria Paola Fonseca Paez" w:date="2019-12-01T02:30:00Z">
        <w:r w:rsidR="00E21677">
          <w:rPr>
            <w:rFonts w:ascii="Times New Roman" w:eastAsia="Times New Roman" w:hAnsi="Times New Roman" w:cs="Times New Roman"/>
          </w:rPr>
          <w:t xml:space="preserve"> la señal</w:t>
        </w:r>
      </w:ins>
      <w:del w:id="3550" w:author="Maria Paola Fonseca Paez" w:date="2019-12-01T02:30:00Z">
        <w:r w:rsidRPr="009C09D9" w:rsidDel="00E21677">
          <w:rPr>
            <w:rFonts w:ascii="Times New Roman" w:eastAsia="Times New Roman" w:hAnsi="Times New Roman" w:cs="Times New Roman"/>
          </w:rPr>
          <w:delText>l</w:delText>
        </w:r>
      </w:del>
      <w:r w:rsidRPr="009C09D9">
        <w:rPr>
          <w:rFonts w:ascii="Times New Roman" w:eastAsia="Times New Roman" w:hAnsi="Times New Roman" w:cs="Times New Roman"/>
        </w:rPr>
        <w:t xml:space="preserve"> </w:t>
      </w:r>
      <w:proofErr w:type="spellStart"/>
      <w:r w:rsidRPr="00E21677">
        <w:rPr>
          <w:rFonts w:ascii="Times New Roman" w:eastAsia="Times New Roman" w:hAnsi="Times New Roman" w:cs="Times New Roman"/>
          <w:i/>
          <w:rPrChange w:id="3551" w:author="Maria Paola Fonseca Paez" w:date="2019-12-01T02:30:00Z">
            <w:rPr>
              <w:rFonts w:ascii="Times New Roman" w:eastAsia="Times New Roman" w:hAnsi="Times New Roman" w:cs="Times New Roman"/>
            </w:rPr>
          </w:rPrChange>
        </w:rPr>
        <w:t>ceros_ok</w:t>
      </w:r>
      <w:proofErr w:type="spellEnd"/>
      <w:r w:rsidRPr="009C09D9">
        <w:rPr>
          <w:rFonts w:ascii="Times New Roman" w:eastAsia="Times New Roman" w:hAnsi="Times New Roman" w:cs="Times New Roman"/>
        </w:rPr>
        <w:t xml:space="preserve"> proveniente de</w:t>
      </w:r>
      <w:ins w:id="3552" w:author="Maria Paola Fonseca Paez" w:date="2019-12-01T02:30:00Z">
        <w:r w:rsidR="00E21677">
          <w:rPr>
            <w:rFonts w:ascii="Times New Roman" w:eastAsia="Times New Roman" w:hAnsi="Times New Roman" w:cs="Times New Roman"/>
          </w:rPr>
          <w:t>l subsistema</w:t>
        </w:r>
      </w:ins>
      <w:r w:rsidRPr="009C09D9">
        <w:rPr>
          <w:rFonts w:ascii="Times New Roman" w:eastAsia="Times New Roman" w:hAnsi="Times New Roman" w:cs="Times New Roman"/>
        </w:rPr>
        <w:t xml:space="preserve"> </w:t>
      </w:r>
      <w:proofErr w:type="spellStart"/>
      <w:r w:rsidRPr="00E21677">
        <w:rPr>
          <w:rFonts w:ascii="Times New Roman" w:eastAsia="Times New Roman" w:hAnsi="Times New Roman" w:cs="Times New Roman"/>
          <w:b/>
          <w:rPrChange w:id="3553" w:author="Maria Paola Fonseca Paez" w:date="2019-12-01T02:30:00Z">
            <w:rPr>
              <w:rFonts w:ascii="Times New Roman" w:eastAsia="Times New Roman" w:hAnsi="Times New Roman" w:cs="Times New Roman"/>
            </w:rPr>
          </w:rPrChange>
        </w:rPr>
        <w:t>out</w:t>
      </w:r>
      <w:proofErr w:type="spellEnd"/>
      <w:r w:rsidRPr="00E21677">
        <w:rPr>
          <w:rFonts w:ascii="Times New Roman" w:eastAsia="Times New Roman" w:hAnsi="Times New Roman" w:cs="Times New Roman"/>
          <w:b/>
          <w:rPrChange w:id="3554" w:author="Maria Paola Fonseca Paez" w:date="2019-12-01T02:30:00Z">
            <w:rPr>
              <w:rFonts w:ascii="Times New Roman" w:eastAsia="Times New Roman" w:hAnsi="Times New Roman" w:cs="Times New Roman"/>
            </w:rPr>
          </w:rPrChange>
        </w:rPr>
        <w:t xml:space="preserve"> </w:t>
      </w:r>
      <w:proofErr w:type="spellStart"/>
      <w:r w:rsidRPr="00E21677">
        <w:rPr>
          <w:rFonts w:ascii="Times New Roman" w:eastAsia="Times New Roman" w:hAnsi="Times New Roman" w:cs="Times New Roman"/>
          <w:b/>
          <w:rPrChange w:id="3555" w:author="Maria Paola Fonseca Paez" w:date="2019-12-01T02:30:00Z">
            <w:rPr>
              <w:rFonts w:ascii="Times New Roman" w:eastAsia="Times New Roman" w:hAnsi="Times New Roman" w:cs="Times New Roman"/>
            </w:rPr>
          </w:rPrChange>
        </w:rPr>
        <w:t>select</w:t>
      </w:r>
      <w:proofErr w:type="spellEnd"/>
      <w:ins w:id="3556" w:author="Maria Paola Fonseca Paez" w:date="2019-12-01T02:31:00Z">
        <w:r w:rsidR="00E21677">
          <w:rPr>
            <w:rFonts w:ascii="Times New Roman" w:eastAsia="Times New Roman" w:hAnsi="Times New Roman" w:cs="Times New Roman"/>
          </w:rPr>
          <w:t>.</w:t>
        </w:r>
      </w:ins>
      <w:del w:id="3557" w:author="Maria Paola Fonseca Paez" w:date="2019-12-01T02:31:00Z">
        <w:r w:rsidRPr="009C09D9" w:rsidDel="00E21677">
          <w:rPr>
            <w:rFonts w:ascii="Times New Roman" w:eastAsia="Times New Roman" w:hAnsi="Times New Roman" w:cs="Times New Roman"/>
          </w:rPr>
          <w:delText>,</w:delText>
        </w:r>
      </w:del>
      <w:r w:rsidRPr="009C09D9">
        <w:rPr>
          <w:rFonts w:ascii="Times New Roman" w:eastAsia="Times New Roman" w:hAnsi="Times New Roman" w:cs="Times New Roman"/>
        </w:rPr>
        <w:t xml:space="preserve"> </w:t>
      </w:r>
      <w:ins w:id="3558" w:author="Maria Paola Fonseca Paez" w:date="2019-12-01T02:31:00Z">
        <w:r w:rsidR="00E21677">
          <w:rPr>
            <w:rFonts w:ascii="Times New Roman" w:eastAsia="Times New Roman" w:hAnsi="Times New Roman" w:cs="Times New Roman"/>
          </w:rPr>
          <w:t>Esto con el fin de seleccionar</w:t>
        </w:r>
      </w:ins>
      <w:del w:id="3559" w:author="Maria Paola Fonseca Paez" w:date="2019-12-01T02:31:00Z">
        <w:r w:rsidRPr="009C09D9" w:rsidDel="00E21677">
          <w:rPr>
            <w:rFonts w:ascii="Times New Roman" w:eastAsia="Times New Roman" w:hAnsi="Times New Roman" w:cs="Times New Roman"/>
          </w:rPr>
          <w:delText>con el fin de garantizar</w:delText>
        </w:r>
      </w:del>
      <w:r w:rsidRPr="009C09D9">
        <w:rPr>
          <w:rFonts w:ascii="Times New Roman" w:eastAsia="Times New Roman" w:hAnsi="Times New Roman" w:cs="Times New Roman"/>
        </w:rPr>
        <w:t xml:space="preserve"> </w:t>
      </w:r>
      <w:del w:id="3560" w:author="Maria Paola Fonseca Paez" w:date="2019-12-01T02:31:00Z">
        <w:r w:rsidRPr="009C09D9" w:rsidDel="00E21677">
          <w:rPr>
            <w:rFonts w:ascii="Times New Roman" w:eastAsia="Times New Roman" w:hAnsi="Times New Roman" w:cs="Times New Roman"/>
          </w:rPr>
          <w:delText xml:space="preserve">que </w:delText>
        </w:r>
      </w:del>
      <w:r w:rsidRPr="009C09D9">
        <w:rPr>
          <w:rFonts w:ascii="Times New Roman" w:eastAsia="Times New Roman" w:hAnsi="Times New Roman" w:cs="Times New Roman"/>
        </w:rPr>
        <w:t xml:space="preserve">la salida </w:t>
      </w:r>
      <w:ins w:id="3561" w:author="Maria Paola Fonseca Paez" w:date="2019-12-01T02:31:00Z">
        <w:r w:rsidR="00E21677">
          <w:rPr>
            <w:rFonts w:ascii="Times New Roman" w:eastAsia="Times New Roman" w:hAnsi="Times New Roman" w:cs="Times New Roman"/>
          </w:rPr>
          <w:t xml:space="preserve">correcta </w:t>
        </w:r>
      </w:ins>
      <w:r w:rsidRPr="009C09D9">
        <w:rPr>
          <w:rFonts w:ascii="Times New Roman" w:eastAsia="Times New Roman" w:hAnsi="Times New Roman" w:cs="Times New Roman"/>
        </w:rPr>
        <w:t xml:space="preserve">que se va a transmitir, </w:t>
      </w:r>
      <w:ins w:id="3562" w:author="Maria Paola Fonseca Paez" w:date="2019-12-01T02:31:00Z">
        <w:r w:rsidR="00E21677">
          <w:rPr>
            <w:rFonts w:ascii="Times New Roman" w:eastAsia="Times New Roman" w:hAnsi="Times New Roman" w:cs="Times New Roman"/>
          </w:rPr>
          <w:t xml:space="preserve">es decir, la que corresponde con </w:t>
        </w:r>
      </w:ins>
      <w:del w:id="3563" w:author="Maria Paola Fonseca Paez" w:date="2019-12-01T02:31:00Z">
        <w:r w:rsidRPr="009C09D9" w:rsidDel="00E21677">
          <w:rPr>
            <w:rFonts w:ascii="Times New Roman" w:eastAsia="Times New Roman" w:hAnsi="Times New Roman" w:cs="Times New Roman"/>
          </w:rPr>
          <w:delText xml:space="preserve">es la correcta para </w:delText>
        </w:r>
      </w:del>
      <w:r w:rsidRPr="009C09D9">
        <w:rPr>
          <w:rFonts w:ascii="Times New Roman" w:eastAsia="Times New Roman" w:hAnsi="Times New Roman" w:cs="Times New Roman"/>
        </w:rPr>
        <w:t xml:space="preserve">el número de ceros requeridos, con el </w:t>
      </w:r>
      <w:ins w:id="3564" w:author="Maria Paola Fonseca Paez" w:date="2019-12-01T02:31:00Z">
        <w:r w:rsidR="00E21677">
          <w:rPr>
            <w:rFonts w:ascii="Times New Roman" w:eastAsia="Times New Roman" w:hAnsi="Times New Roman" w:cs="Times New Roman"/>
          </w:rPr>
          <w:t xml:space="preserve">valor </w:t>
        </w:r>
      </w:ins>
      <w:r w:rsidRPr="00E21677">
        <w:rPr>
          <w:rFonts w:ascii="Times New Roman" w:eastAsia="Times New Roman" w:hAnsi="Times New Roman" w:cs="Times New Roman"/>
          <w:i/>
          <w:rPrChange w:id="3565" w:author="Maria Paola Fonseca Paez" w:date="2019-12-01T02:31:00Z">
            <w:rPr>
              <w:rFonts w:ascii="Times New Roman" w:eastAsia="Times New Roman" w:hAnsi="Times New Roman" w:cs="Times New Roman"/>
            </w:rPr>
          </w:rPrChange>
        </w:rPr>
        <w:t>hash</w:t>
      </w:r>
      <w:r w:rsidRPr="009C09D9">
        <w:rPr>
          <w:rFonts w:ascii="Times New Roman" w:eastAsia="Times New Roman" w:hAnsi="Times New Roman" w:cs="Times New Roman"/>
        </w:rPr>
        <w:t xml:space="preserve"> y </w:t>
      </w:r>
      <w:del w:id="3566" w:author="Maria Paola Fonseca Paez" w:date="2019-12-01T02:31:00Z">
        <w:r w:rsidRPr="00E21677" w:rsidDel="00E21677">
          <w:rPr>
            <w:rFonts w:ascii="Times New Roman" w:eastAsia="Times New Roman" w:hAnsi="Times New Roman" w:cs="Times New Roman"/>
            <w:i/>
            <w:rPrChange w:id="3567" w:author="Maria Paola Fonseca Paez" w:date="2019-12-01T02:32:00Z">
              <w:rPr>
                <w:rFonts w:ascii="Times New Roman" w:eastAsia="Times New Roman" w:hAnsi="Times New Roman" w:cs="Times New Roman"/>
              </w:rPr>
            </w:rPrChange>
          </w:rPr>
          <w:delText xml:space="preserve">el </w:delText>
        </w:r>
      </w:del>
      <w:r w:rsidRPr="00E21677">
        <w:rPr>
          <w:rFonts w:ascii="Times New Roman" w:eastAsia="Times New Roman" w:hAnsi="Times New Roman" w:cs="Times New Roman"/>
          <w:i/>
          <w:rPrChange w:id="3568" w:author="Maria Paola Fonseca Paez" w:date="2019-12-01T02:32:00Z">
            <w:rPr>
              <w:rFonts w:ascii="Times New Roman" w:eastAsia="Times New Roman" w:hAnsi="Times New Roman" w:cs="Times New Roman"/>
            </w:rPr>
          </w:rPrChange>
        </w:rPr>
        <w:t>nonce</w:t>
      </w:r>
      <w:r w:rsidRPr="009C09D9">
        <w:rPr>
          <w:rFonts w:ascii="Times New Roman" w:eastAsia="Times New Roman" w:hAnsi="Times New Roman" w:cs="Times New Roman"/>
        </w:rPr>
        <w:t xml:space="preserve"> correctos. </w:t>
      </w:r>
      <w:del w:id="3569" w:author="Maria Paola Fonseca Paez" w:date="2019-12-01T02:32:00Z">
        <w:r w:rsidRPr="009C09D9" w:rsidDel="00E21677">
          <w:rPr>
            <w:rFonts w:ascii="Times New Roman" w:eastAsia="Times New Roman" w:hAnsi="Times New Roman" w:cs="Times New Roman"/>
          </w:rPr>
          <w:delText xml:space="preserve">Dicho registro se realiza guardando los datos bit a bit de la señal ceros_ok y una compuerta </w:delText>
        </w:r>
        <w:commentRangeStart w:id="3570"/>
        <w:r w:rsidRPr="009C09D9" w:rsidDel="00E21677">
          <w:rPr>
            <w:rFonts w:ascii="Times New Roman" w:eastAsia="Times New Roman" w:hAnsi="Times New Roman" w:cs="Times New Roman"/>
            <w:i/>
          </w:rPr>
          <w:delText>AND</w:delText>
        </w:r>
        <w:r w:rsidRPr="009C09D9" w:rsidDel="00E21677">
          <w:rPr>
            <w:rFonts w:ascii="Times New Roman" w:eastAsia="Times New Roman" w:hAnsi="Times New Roman" w:cs="Times New Roman"/>
          </w:rPr>
          <w:delText xml:space="preserve">  con el nonce para las últimas posiciones y una compuerta </w:delText>
        </w:r>
        <w:r w:rsidRPr="009C09D9" w:rsidDel="00E21677">
          <w:rPr>
            <w:rFonts w:ascii="Times New Roman" w:eastAsia="Times New Roman" w:hAnsi="Times New Roman" w:cs="Times New Roman"/>
            <w:i/>
          </w:rPr>
          <w:delText>AND</w:delText>
        </w:r>
        <w:r w:rsidRPr="009C09D9" w:rsidDel="00E21677">
          <w:rPr>
            <w:rFonts w:ascii="Times New Roman" w:eastAsia="Times New Roman" w:hAnsi="Times New Roman" w:cs="Times New Roman"/>
          </w:rPr>
          <w:delText xml:space="preserve"> </w:delText>
        </w:r>
        <w:commentRangeEnd w:id="3570"/>
        <w:r w:rsidR="008219E9" w:rsidRPr="009C09D9" w:rsidDel="00E21677">
          <w:rPr>
            <w:rStyle w:val="Refdecomentario"/>
            <w:rFonts w:ascii="Times New Roman" w:hAnsi="Times New Roman" w:cs="Times New Roman"/>
          </w:rPr>
          <w:commentReference w:id="3570"/>
        </w:r>
        <w:r w:rsidRPr="009C09D9" w:rsidDel="00E21677">
          <w:rPr>
            <w:rFonts w:ascii="Times New Roman" w:eastAsia="Times New Roman" w:hAnsi="Times New Roman" w:cs="Times New Roman"/>
          </w:rPr>
          <w:delText xml:space="preserve">con la salida del </w:delText>
        </w:r>
        <w:r w:rsidRPr="009C09D9" w:rsidDel="00E21677">
          <w:rPr>
            <w:rFonts w:ascii="Times New Roman" w:eastAsia="Times New Roman" w:hAnsi="Times New Roman" w:cs="Times New Roman"/>
            <w:i/>
          </w:rPr>
          <w:delText>hash</w:delText>
        </w:r>
        <w:r w:rsidRPr="009C09D9" w:rsidDel="00E21677">
          <w:rPr>
            <w:rFonts w:ascii="Times New Roman" w:eastAsia="Times New Roman" w:hAnsi="Times New Roman" w:cs="Times New Roman"/>
          </w:rPr>
          <w:delText xml:space="preserve"> para la</w:delText>
        </w:r>
        <w:r w:rsidR="008219E9" w:rsidRPr="009C09D9" w:rsidDel="00E21677">
          <w:rPr>
            <w:rFonts w:ascii="Times New Roman" w:eastAsia="Times New Roman" w:hAnsi="Times New Roman" w:cs="Times New Roman"/>
            <w:b/>
            <w:highlight w:val="yellow"/>
          </w:rPr>
          <w:delText>S</w:delText>
        </w:r>
        <w:r w:rsidR="008219E9" w:rsidRPr="009C09D9" w:rsidDel="00E21677">
          <w:rPr>
            <w:rFonts w:ascii="Times New Roman" w:eastAsia="Times New Roman" w:hAnsi="Times New Roman" w:cs="Times New Roman"/>
          </w:rPr>
          <w:delText xml:space="preserve"> </w:delText>
        </w:r>
        <w:r w:rsidRPr="009C09D9" w:rsidDel="00E21677">
          <w:rPr>
            <w:rFonts w:ascii="Times New Roman" w:eastAsia="Times New Roman" w:hAnsi="Times New Roman" w:cs="Times New Roman"/>
          </w:rPr>
          <w:delText xml:space="preserve">posiciones anteriores al </w:delText>
        </w:r>
        <w:r w:rsidRPr="009C09D9" w:rsidDel="00E21677">
          <w:rPr>
            <w:rFonts w:ascii="Times New Roman" w:eastAsia="Times New Roman" w:hAnsi="Times New Roman" w:cs="Times New Roman"/>
            <w:i/>
          </w:rPr>
          <w:delText>nonce;</w:delText>
        </w:r>
        <w:r w:rsidRPr="009C09D9" w:rsidDel="00E21677">
          <w:rPr>
            <w:rFonts w:ascii="Times New Roman" w:eastAsia="Times New Roman" w:hAnsi="Times New Roman" w:cs="Times New Roman"/>
          </w:rPr>
          <w:delText xml:space="preserve"> y una compuerta OR de entre estas señales y de cada </w:delText>
        </w:r>
      </w:del>
      <w:del w:id="3571" w:author="Maria Paola Fonseca Paez" w:date="2019-12-01T02:06:00Z">
        <w:r w:rsidRPr="009C09D9" w:rsidDel="00712F16">
          <w:rPr>
            <w:rFonts w:ascii="Times New Roman" w:eastAsia="Times New Roman" w:hAnsi="Times New Roman" w:cs="Times New Roman"/>
          </w:rPr>
          <w:delText xml:space="preserve">bloque </w:delText>
        </w:r>
      </w:del>
      <w:del w:id="3572" w:author="Maria Paola Fonseca Paez" w:date="2019-12-01T02:32:00Z">
        <w:r w:rsidRPr="009C09D9" w:rsidDel="00E21677">
          <w:rPr>
            <w:rFonts w:ascii="Times New Roman" w:eastAsia="Times New Roman" w:hAnsi="Times New Roman" w:cs="Times New Roman"/>
          </w:rPr>
          <w:delText>de minado.</w:delText>
        </w:r>
      </w:del>
    </w:p>
    <w:p w14:paraId="06DC1D2D" w14:textId="77777777" w:rsidR="00714E5C" w:rsidRPr="009C09D9" w:rsidRDefault="00714E5C">
      <w:pPr>
        <w:jc w:val="both"/>
        <w:rPr>
          <w:rFonts w:ascii="Times New Roman" w:eastAsia="Times New Roman" w:hAnsi="Times New Roman" w:cs="Times New Roman"/>
        </w:rPr>
      </w:pPr>
    </w:p>
    <w:p w14:paraId="4557FF18" w14:textId="0AB41CBF"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El esquemático específico de este </w:t>
      </w:r>
      <w:ins w:id="3573" w:author="Maria Paola Fonseca Paez" w:date="2019-12-01T02:06:00Z">
        <w:r w:rsidR="00712F16">
          <w:rPr>
            <w:rFonts w:ascii="Times New Roman" w:eastAsia="Times New Roman" w:hAnsi="Times New Roman" w:cs="Times New Roman"/>
          </w:rPr>
          <w:t>subsistema</w:t>
        </w:r>
        <w:r w:rsidR="00712F16" w:rsidRPr="009C09D9">
          <w:rPr>
            <w:rFonts w:ascii="Times New Roman" w:eastAsia="Times New Roman" w:hAnsi="Times New Roman" w:cs="Times New Roman"/>
          </w:rPr>
          <w:t xml:space="preserve"> </w:t>
        </w:r>
      </w:ins>
      <w:del w:id="3574" w:author="Maria Paola Fonseca Paez" w:date="2019-12-01T02:06:00Z">
        <w:r w:rsidRPr="009C09D9" w:rsidDel="00712F16">
          <w:rPr>
            <w:rFonts w:ascii="Times New Roman" w:eastAsia="Times New Roman" w:hAnsi="Times New Roman" w:cs="Times New Roman"/>
          </w:rPr>
          <w:delText xml:space="preserve">bloque </w:delText>
        </w:r>
      </w:del>
      <w:r w:rsidRPr="009C09D9">
        <w:rPr>
          <w:rFonts w:ascii="Times New Roman" w:eastAsia="Times New Roman" w:hAnsi="Times New Roman" w:cs="Times New Roman"/>
        </w:rPr>
        <w:t xml:space="preserve">se puede encontrar en los anexos ingresando en el siguiente enlace: </w:t>
      </w:r>
      <w:r w:rsidR="009C09D9" w:rsidRPr="009C09D9">
        <w:rPr>
          <w:rFonts w:ascii="Times New Roman" w:hAnsi="Times New Roman" w:cs="Times New Roman"/>
        </w:rPr>
        <w:fldChar w:fldCharType="begin"/>
      </w:r>
      <w:r w:rsidR="009C09D9" w:rsidRPr="009C09D9">
        <w:rPr>
          <w:rFonts w:ascii="Times New Roman" w:hAnsi="Times New Roman" w:cs="Times New Roman"/>
        </w:rPr>
        <w:instrText xml:space="preserve"> HYPERLINK "https://livejaverianaedu-my.sharepoint.com/:i:/g/personal/fonseca_maria_javeriana_edu_co/Ea6jDtANGadCmTi-_OlBFEIBHy_D6X1HEtRGDeJ-8SoWSw?e=31CKUt" \h </w:instrText>
      </w:r>
      <w:r w:rsidR="009C09D9" w:rsidRPr="009C09D9">
        <w:rPr>
          <w:rFonts w:ascii="Times New Roman" w:hAnsi="Times New Roman" w:cs="Times New Roman"/>
        </w:rPr>
        <w:fldChar w:fldCharType="separate"/>
      </w:r>
      <w:r w:rsidRPr="009C09D9">
        <w:rPr>
          <w:rFonts w:ascii="Times New Roman" w:eastAsia="Times New Roman" w:hAnsi="Times New Roman" w:cs="Times New Roman"/>
          <w:color w:val="1155CC"/>
          <w:u w:val="single"/>
        </w:rPr>
        <w:t xml:space="preserve">Diagrama de bloques output </w:t>
      </w:r>
      <w:proofErr w:type="spellStart"/>
      <w:r w:rsidRPr="009C09D9">
        <w:rPr>
          <w:rFonts w:ascii="Times New Roman" w:eastAsia="Times New Roman" w:hAnsi="Times New Roman" w:cs="Times New Roman"/>
          <w:color w:val="1155CC"/>
          <w:u w:val="single"/>
        </w:rPr>
        <w:t>sel</w:t>
      </w:r>
      <w:proofErr w:type="spellEnd"/>
      <w:r w:rsidR="009C09D9" w:rsidRPr="009C09D9">
        <w:rPr>
          <w:rFonts w:ascii="Times New Roman" w:eastAsia="Times New Roman" w:hAnsi="Times New Roman" w:cs="Times New Roman"/>
          <w:color w:val="1155CC"/>
          <w:u w:val="single"/>
        </w:rPr>
        <w:fldChar w:fldCharType="end"/>
      </w:r>
      <w:r w:rsidRPr="009C09D9">
        <w:rPr>
          <w:rFonts w:ascii="Times New Roman" w:eastAsia="Times New Roman" w:hAnsi="Times New Roman" w:cs="Times New Roman"/>
        </w:rPr>
        <w:t>.</w:t>
      </w:r>
    </w:p>
    <w:p w14:paraId="5BE21AF4" w14:textId="68DB21CD" w:rsidR="00714E5C" w:rsidRPr="00FD5AB6" w:rsidRDefault="00AB58E9">
      <w:pPr>
        <w:pStyle w:val="Ttulo3"/>
        <w:jc w:val="both"/>
        <w:rPr>
          <w:rFonts w:ascii="Times New Roman" w:hAnsi="Times New Roman" w:cs="Times New Roman"/>
          <w:color w:val="000000"/>
          <w:sz w:val="32"/>
        </w:rPr>
      </w:pPr>
      <w:r w:rsidRPr="00FD5AB6">
        <w:rPr>
          <w:rFonts w:ascii="Times New Roman" w:eastAsia="Times New Roman" w:hAnsi="Times New Roman" w:cs="Times New Roman"/>
          <w:b/>
          <w:color w:val="000000"/>
          <w:szCs w:val="24"/>
        </w:rPr>
        <w:lastRenderedPageBreak/>
        <w:fldChar w:fldCharType="begin"/>
      </w:r>
      <w:ins w:id="3575" w:author="Maria Paola Fonseca Paez" w:date="2019-11-30T17:14:00Z">
        <w:r w:rsidR="00AC7B2A">
          <w:rPr>
            <w:rFonts w:ascii="Times New Roman" w:eastAsia="Times New Roman" w:hAnsi="Times New Roman" w:cs="Times New Roman"/>
            <w:b/>
            <w:color w:val="000000"/>
            <w:szCs w:val="24"/>
          </w:rPr>
          <w:instrText xml:space="preserve">HYPERLINK  \l "_Módulo_de_minado_1" \h </w:instrText>
        </w:r>
      </w:ins>
      <w:del w:id="3576" w:author="Maria Paola Fonseca Paez" w:date="2019-11-30T17:14:00Z">
        <w:r w:rsidRPr="00FD5AB6" w:rsidDel="00AC7B2A">
          <w:rPr>
            <w:rFonts w:ascii="Times New Roman" w:eastAsia="Times New Roman" w:hAnsi="Times New Roman" w:cs="Times New Roman"/>
            <w:b/>
            <w:color w:val="000000"/>
            <w:szCs w:val="24"/>
          </w:rPr>
          <w:delInstrText xml:space="preserve"> HYPERLINK \l "_x21t1jadgh6k" \h </w:delInstrText>
        </w:r>
      </w:del>
      <w:r w:rsidRPr="00FD5AB6">
        <w:rPr>
          <w:rFonts w:ascii="Times New Roman" w:eastAsia="Times New Roman" w:hAnsi="Times New Roman" w:cs="Times New Roman"/>
          <w:b/>
          <w:color w:val="000000"/>
          <w:szCs w:val="24"/>
        </w:rPr>
        <w:fldChar w:fldCharType="separate"/>
      </w:r>
      <w:bookmarkStart w:id="3577" w:name="_Toc26029287"/>
      <w:r w:rsidRPr="00FD5AB6">
        <w:rPr>
          <w:rFonts w:ascii="Times New Roman" w:eastAsia="Times New Roman" w:hAnsi="Times New Roman" w:cs="Times New Roman"/>
          <w:b/>
          <w:color w:val="000000"/>
          <w:szCs w:val="24"/>
        </w:rPr>
        <w:t xml:space="preserve">Diseño e implementación del </w:t>
      </w:r>
      <w:del w:id="3578" w:author="Maria Paola Fonseca Paez" w:date="2019-11-30T17:59:00Z">
        <w:r w:rsidRPr="00FD5AB6" w:rsidDel="00464182">
          <w:rPr>
            <w:rFonts w:ascii="Times New Roman" w:eastAsia="Times New Roman" w:hAnsi="Times New Roman" w:cs="Times New Roman"/>
            <w:b/>
            <w:color w:val="000000"/>
            <w:szCs w:val="24"/>
          </w:rPr>
          <w:delText xml:space="preserve">bloque </w:delText>
        </w:r>
      </w:del>
      <w:ins w:id="3579" w:author="Maria Paola Fonseca Paez" w:date="2019-11-30T17:59:00Z">
        <w:r w:rsidR="00464182">
          <w:rPr>
            <w:rFonts w:ascii="Times New Roman" w:eastAsia="Times New Roman" w:hAnsi="Times New Roman" w:cs="Times New Roman"/>
            <w:b/>
            <w:color w:val="000000"/>
            <w:szCs w:val="24"/>
          </w:rPr>
          <w:t>subsistema</w:t>
        </w:r>
        <w:r w:rsidR="00464182" w:rsidRPr="00FD5AB6">
          <w:rPr>
            <w:rFonts w:ascii="Times New Roman" w:eastAsia="Times New Roman" w:hAnsi="Times New Roman" w:cs="Times New Roman"/>
            <w:b/>
            <w:color w:val="000000"/>
            <w:szCs w:val="24"/>
          </w:rPr>
          <w:t xml:space="preserve"> </w:t>
        </w:r>
      </w:ins>
      <w:r w:rsidRPr="00FD5AB6">
        <w:rPr>
          <w:rFonts w:ascii="Times New Roman" w:eastAsia="Times New Roman" w:hAnsi="Times New Roman" w:cs="Times New Roman"/>
          <w:b/>
          <w:color w:val="000000"/>
          <w:szCs w:val="24"/>
        </w:rPr>
        <w:t>‘control global’ para la variación</w:t>
      </w:r>
      <w:bookmarkEnd w:id="3577"/>
      <w:r w:rsidRPr="00FD5AB6">
        <w:rPr>
          <w:rFonts w:ascii="Times New Roman" w:eastAsia="Times New Roman" w:hAnsi="Times New Roman" w:cs="Times New Roman"/>
          <w:b/>
          <w:color w:val="000000"/>
          <w:szCs w:val="24"/>
        </w:rPr>
        <w:fldChar w:fldCharType="end"/>
      </w:r>
    </w:p>
    <w:p w14:paraId="0C30D750" w14:textId="77777777" w:rsidR="00714E5C" w:rsidRPr="009C09D9" w:rsidRDefault="00714E5C">
      <w:pPr>
        <w:jc w:val="both"/>
        <w:rPr>
          <w:rFonts w:ascii="Times New Roman" w:eastAsia="Times New Roman" w:hAnsi="Times New Roman" w:cs="Times New Roman"/>
          <w:b/>
        </w:rPr>
      </w:pPr>
    </w:p>
    <w:p w14:paraId="48C0D547" w14:textId="0A7857DE" w:rsidR="00714E5C" w:rsidRPr="009C09D9" w:rsidRDefault="00AB58E9">
      <w:pPr>
        <w:jc w:val="both"/>
        <w:rPr>
          <w:rFonts w:ascii="Times New Roman" w:eastAsia="Times New Roman" w:hAnsi="Times New Roman" w:cs="Times New Roman"/>
        </w:rPr>
      </w:pPr>
      <w:del w:id="3580" w:author="Maria Paola Fonseca Paez" w:date="2019-12-01T02:05:00Z">
        <w:r w:rsidRPr="009C09D9" w:rsidDel="00712F16">
          <w:rPr>
            <w:rFonts w:ascii="Times New Roman" w:eastAsia="Times New Roman" w:hAnsi="Times New Roman" w:cs="Times New Roman"/>
          </w:rPr>
          <w:delText>En el presente bloque</w:delText>
        </w:r>
      </w:del>
      <w:ins w:id="3581" w:author="Maria Paola Fonseca Paez" w:date="2019-12-01T02:05:00Z">
        <w:r w:rsidR="00712F16">
          <w:rPr>
            <w:rFonts w:ascii="Times New Roman" w:eastAsia="Times New Roman" w:hAnsi="Times New Roman" w:cs="Times New Roman"/>
          </w:rPr>
          <w:t>En la presente sección</w:t>
        </w:r>
      </w:ins>
      <w:r w:rsidRPr="009C09D9">
        <w:rPr>
          <w:rFonts w:ascii="Times New Roman" w:eastAsia="Times New Roman" w:hAnsi="Times New Roman" w:cs="Times New Roman"/>
        </w:rPr>
        <w:t xml:space="preserve"> se describe el funcionamiento del Control Global para la variación de la arquitectura original, el cual funciona de manera similar al planteado para la arquitectura inicial, utilizando un contador externo como apoyo para el procesamiento de cadenas de bloques en la entrada. Ya que este </w:t>
      </w:r>
      <w:ins w:id="3582" w:author="Maria Paola Fonseca Paez" w:date="2019-12-01T02:05:00Z">
        <w:r w:rsidR="00712F16">
          <w:rPr>
            <w:rFonts w:ascii="Times New Roman" w:eastAsia="Times New Roman" w:hAnsi="Times New Roman" w:cs="Times New Roman"/>
          </w:rPr>
          <w:t>subsistema</w:t>
        </w:r>
        <w:r w:rsidR="00712F16" w:rsidRPr="009C09D9">
          <w:rPr>
            <w:rFonts w:ascii="Times New Roman" w:eastAsia="Times New Roman" w:hAnsi="Times New Roman" w:cs="Times New Roman"/>
          </w:rPr>
          <w:t xml:space="preserve"> </w:t>
        </w:r>
      </w:ins>
      <w:del w:id="3583" w:author="Maria Paola Fonseca Paez" w:date="2019-12-01T02:05:00Z">
        <w:r w:rsidRPr="009C09D9" w:rsidDel="00712F16">
          <w:rPr>
            <w:rFonts w:ascii="Times New Roman" w:eastAsia="Times New Roman" w:hAnsi="Times New Roman" w:cs="Times New Roman"/>
          </w:rPr>
          <w:delText xml:space="preserve">bloque </w:delText>
        </w:r>
      </w:del>
      <w:r w:rsidRPr="009C09D9">
        <w:rPr>
          <w:rFonts w:ascii="Times New Roman" w:eastAsia="Times New Roman" w:hAnsi="Times New Roman" w:cs="Times New Roman"/>
        </w:rPr>
        <w:t>es meramente compuesto por el control y el contador de apoyo, se abordará únicamente el funcionamiento de la máquina de estados finitos.</w:t>
      </w:r>
    </w:p>
    <w:p w14:paraId="28C2EDFE" w14:textId="77777777" w:rsidR="00714E5C" w:rsidRPr="009C09D9" w:rsidRDefault="00714E5C">
      <w:pPr>
        <w:jc w:val="both"/>
        <w:rPr>
          <w:rFonts w:ascii="Times New Roman" w:eastAsia="Times New Roman" w:hAnsi="Times New Roman" w:cs="Times New Roman"/>
          <w:b/>
        </w:rPr>
      </w:pPr>
    </w:p>
    <w:p w14:paraId="78BAECD5" w14:textId="77777777" w:rsidR="00E606D5" w:rsidRDefault="00AB58E9">
      <w:pPr>
        <w:keepNext/>
        <w:jc w:val="center"/>
        <w:rPr>
          <w:ins w:id="3584" w:author="Maria Paola Fonseca Paez" w:date="2019-12-01T02:34:00Z"/>
        </w:rPr>
        <w:pPrChange w:id="3585" w:author="Maria Paola Fonseca Paez" w:date="2019-12-01T02:34:00Z">
          <w:pPr>
            <w:jc w:val="center"/>
          </w:pPr>
        </w:pPrChange>
      </w:pPr>
      <w:r w:rsidRPr="009C09D9">
        <w:rPr>
          <w:rFonts w:ascii="Times New Roman" w:eastAsia="Times New Roman" w:hAnsi="Times New Roman" w:cs="Times New Roman"/>
          <w:b/>
          <w:noProof/>
          <w:lang w:val="it-IT"/>
        </w:rPr>
        <w:drawing>
          <wp:inline distT="114300" distB="114300" distL="114300" distR="114300" wp14:anchorId="13A69EA3" wp14:editId="7A20972C">
            <wp:extent cx="5159362" cy="5055308"/>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159362" cy="5055308"/>
                    </a:xfrm>
                    <a:prstGeom prst="rect">
                      <a:avLst/>
                    </a:prstGeom>
                    <a:ln/>
                  </pic:spPr>
                </pic:pic>
              </a:graphicData>
            </a:graphic>
          </wp:inline>
        </w:drawing>
      </w:r>
    </w:p>
    <w:p w14:paraId="59310403" w14:textId="58C64705" w:rsidR="00714E5C" w:rsidRPr="00E606D5" w:rsidRDefault="00E606D5">
      <w:pPr>
        <w:pStyle w:val="Descripcin"/>
        <w:jc w:val="center"/>
        <w:rPr>
          <w:rFonts w:ascii="Times New Roman" w:eastAsia="Times New Roman" w:hAnsi="Times New Roman" w:cs="Times New Roman"/>
          <w:rPrChange w:id="3586" w:author="Maria Paola Fonseca Paez" w:date="2019-12-01T02:34:00Z">
            <w:rPr>
              <w:rFonts w:ascii="Times New Roman" w:eastAsia="Times New Roman" w:hAnsi="Times New Roman" w:cs="Times New Roman"/>
              <w:b/>
            </w:rPr>
          </w:rPrChange>
        </w:rPr>
        <w:pPrChange w:id="3587" w:author="Maria Paola Fonseca Paez" w:date="2019-12-01T02:34:00Z">
          <w:pPr>
            <w:jc w:val="center"/>
          </w:pPr>
        </w:pPrChange>
      </w:pPr>
      <w:bookmarkStart w:id="3588" w:name="_Ref26060139"/>
      <w:ins w:id="3589" w:author="Maria Paola Fonseca Paez" w:date="2019-12-01T02:34:00Z">
        <w:r w:rsidRPr="00E606D5">
          <w:rPr>
            <w:rFonts w:ascii="Times New Roman" w:hAnsi="Times New Roman" w:cs="Times New Roman"/>
            <w:color w:val="auto"/>
            <w:rPrChange w:id="3590" w:author="Maria Paola Fonseca Paez" w:date="2019-12-01T02:34:00Z">
              <w:rPr>
                <w:i/>
                <w:iCs/>
              </w:rPr>
            </w:rPrChange>
          </w:rPr>
          <w:t xml:space="preserve">Figura </w:t>
        </w:r>
        <w:r w:rsidRPr="00E606D5">
          <w:rPr>
            <w:rFonts w:ascii="Times New Roman" w:hAnsi="Times New Roman" w:cs="Times New Roman"/>
            <w:color w:val="auto"/>
            <w:rPrChange w:id="3591" w:author="Maria Paola Fonseca Paez" w:date="2019-12-01T02:34:00Z">
              <w:rPr>
                <w:i/>
                <w:iCs/>
              </w:rPr>
            </w:rPrChange>
          </w:rPr>
          <w:fldChar w:fldCharType="begin"/>
        </w:r>
        <w:r w:rsidRPr="00E606D5">
          <w:rPr>
            <w:rFonts w:ascii="Times New Roman" w:hAnsi="Times New Roman" w:cs="Times New Roman"/>
            <w:color w:val="auto"/>
            <w:rPrChange w:id="3592" w:author="Maria Paola Fonseca Paez" w:date="2019-12-01T02:34:00Z">
              <w:rPr>
                <w:i/>
                <w:iCs/>
              </w:rPr>
            </w:rPrChange>
          </w:rPr>
          <w:instrText xml:space="preserve"> SEQ Figura \* ARABIC </w:instrText>
        </w:r>
      </w:ins>
      <w:r w:rsidRPr="00E606D5">
        <w:rPr>
          <w:rFonts w:ascii="Times New Roman" w:hAnsi="Times New Roman" w:cs="Times New Roman"/>
          <w:color w:val="auto"/>
          <w:rPrChange w:id="3593" w:author="Maria Paola Fonseca Paez" w:date="2019-12-01T02:34:00Z">
            <w:rPr>
              <w:i/>
              <w:iCs/>
            </w:rPr>
          </w:rPrChange>
        </w:rPr>
        <w:fldChar w:fldCharType="separate"/>
      </w:r>
      <w:ins w:id="3594" w:author="Maria Paola Fonseca Paez" w:date="2019-12-01T03:44:00Z">
        <w:r w:rsidR="00025C63">
          <w:rPr>
            <w:rFonts w:ascii="Times New Roman" w:hAnsi="Times New Roman" w:cs="Times New Roman"/>
            <w:noProof/>
            <w:color w:val="auto"/>
          </w:rPr>
          <w:t>18</w:t>
        </w:r>
      </w:ins>
      <w:ins w:id="3595" w:author="Maria Paola Fonseca Paez" w:date="2019-12-01T02:34:00Z">
        <w:r w:rsidRPr="00E606D5">
          <w:rPr>
            <w:rFonts w:ascii="Times New Roman" w:hAnsi="Times New Roman" w:cs="Times New Roman"/>
            <w:color w:val="auto"/>
            <w:rPrChange w:id="3596" w:author="Maria Paola Fonseca Paez" w:date="2019-12-01T02:34:00Z">
              <w:rPr>
                <w:i/>
                <w:iCs/>
              </w:rPr>
            </w:rPrChange>
          </w:rPr>
          <w:fldChar w:fldCharType="end"/>
        </w:r>
        <w:bookmarkEnd w:id="3588"/>
        <w:r w:rsidRPr="00E606D5">
          <w:rPr>
            <w:rFonts w:ascii="Times New Roman" w:hAnsi="Times New Roman" w:cs="Times New Roman"/>
            <w:color w:val="auto"/>
            <w:rPrChange w:id="3597" w:author="Maria Paola Fonseca Paez" w:date="2019-12-01T02:34:00Z">
              <w:rPr>
                <w:i/>
                <w:iCs/>
              </w:rPr>
            </w:rPrChange>
          </w:rPr>
          <w:t>. Máquina de estados finitos del Control Global para la variación.</w:t>
        </w:r>
      </w:ins>
    </w:p>
    <w:p w14:paraId="4873BFA8" w14:textId="32610B34" w:rsidR="00714E5C" w:rsidRPr="009C09D9" w:rsidRDefault="00AB58E9">
      <w:pPr>
        <w:jc w:val="center"/>
        <w:rPr>
          <w:rFonts w:ascii="Times New Roman" w:eastAsia="Times New Roman" w:hAnsi="Times New Roman" w:cs="Times New Roman"/>
          <w:b/>
          <w:highlight w:val="yellow"/>
        </w:rPr>
      </w:pPr>
      <w:del w:id="3598" w:author="Maria Paola Fonseca Paez" w:date="2019-12-01T02:34:00Z">
        <w:r w:rsidRPr="009C09D9" w:rsidDel="00E606D5">
          <w:rPr>
            <w:rFonts w:ascii="Times New Roman" w:eastAsia="Times New Roman" w:hAnsi="Times New Roman" w:cs="Times New Roman"/>
            <w:i/>
            <w:sz w:val="20"/>
            <w:szCs w:val="20"/>
          </w:rPr>
          <w:delText>Figura X.</w:delText>
        </w:r>
      </w:del>
      <w:r w:rsidRPr="009C09D9">
        <w:rPr>
          <w:rFonts w:ascii="Times New Roman" w:eastAsia="Times New Roman" w:hAnsi="Times New Roman" w:cs="Times New Roman"/>
          <w:i/>
          <w:sz w:val="20"/>
          <w:szCs w:val="20"/>
        </w:rPr>
        <w:t xml:space="preserve"> </w:t>
      </w:r>
      <w:del w:id="3599" w:author="Maria Paola Fonseca Paez" w:date="2019-12-01T02:34:00Z">
        <w:r w:rsidRPr="009C09D9" w:rsidDel="00E606D5">
          <w:rPr>
            <w:rFonts w:ascii="Times New Roman" w:eastAsia="Times New Roman" w:hAnsi="Times New Roman" w:cs="Times New Roman"/>
            <w:i/>
            <w:sz w:val="20"/>
            <w:szCs w:val="20"/>
          </w:rPr>
          <w:delText>máquina de estados finitos del Control Global para la variación.</w:delText>
        </w:r>
      </w:del>
    </w:p>
    <w:p w14:paraId="1B8C5E55" w14:textId="77777777" w:rsidR="00714E5C" w:rsidRPr="009C09D9" w:rsidRDefault="00714E5C">
      <w:pPr>
        <w:jc w:val="both"/>
        <w:rPr>
          <w:rFonts w:ascii="Times New Roman" w:eastAsia="Times New Roman" w:hAnsi="Times New Roman" w:cs="Times New Roman"/>
          <w:b/>
          <w:highlight w:val="cyan"/>
        </w:rPr>
      </w:pPr>
    </w:p>
    <w:p w14:paraId="730BB599" w14:textId="0D2F8221" w:rsidR="00714E5C" w:rsidRPr="009C09D9" w:rsidRDefault="00AB58E9">
      <w:pPr>
        <w:spacing w:line="240" w:lineRule="auto"/>
        <w:jc w:val="both"/>
        <w:rPr>
          <w:rFonts w:ascii="Times New Roman" w:eastAsia="Times New Roman" w:hAnsi="Times New Roman" w:cs="Times New Roman"/>
        </w:rPr>
      </w:pPr>
      <w:r w:rsidRPr="009C09D9">
        <w:rPr>
          <w:rFonts w:ascii="Times New Roman" w:eastAsia="Times New Roman" w:hAnsi="Times New Roman" w:cs="Times New Roman"/>
        </w:rPr>
        <w:t xml:space="preserve">Para </w:t>
      </w:r>
      <w:del w:id="3600" w:author="Maria Paola Fonseca Paez" w:date="2019-12-01T02:35:00Z">
        <w:r w:rsidRPr="009C09D9" w:rsidDel="00E606D5">
          <w:rPr>
            <w:rFonts w:ascii="Times New Roman" w:eastAsia="Times New Roman" w:hAnsi="Times New Roman" w:cs="Times New Roman"/>
          </w:rPr>
          <w:delText xml:space="preserve">esta </w:delText>
        </w:r>
      </w:del>
      <w:ins w:id="3601" w:author="Maria Paola Fonseca Paez" w:date="2019-12-01T02:35:00Z">
        <w:r w:rsidR="00E606D5">
          <w:rPr>
            <w:rFonts w:ascii="Times New Roman" w:eastAsia="Times New Roman" w:hAnsi="Times New Roman" w:cs="Times New Roman"/>
          </w:rPr>
          <w:t>la</w:t>
        </w:r>
        <w:r w:rsidR="00E606D5"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máquina de estados</w:t>
      </w:r>
      <w:ins w:id="3602" w:author="Maria Paola Fonseca Paez" w:date="2019-12-01T02:35:00Z">
        <w:r w:rsidR="00E606D5">
          <w:rPr>
            <w:rFonts w:ascii="Times New Roman" w:eastAsia="Times New Roman" w:hAnsi="Times New Roman" w:cs="Times New Roman"/>
          </w:rPr>
          <w:t xml:space="preserve"> de la </w:t>
        </w:r>
        <w:r w:rsidR="00E606D5">
          <w:rPr>
            <w:rFonts w:ascii="Times New Roman" w:eastAsia="Times New Roman" w:hAnsi="Times New Roman" w:cs="Times New Roman"/>
          </w:rPr>
          <w:fldChar w:fldCharType="begin"/>
        </w:r>
        <w:r w:rsidR="00E606D5">
          <w:rPr>
            <w:rFonts w:ascii="Times New Roman" w:eastAsia="Times New Roman" w:hAnsi="Times New Roman" w:cs="Times New Roman"/>
          </w:rPr>
          <w:instrText xml:space="preserve"> REF _Ref26060139 \h </w:instrText>
        </w:r>
      </w:ins>
      <w:r w:rsidR="00E606D5">
        <w:rPr>
          <w:rFonts w:ascii="Times New Roman" w:eastAsia="Times New Roman" w:hAnsi="Times New Roman" w:cs="Times New Roman"/>
        </w:rPr>
      </w:r>
      <w:r w:rsidR="00E606D5">
        <w:rPr>
          <w:rFonts w:ascii="Times New Roman" w:eastAsia="Times New Roman" w:hAnsi="Times New Roman" w:cs="Times New Roman"/>
        </w:rPr>
        <w:fldChar w:fldCharType="separate"/>
      </w:r>
      <w:ins w:id="3603" w:author="Maria Paola Fonseca Paez" w:date="2019-12-01T02:35:00Z">
        <w:r w:rsidR="00E606D5" w:rsidRPr="00E606D5">
          <w:rPr>
            <w:rFonts w:ascii="Times New Roman" w:hAnsi="Times New Roman" w:cs="Times New Roman"/>
            <w:rPrChange w:id="3604" w:author="Maria Paola Fonseca Paez" w:date="2019-12-01T02:34:00Z">
              <w:rPr/>
            </w:rPrChange>
          </w:rPr>
          <w:t xml:space="preserve">Figura </w:t>
        </w:r>
        <w:r w:rsidR="00E606D5" w:rsidRPr="00E606D5">
          <w:rPr>
            <w:rFonts w:ascii="Times New Roman" w:hAnsi="Times New Roman" w:cs="Times New Roman"/>
            <w:noProof/>
            <w:rPrChange w:id="3605" w:author="Maria Paola Fonseca Paez" w:date="2019-12-01T02:34:00Z">
              <w:rPr>
                <w:noProof/>
              </w:rPr>
            </w:rPrChange>
          </w:rPr>
          <w:t>18</w:t>
        </w:r>
        <w:r w:rsidR="00E606D5">
          <w:rPr>
            <w:rFonts w:ascii="Times New Roman" w:eastAsia="Times New Roman" w:hAnsi="Times New Roman" w:cs="Times New Roman"/>
          </w:rPr>
          <w:fldChar w:fldCharType="end"/>
        </w:r>
      </w:ins>
      <w:r w:rsidRPr="009C09D9">
        <w:rPr>
          <w:rFonts w:ascii="Times New Roman" w:eastAsia="Times New Roman" w:hAnsi="Times New Roman" w:cs="Times New Roman"/>
        </w:rPr>
        <w:t xml:space="preserve">, el funcionamiento de </w:t>
      </w:r>
      <w:proofErr w:type="gramStart"/>
      <w:r w:rsidRPr="009C09D9">
        <w:rPr>
          <w:rFonts w:ascii="Times New Roman" w:eastAsia="Times New Roman" w:hAnsi="Times New Roman" w:cs="Times New Roman"/>
        </w:rPr>
        <w:t>la misma</w:t>
      </w:r>
      <w:proofErr w:type="gramEnd"/>
      <w:r w:rsidRPr="009C09D9">
        <w:rPr>
          <w:rFonts w:ascii="Times New Roman" w:eastAsia="Times New Roman" w:hAnsi="Times New Roman" w:cs="Times New Roman"/>
        </w:rPr>
        <w:t xml:space="preserve"> es bastante similar al anteriormente descrito, con la diferencia de que este maneja en simultáneo todas las unidades de minado. Comienza en el estado uno donde se manda la señal de reinicio al contador de apoyo </w:t>
      </w:r>
      <w:proofErr w:type="spellStart"/>
      <w:r w:rsidRPr="009C09D9">
        <w:rPr>
          <w:rFonts w:ascii="Times New Roman" w:eastAsia="Times New Roman" w:hAnsi="Times New Roman" w:cs="Times New Roman"/>
        </w:rPr>
        <w:t>contB</w:t>
      </w:r>
      <w:proofErr w:type="spellEnd"/>
      <w:r w:rsidRPr="009C09D9">
        <w:rPr>
          <w:rFonts w:ascii="Times New Roman" w:eastAsia="Times New Roman" w:hAnsi="Times New Roman" w:cs="Times New Roman"/>
        </w:rPr>
        <w:t xml:space="preserve">, el sistema permanece en este estado mientras la señal fin mensaje sea cero, en el momento que la señal fin mensaje es uno se da inicio a la operación del sistema. En el estado dos el sistema pone la señal </w:t>
      </w:r>
      <w:proofErr w:type="spellStart"/>
      <w:r w:rsidRPr="009C09D9">
        <w:rPr>
          <w:rFonts w:ascii="Times New Roman" w:eastAsia="Times New Roman" w:hAnsi="Times New Roman" w:cs="Times New Roman"/>
        </w:rPr>
        <w:t>go</w:t>
      </w:r>
      <w:proofErr w:type="spellEnd"/>
      <w:r w:rsidRPr="009C09D9">
        <w:rPr>
          <w:rFonts w:ascii="Times New Roman" w:eastAsia="Times New Roman" w:hAnsi="Times New Roman" w:cs="Times New Roman"/>
        </w:rPr>
        <w:t xml:space="preserve"> en ‘1’, iniciando el conteo del tiempo, y se manda un pulso de re</w:t>
      </w:r>
      <w:del w:id="3606" w:author="Maria Paola Fonseca Paez" w:date="2019-12-01T02:35:00Z">
        <w:r w:rsidRPr="009C09D9" w:rsidDel="00E606D5">
          <w:rPr>
            <w:rFonts w:ascii="Times New Roman" w:eastAsia="Times New Roman" w:hAnsi="Times New Roman" w:cs="Times New Roman"/>
          </w:rPr>
          <w:delText>set</w:delText>
        </w:r>
      </w:del>
      <w:ins w:id="3607" w:author="Maria Paola Fonseca Paez" w:date="2019-12-01T02:35:00Z">
        <w:r w:rsidR="00E606D5">
          <w:rPr>
            <w:rFonts w:ascii="Times New Roman" w:eastAsia="Times New Roman" w:hAnsi="Times New Roman" w:cs="Times New Roman"/>
          </w:rPr>
          <w:t>inicio</w:t>
        </w:r>
      </w:ins>
      <w:r w:rsidRPr="009C09D9">
        <w:rPr>
          <w:rFonts w:ascii="Times New Roman" w:eastAsia="Times New Roman" w:hAnsi="Times New Roman" w:cs="Times New Roman"/>
        </w:rPr>
        <w:t xml:space="preserve"> a todas las unidades de minado del 0 - F, compuestas por </w:t>
      </w:r>
      <w:del w:id="3608" w:author="Maria Paola Fonseca Paez" w:date="2019-12-01T02:05:00Z">
        <w:r w:rsidRPr="009C09D9" w:rsidDel="00712F16">
          <w:rPr>
            <w:rFonts w:ascii="Times New Roman" w:eastAsia="Times New Roman" w:hAnsi="Times New Roman" w:cs="Times New Roman"/>
          </w:rPr>
          <w:delText>los sub bloques</w:delText>
        </w:r>
      </w:del>
      <w:ins w:id="3609" w:author="Maria Paola Fonseca Paez" w:date="2019-12-01T02:05:00Z">
        <w:r w:rsidR="00712F16">
          <w:rPr>
            <w:rFonts w:ascii="Times New Roman" w:eastAsia="Times New Roman" w:hAnsi="Times New Roman" w:cs="Times New Roman"/>
          </w:rPr>
          <w:t>las unidades</w:t>
        </w:r>
      </w:ins>
      <w:r w:rsidRPr="009C09D9">
        <w:rPr>
          <w:rFonts w:ascii="Times New Roman" w:eastAsia="Times New Roman" w:hAnsi="Times New Roman" w:cs="Times New Roman"/>
        </w:rPr>
        <w:t xml:space="preserve"> de función </w:t>
      </w:r>
      <w:r w:rsidRPr="009C09D9">
        <w:rPr>
          <w:rFonts w:ascii="Times New Roman" w:eastAsia="Times New Roman" w:hAnsi="Times New Roman" w:cs="Times New Roman"/>
          <w:i/>
        </w:rPr>
        <w:t>hash sha256</w:t>
      </w:r>
      <w:r w:rsidRPr="009C09D9">
        <w:rPr>
          <w:rFonts w:ascii="Times New Roman" w:eastAsia="Times New Roman" w:hAnsi="Times New Roman" w:cs="Times New Roman"/>
        </w:rPr>
        <w:t xml:space="preserve">, generación </w:t>
      </w:r>
      <w:r w:rsidRPr="009C09D9">
        <w:rPr>
          <w:rFonts w:ascii="Times New Roman" w:eastAsia="Times New Roman" w:hAnsi="Times New Roman" w:cs="Times New Roman"/>
          <w:i/>
        </w:rPr>
        <w:t>nonce</w:t>
      </w:r>
      <w:r w:rsidRPr="009C09D9">
        <w:rPr>
          <w:rFonts w:ascii="Times New Roman" w:eastAsia="Times New Roman" w:hAnsi="Times New Roman" w:cs="Times New Roman"/>
        </w:rPr>
        <w:t xml:space="preserve"> y comparar ceros. </w:t>
      </w:r>
    </w:p>
    <w:p w14:paraId="23429CCE" w14:textId="77777777" w:rsidR="00714E5C" w:rsidRPr="009C09D9" w:rsidRDefault="00714E5C">
      <w:pPr>
        <w:spacing w:line="240" w:lineRule="auto"/>
        <w:jc w:val="both"/>
        <w:rPr>
          <w:rFonts w:ascii="Times New Roman" w:eastAsia="Times New Roman" w:hAnsi="Times New Roman" w:cs="Times New Roman"/>
        </w:rPr>
      </w:pPr>
    </w:p>
    <w:p w14:paraId="4D8645CE" w14:textId="5B3852EC" w:rsidR="00714E5C" w:rsidRPr="009C09D9" w:rsidRDefault="00AB58E9">
      <w:pPr>
        <w:spacing w:line="240" w:lineRule="auto"/>
        <w:jc w:val="both"/>
        <w:rPr>
          <w:rFonts w:ascii="Times New Roman" w:eastAsia="Times New Roman" w:hAnsi="Times New Roman" w:cs="Times New Roman"/>
        </w:rPr>
      </w:pPr>
      <w:r w:rsidRPr="009C09D9">
        <w:rPr>
          <w:rFonts w:ascii="Times New Roman" w:eastAsia="Times New Roman" w:hAnsi="Times New Roman" w:cs="Times New Roman"/>
        </w:rPr>
        <w:lastRenderedPageBreak/>
        <w:t xml:space="preserve">Se pasa al estado tres donde la señal de activo </w:t>
      </w:r>
      <w:r w:rsidRPr="009C09D9">
        <w:rPr>
          <w:rFonts w:ascii="Times New Roman" w:eastAsia="Times New Roman" w:hAnsi="Times New Roman" w:cs="Times New Roman"/>
          <w:i/>
        </w:rPr>
        <w:t>nonce</w:t>
      </w:r>
      <w:r w:rsidRPr="009C09D9">
        <w:rPr>
          <w:rFonts w:ascii="Times New Roman" w:eastAsia="Times New Roman" w:hAnsi="Times New Roman" w:cs="Times New Roman"/>
        </w:rPr>
        <w:t xml:space="preserve"> se pone en ‘1’ para todas las unidades de minado, y se habilita el conteo del contador </w:t>
      </w:r>
      <w:proofErr w:type="spellStart"/>
      <w:r w:rsidRPr="009C09D9">
        <w:rPr>
          <w:rFonts w:ascii="Times New Roman" w:eastAsia="Times New Roman" w:hAnsi="Times New Roman" w:cs="Times New Roman"/>
        </w:rPr>
        <w:t>contB</w:t>
      </w:r>
      <w:proofErr w:type="spellEnd"/>
      <w:r w:rsidRPr="009C09D9">
        <w:rPr>
          <w:rFonts w:ascii="Times New Roman" w:eastAsia="Times New Roman" w:hAnsi="Times New Roman" w:cs="Times New Roman"/>
        </w:rPr>
        <w:t xml:space="preserve">. Una vez realizado esto se avanza directamente al estado de espera, y posteriormente al estado cuatro, en el cual </w:t>
      </w:r>
      <w:del w:id="3610" w:author="Maria Paola Fonseca Paez" w:date="2019-12-01T02:40:00Z">
        <w:r w:rsidRPr="009C09D9" w:rsidDel="00E606D5">
          <w:rPr>
            <w:rFonts w:ascii="Times New Roman" w:eastAsia="Times New Roman" w:hAnsi="Times New Roman" w:cs="Times New Roman"/>
          </w:rPr>
          <w:delText>se queda</w:delText>
        </w:r>
      </w:del>
      <w:ins w:id="3611" w:author="Maria Paola Fonseca Paez" w:date="2019-12-01T02:40:00Z">
        <w:r w:rsidR="00E606D5">
          <w:rPr>
            <w:rFonts w:ascii="Times New Roman" w:eastAsia="Times New Roman" w:hAnsi="Times New Roman" w:cs="Times New Roman"/>
          </w:rPr>
          <w:t>permanece</w:t>
        </w:r>
      </w:ins>
      <w:r w:rsidRPr="009C09D9">
        <w:rPr>
          <w:rFonts w:ascii="Times New Roman" w:eastAsia="Times New Roman" w:hAnsi="Times New Roman" w:cs="Times New Roman"/>
        </w:rPr>
        <w:t xml:space="preserve"> mientras la señal </w:t>
      </w:r>
      <w:proofErr w:type="spellStart"/>
      <w:r w:rsidRPr="009C09D9">
        <w:rPr>
          <w:rFonts w:ascii="Times New Roman" w:eastAsia="Times New Roman" w:hAnsi="Times New Roman" w:cs="Times New Roman"/>
          <w:i/>
        </w:rPr>
        <w:t>nonce_valid</w:t>
      </w:r>
      <w:proofErr w:type="spellEnd"/>
      <w:r w:rsidRPr="009C09D9">
        <w:rPr>
          <w:rFonts w:ascii="Times New Roman" w:eastAsia="Times New Roman" w:hAnsi="Times New Roman" w:cs="Times New Roman"/>
          <w:i/>
        </w:rPr>
        <w:t xml:space="preserve"> </w:t>
      </w:r>
      <w:r w:rsidRPr="009C09D9">
        <w:rPr>
          <w:rFonts w:ascii="Times New Roman" w:eastAsia="Times New Roman" w:hAnsi="Times New Roman" w:cs="Times New Roman"/>
        </w:rPr>
        <w:t xml:space="preserve">de todas las unidades de minado sea cero. Cuando todas estas señales son ‘1’, se avanza al estado cinco. En el caso de que en el estado cinco el conteo de bloques de entrada sea menor a la cantidad mínima 1, se sigue al estado de </w:t>
      </w:r>
      <w:proofErr w:type="spellStart"/>
      <w:r w:rsidRPr="00E606D5">
        <w:rPr>
          <w:rFonts w:ascii="Times New Roman" w:eastAsia="Times New Roman" w:hAnsi="Times New Roman" w:cs="Times New Roman"/>
          <w:i/>
          <w:rPrChange w:id="3612" w:author="Maria Paola Fonseca Paez" w:date="2019-12-01T02:36:00Z">
            <w:rPr>
              <w:rFonts w:ascii="Times New Roman" w:eastAsia="Times New Roman" w:hAnsi="Times New Roman" w:cs="Times New Roman"/>
            </w:rPr>
          </w:rPrChange>
        </w:rPr>
        <w:t>fail</w:t>
      </w:r>
      <w:proofErr w:type="spellEnd"/>
      <w:r w:rsidRPr="009C09D9">
        <w:rPr>
          <w:rFonts w:ascii="Times New Roman" w:eastAsia="Times New Roman" w:hAnsi="Times New Roman" w:cs="Times New Roman"/>
        </w:rPr>
        <w:t>.</w:t>
      </w:r>
    </w:p>
    <w:p w14:paraId="3330C7CE" w14:textId="77777777" w:rsidR="00714E5C" w:rsidRPr="009C09D9" w:rsidRDefault="00714E5C">
      <w:pPr>
        <w:spacing w:line="240" w:lineRule="auto"/>
        <w:jc w:val="both"/>
        <w:rPr>
          <w:rFonts w:ascii="Times New Roman" w:eastAsia="Times New Roman" w:hAnsi="Times New Roman" w:cs="Times New Roman"/>
        </w:rPr>
      </w:pPr>
    </w:p>
    <w:p w14:paraId="716DE6C0" w14:textId="0ABCAAF2" w:rsidR="00714E5C" w:rsidRPr="009C09D9" w:rsidRDefault="00AB58E9">
      <w:pPr>
        <w:spacing w:line="240" w:lineRule="auto"/>
        <w:jc w:val="both"/>
        <w:rPr>
          <w:rFonts w:ascii="Times New Roman" w:eastAsia="Times New Roman" w:hAnsi="Times New Roman" w:cs="Times New Roman"/>
        </w:rPr>
      </w:pPr>
      <w:r w:rsidRPr="009C09D9">
        <w:rPr>
          <w:rFonts w:ascii="Times New Roman" w:eastAsia="Times New Roman" w:hAnsi="Times New Roman" w:cs="Times New Roman"/>
        </w:rPr>
        <w:t xml:space="preserve">En el estado cinco se pone la señal </w:t>
      </w:r>
      <w:r w:rsidRPr="009C09D9">
        <w:rPr>
          <w:rFonts w:ascii="Times New Roman" w:eastAsia="Times New Roman" w:hAnsi="Times New Roman" w:cs="Times New Roman"/>
          <w:i/>
        </w:rPr>
        <w:t>hash</w:t>
      </w:r>
      <w:r w:rsidRPr="009C09D9">
        <w:rPr>
          <w:rFonts w:ascii="Times New Roman" w:eastAsia="Times New Roman" w:hAnsi="Times New Roman" w:cs="Times New Roman"/>
        </w:rPr>
        <w:t xml:space="preserve"> en ‘1’ para todas las unidades de minado, tomando la posición de memoria contB-1, y si no hay problemas con la cantidad de bloques se avanza al estado seis, donde el sistema espera hasta que la señal </w:t>
      </w:r>
      <w:proofErr w:type="spellStart"/>
      <w:r w:rsidRPr="009C09D9">
        <w:rPr>
          <w:rFonts w:ascii="Times New Roman" w:eastAsia="Times New Roman" w:hAnsi="Times New Roman" w:cs="Times New Roman"/>
          <w:i/>
        </w:rPr>
        <w:t>digest_valid</w:t>
      </w:r>
      <w:proofErr w:type="spellEnd"/>
      <w:r w:rsidRPr="009C09D9">
        <w:rPr>
          <w:rFonts w:ascii="Times New Roman" w:eastAsia="Times New Roman" w:hAnsi="Times New Roman" w:cs="Times New Roman"/>
        </w:rPr>
        <w:t xml:space="preserve"> de todos los bloques de minado sea diferente de cero</w:t>
      </w:r>
      <w:r w:rsidRPr="009C09D9">
        <w:rPr>
          <w:rFonts w:ascii="Times New Roman" w:eastAsia="Times New Roman" w:hAnsi="Times New Roman" w:cs="Times New Roman"/>
          <w:i/>
        </w:rPr>
        <w:t>.</w:t>
      </w:r>
      <w:r w:rsidRPr="009C09D9">
        <w:rPr>
          <w:rFonts w:ascii="Times New Roman" w:eastAsia="Times New Roman" w:hAnsi="Times New Roman" w:cs="Times New Roman"/>
        </w:rPr>
        <w:t xml:space="preserve"> Del estado seis se sigue al estado siete, donde se pone la señal </w:t>
      </w:r>
      <w:del w:id="3613" w:author="Maria Paola Fonseca Paez" w:date="2019-12-01T02:36:00Z">
        <w:r w:rsidRPr="00E606D5" w:rsidDel="00E606D5">
          <w:rPr>
            <w:rFonts w:ascii="Times New Roman" w:eastAsia="Times New Roman" w:hAnsi="Times New Roman" w:cs="Times New Roman"/>
            <w:i/>
            <w:rPrChange w:id="3614" w:author="Maria Paola Fonseca Paez" w:date="2019-12-01T02:36:00Z">
              <w:rPr>
                <w:rFonts w:ascii="Times New Roman" w:eastAsia="Times New Roman" w:hAnsi="Times New Roman" w:cs="Times New Roman"/>
              </w:rPr>
            </w:rPrChange>
          </w:rPr>
          <w:delText xml:space="preserve"> </w:delText>
        </w:r>
      </w:del>
      <w:proofErr w:type="spellStart"/>
      <w:r w:rsidRPr="00E606D5">
        <w:rPr>
          <w:rFonts w:ascii="Times New Roman" w:eastAsia="Times New Roman" w:hAnsi="Times New Roman" w:cs="Times New Roman"/>
          <w:i/>
          <w:rPrChange w:id="3615" w:author="Maria Paola Fonseca Paez" w:date="2019-12-01T02:36:00Z">
            <w:rPr>
              <w:rFonts w:ascii="Times New Roman" w:eastAsia="Times New Roman" w:hAnsi="Times New Roman" w:cs="Times New Roman"/>
            </w:rPr>
          </w:rPrChange>
        </w:rPr>
        <w:t>ready</w:t>
      </w:r>
      <w:proofErr w:type="spellEnd"/>
      <w:r w:rsidRPr="009C09D9">
        <w:rPr>
          <w:rFonts w:ascii="Times New Roman" w:eastAsia="Times New Roman" w:hAnsi="Times New Roman" w:cs="Times New Roman"/>
        </w:rPr>
        <w:t xml:space="preserve"> en ‘1’</w:t>
      </w:r>
      <w:ins w:id="3616" w:author="Maria Paola Fonseca Paez" w:date="2019-12-01T02:36:00Z">
        <w:r w:rsidR="00E606D5">
          <w:rPr>
            <w:rFonts w:ascii="Times New Roman" w:eastAsia="Times New Roman" w:hAnsi="Times New Roman" w:cs="Times New Roman"/>
          </w:rPr>
          <w:t>,</w:t>
        </w:r>
      </w:ins>
      <w:r w:rsidRPr="009C09D9">
        <w:rPr>
          <w:rFonts w:ascii="Times New Roman" w:eastAsia="Times New Roman" w:hAnsi="Times New Roman" w:cs="Times New Roman"/>
        </w:rPr>
        <w:t xml:space="preserve"> y si el valor del contador es diferente del número de bloques totales leídos a la entrada, se avanza al estado ocho donde se pone la señal de más bloques en ‘1’ y se habilita un nuevo conteo del contador auxiliar. Del estado ocho se regresa al estado seis donde se queda en un pequeño ciclo entre los estados seis, siete y ocho hasta que se lea y procese la totalidad de los bloques de entrada.</w:t>
      </w:r>
    </w:p>
    <w:p w14:paraId="203A4771" w14:textId="77777777" w:rsidR="00714E5C" w:rsidRPr="009C09D9" w:rsidRDefault="00714E5C">
      <w:pPr>
        <w:spacing w:line="240" w:lineRule="auto"/>
        <w:jc w:val="both"/>
        <w:rPr>
          <w:rFonts w:ascii="Times New Roman" w:eastAsia="Times New Roman" w:hAnsi="Times New Roman" w:cs="Times New Roman"/>
        </w:rPr>
      </w:pPr>
    </w:p>
    <w:p w14:paraId="76D37EE8" w14:textId="71BA8136" w:rsidR="00714E5C" w:rsidRPr="009C09D9" w:rsidRDefault="00AB58E9">
      <w:pPr>
        <w:spacing w:line="240" w:lineRule="auto"/>
        <w:jc w:val="both"/>
        <w:rPr>
          <w:rFonts w:ascii="Times New Roman" w:eastAsia="Times New Roman" w:hAnsi="Times New Roman" w:cs="Times New Roman"/>
        </w:rPr>
      </w:pPr>
      <w:r w:rsidRPr="009C09D9">
        <w:rPr>
          <w:rFonts w:ascii="Times New Roman" w:eastAsia="Times New Roman" w:hAnsi="Times New Roman" w:cs="Times New Roman"/>
        </w:rPr>
        <w:t xml:space="preserve">En el estado siete, cuando el valor del contador </w:t>
      </w:r>
      <w:proofErr w:type="spellStart"/>
      <w:r w:rsidRPr="009C09D9">
        <w:rPr>
          <w:rFonts w:ascii="Times New Roman" w:eastAsia="Times New Roman" w:hAnsi="Times New Roman" w:cs="Times New Roman"/>
        </w:rPr>
        <w:t>contB</w:t>
      </w:r>
      <w:proofErr w:type="spellEnd"/>
      <w:r w:rsidRPr="009C09D9">
        <w:rPr>
          <w:rFonts w:ascii="Times New Roman" w:eastAsia="Times New Roman" w:hAnsi="Times New Roman" w:cs="Times New Roman"/>
        </w:rPr>
        <w:t xml:space="preserve"> es igual al número de bloques totales de la entrada, se avanza al estado no leer, en el cual se espera hasta que las posiciones más significativas de la salida de cada uno de los bloques de función </w:t>
      </w:r>
      <w:r w:rsidRPr="009C09D9">
        <w:rPr>
          <w:rFonts w:ascii="Times New Roman" w:eastAsia="Times New Roman" w:hAnsi="Times New Roman" w:cs="Times New Roman"/>
          <w:i/>
        </w:rPr>
        <w:t>hash</w:t>
      </w:r>
      <w:r w:rsidRPr="009C09D9">
        <w:rPr>
          <w:rFonts w:ascii="Times New Roman" w:eastAsia="Times New Roman" w:hAnsi="Times New Roman" w:cs="Times New Roman"/>
        </w:rPr>
        <w:t xml:space="preserve"> sean almacenados en sus respectivos registros de salida. Luego se procede al estado nueve, en el cual se pone nuevamente la señal de activar nonce en ‘1’ para todas las unidades de minado, y se habilitan los </w:t>
      </w:r>
      <w:del w:id="3617" w:author="Maria Paola Fonseca Paez" w:date="2019-12-01T02:37:00Z">
        <w:r w:rsidRPr="009C09D9" w:rsidDel="00E606D5">
          <w:rPr>
            <w:rFonts w:ascii="Times New Roman" w:eastAsia="Times New Roman" w:hAnsi="Times New Roman" w:cs="Times New Roman"/>
          </w:rPr>
          <w:delText xml:space="preserve">bloques </w:delText>
        </w:r>
      </w:del>
      <w:ins w:id="3618" w:author="Maria Paola Fonseca Paez" w:date="2019-12-01T02:37:00Z">
        <w:r w:rsidR="00E606D5">
          <w:rPr>
            <w:rFonts w:ascii="Times New Roman" w:eastAsia="Times New Roman" w:hAnsi="Times New Roman" w:cs="Times New Roman"/>
          </w:rPr>
          <w:t>subsistemas</w:t>
        </w:r>
        <w:r w:rsidR="00E606D5"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comparador ceros poniendo la señal </w:t>
      </w:r>
      <w:proofErr w:type="spellStart"/>
      <w:r w:rsidRPr="00E606D5">
        <w:rPr>
          <w:rFonts w:ascii="Times New Roman" w:eastAsia="Times New Roman" w:hAnsi="Times New Roman" w:cs="Times New Roman"/>
          <w:i/>
          <w:rPrChange w:id="3619" w:author="Maria Paola Fonseca Paez" w:date="2019-12-01T02:37:00Z">
            <w:rPr>
              <w:rFonts w:ascii="Times New Roman" w:eastAsia="Times New Roman" w:hAnsi="Times New Roman" w:cs="Times New Roman"/>
            </w:rPr>
          </w:rPrChange>
        </w:rPr>
        <w:t>ena_num_comp_ceros</w:t>
      </w:r>
      <w:proofErr w:type="spellEnd"/>
      <w:r w:rsidRPr="009C09D9">
        <w:rPr>
          <w:rFonts w:ascii="Times New Roman" w:eastAsia="Times New Roman" w:hAnsi="Times New Roman" w:cs="Times New Roman"/>
        </w:rPr>
        <w:t xml:space="preserve"> en ‘1’. En este punto también se manda una señal de reinicio al contador auxiliar </w:t>
      </w:r>
      <w:proofErr w:type="spellStart"/>
      <w:r w:rsidRPr="009C09D9">
        <w:rPr>
          <w:rFonts w:ascii="Times New Roman" w:eastAsia="Times New Roman" w:hAnsi="Times New Roman" w:cs="Times New Roman"/>
        </w:rPr>
        <w:t>contB</w:t>
      </w:r>
      <w:proofErr w:type="spellEnd"/>
      <w:r w:rsidRPr="009C09D9">
        <w:rPr>
          <w:rFonts w:ascii="Times New Roman" w:eastAsia="Times New Roman" w:hAnsi="Times New Roman" w:cs="Times New Roman"/>
        </w:rPr>
        <w:t>. Del estado nueve se sigue al estado de espera comparación y después se sigue al estado diez.</w:t>
      </w:r>
    </w:p>
    <w:p w14:paraId="2AB887B6" w14:textId="77777777" w:rsidR="00714E5C" w:rsidRPr="009C09D9" w:rsidRDefault="00714E5C">
      <w:pPr>
        <w:spacing w:line="240" w:lineRule="auto"/>
        <w:jc w:val="both"/>
        <w:rPr>
          <w:rFonts w:ascii="Times New Roman" w:eastAsia="Times New Roman" w:hAnsi="Times New Roman" w:cs="Times New Roman"/>
        </w:rPr>
      </w:pPr>
    </w:p>
    <w:p w14:paraId="043B2DA8" w14:textId="40E59AFA" w:rsidR="00714E5C" w:rsidRPr="009C09D9" w:rsidRDefault="00AB58E9">
      <w:pPr>
        <w:spacing w:line="240" w:lineRule="auto"/>
        <w:jc w:val="both"/>
        <w:rPr>
          <w:rFonts w:ascii="Times New Roman" w:eastAsia="Times New Roman" w:hAnsi="Times New Roman" w:cs="Times New Roman"/>
        </w:rPr>
      </w:pPr>
      <w:r w:rsidRPr="009C09D9">
        <w:rPr>
          <w:rFonts w:ascii="Times New Roman" w:eastAsia="Times New Roman" w:hAnsi="Times New Roman" w:cs="Times New Roman"/>
        </w:rPr>
        <w:t xml:space="preserve">En el estado diez, si todas las señales ceros ok de los </w:t>
      </w:r>
      <w:del w:id="3620" w:author="Maria Paola Fonseca Paez" w:date="2019-12-01T02:37:00Z">
        <w:r w:rsidRPr="009C09D9" w:rsidDel="00E606D5">
          <w:rPr>
            <w:rFonts w:ascii="Times New Roman" w:eastAsia="Times New Roman" w:hAnsi="Times New Roman" w:cs="Times New Roman"/>
          </w:rPr>
          <w:delText xml:space="preserve">bloques </w:delText>
        </w:r>
      </w:del>
      <w:ins w:id="3621" w:author="Maria Paola Fonseca Paez" w:date="2019-12-01T02:37:00Z">
        <w:r w:rsidR="00E606D5">
          <w:rPr>
            <w:rFonts w:ascii="Times New Roman" w:eastAsia="Times New Roman" w:hAnsi="Times New Roman" w:cs="Times New Roman"/>
          </w:rPr>
          <w:t>sistemas</w:t>
        </w:r>
        <w:r w:rsidR="00E606D5"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de minado son cero</w:t>
      </w:r>
      <w:ins w:id="3622" w:author="Maria Paola Fonseca Paez" w:date="2019-12-01T02:37:00Z">
        <w:r w:rsidR="00E606D5">
          <w:rPr>
            <w:rFonts w:ascii="Times New Roman" w:eastAsia="Times New Roman" w:hAnsi="Times New Roman" w:cs="Times New Roman"/>
          </w:rPr>
          <w:t>,</w:t>
        </w:r>
      </w:ins>
      <w:r w:rsidRPr="009C09D9">
        <w:rPr>
          <w:rFonts w:ascii="Times New Roman" w:eastAsia="Times New Roman" w:hAnsi="Times New Roman" w:cs="Times New Roman"/>
        </w:rPr>
        <w:t xml:space="preserve"> se indica que no se han hallado coincidencias en ningún resultado, así que se prosigue a iterar nuevamente, con un nuevo </w:t>
      </w:r>
      <w:r w:rsidRPr="009C09D9">
        <w:rPr>
          <w:rFonts w:ascii="Times New Roman" w:eastAsia="Times New Roman" w:hAnsi="Times New Roman" w:cs="Times New Roman"/>
          <w:i/>
        </w:rPr>
        <w:t>nonce</w:t>
      </w:r>
      <w:r w:rsidRPr="009C09D9">
        <w:rPr>
          <w:rFonts w:ascii="Times New Roman" w:eastAsia="Times New Roman" w:hAnsi="Times New Roman" w:cs="Times New Roman"/>
        </w:rPr>
        <w:t xml:space="preserve"> en cada unidad de minado. Esto se realiza pasando al estado once en el cual se habilita el conteo inicial del contador auxiliar </w:t>
      </w:r>
      <w:proofErr w:type="spellStart"/>
      <w:r w:rsidRPr="009C09D9">
        <w:rPr>
          <w:rFonts w:ascii="Times New Roman" w:eastAsia="Times New Roman" w:hAnsi="Times New Roman" w:cs="Times New Roman"/>
        </w:rPr>
        <w:t>contB</w:t>
      </w:r>
      <w:proofErr w:type="spellEnd"/>
      <w:r w:rsidRPr="009C09D9">
        <w:rPr>
          <w:rFonts w:ascii="Times New Roman" w:eastAsia="Times New Roman" w:hAnsi="Times New Roman" w:cs="Times New Roman"/>
        </w:rPr>
        <w:t xml:space="preserve"> y se sigue al estado espera para realizar nuevamente el proceso descrito.</w:t>
      </w:r>
    </w:p>
    <w:p w14:paraId="6D534604" w14:textId="77777777" w:rsidR="00714E5C" w:rsidRPr="009C09D9" w:rsidRDefault="00714E5C">
      <w:pPr>
        <w:spacing w:line="240" w:lineRule="auto"/>
        <w:jc w:val="both"/>
        <w:rPr>
          <w:rFonts w:ascii="Times New Roman" w:eastAsia="Times New Roman" w:hAnsi="Times New Roman" w:cs="Times New Roman"/>
        </w:rPr>
      </w:pPr>
    </w:p>
    <w:p w14:paraId="2EB20C4D" w14:textId="3C26F73C" w:rsidR="00714E5C" w:rsidRPr="009C09D9" w:rsidRDefault="00AB58E9">
      <w:pPr>
        <w:spacing w:line="240" w:lineRule="auto"/>
        <w:jc w:val="both"/>
        <w:rPr>
          <w:rFonts w:ascii="Times New Roman" w:eastAsia="Times New Roman" w:hAnsi="Times New Roman" w:cs="Times New Roman"/>
        </w:rPr>
      </w:pPr>
      <w:r w:rsidRPr="009C09D9">
        <w:rPr>
          <w:rFonts w:ascii="Times New Roman" w:eastAsia="Times New Roman" w:hAnsi="Times New Roman" w:cs="Times New Roman"/>
        </w:rPr>
        <w:t xml:space="preserve">En otro de los casos de transición del estado diez, la señal de </w:t>
      </w:r>
      <w:proofErr w:type="spellStart"/>
      <w:r w:rsidRPr="009C09D9">
        <w:rPr>
          <w:rFonts w:ascii="Times New Roman" w:eastAsia="Times New Roman" w:hAnsi="Times New Roman" w:cs="Times New Roman"/>
        </w:rPr>
        <w:t>max</w:t>
      </w:r>
      <w:proofErr w:type="spellEnd"/>
      <w:r w:rsidRPr="009C09D9">
        <w:rPr>
          <w:rFonts w:ascii="Times New Roman" w:eastAsia="Times New Roman" w:hAnsi="Times New Roman" w:cs="Times New Roman"/>
        </w:rPr>
        <w:t xml:space="preserve"> </w:t>
      </w:r>
      <w:proofErr w:type="spellStart"/>
      <w:r w:rsidRPr="009C09D9">
        <w:rPr>
          <w:rFonts w:ascii="Times New Roman" w:eastAsia="Times New Roman" w:hAnsi="Times New Roman" w:cs="Times New Roman"/>
        </w:rPr>
        <w:t>tick</w:t>
      </w:r>
      <w:proofErr w:type="spellEnd"/>
      <w:r w:rsidRPr="009C09D9">
        <w:rPr>
          <w:rFonts w:ascii="Times New Roman" w:eastAsia="Times New Roman" w:hAnsi="Times New Roman" w:cs="Times New Roman"/>
        </w:rPr>
        <w:t xml:space="preserve"> </w:t>
      </w:r>
      <w:del w:id="3623" w:author="Maria Paola Fonseca Paez" w:date="2019-12-01T02:38:00Z">
        <w:r w:rsidR="008219E9" w:rsidRPr="00E606D5" w:rsidDel="00E606D5">
          <w:rPr>
            <w:rFonts w:ascii="Times New Roman" w:eastAsia="Times New Roman" w:hAnsi="Times New Roman" w:cs="Times New Roman"/>
            <w:highlight w:val="yellow"/>
            <w:rPrChange w:id="3624" w:author="Maria Paola Fonseca Paez" w:date="2019-12-01T02:38:00Z">
              <w:rPr>
                <w:rFonts w:ascii="Times New Roman" w:eastAsia="Times New Roman" w:hAnsi="Times New Roman" w:cs="Times New Roman"/>
                <w:b/>
                <w:highlight w:val="yellow"/>
              </w:rPr>
            </w:rPrChange>
          </w:rPr>
          <w:delText>DE</w:delText>
        </w:r>
      </w:del>
      <w:ins w:id="3625" w:author="Maria Paola Fonseca Paez" w:date="2019-12-01T02:38:00Z">
        <w:r w:rsidR="00E606D5" w:rsidRPr="00E606D5">
          <w:rPr>
            <w:rFonts w:ascii="Times New Roman" w:eastAsia="Times New Roman" w:hAnsi="Times New Roman" w:cs="Times New Roman"/>
            <w:rPrChange w:id="3626" w:author="Maria Paola Fonseca Paez" w:date="2019-12-01T02:38:00Z">
              <w:rPr>
                <w:rFonts w:ascii="Times New Roman" w:eastAsia="Times New Roman" w:hAnsi="Times New Roman" w:cs="Times New Roman"/>
                <w:b/>
              </w:rPr>
            </w:rPrChange>
          </w:rPr>
          <w:t>de</w:t>
        </w:r>
      </w:ins>
      <w:r w:rsidR="008219E9" w:rsidRPr="009C09D9">
        <w:rPr>
          <w:rFonts w:ascii="Times New Roman" w:eastAsia="Times New Roman" w:hAnsi="Times New Roman" w:cs="Times New Roman"/>
        </w:rPr>
        <w:t xml:space="preserve"> </w:t>
      </w:r>
      <w:r w:rsidRPr="009C09D9">
        <w:rPr>
          <w:rFonts w:ascii="Times New Roman" w:eastAsia="Times New Roman" w:hAnsi="Times New Roman" w:cs="Times New Roman"/>
        </w:rPr>
        <w:t xml:space="preserve">los contadores secuenciales indica que se ha llegado a su límite, y se pasa al estado de </w:t>
      </w:r>
      <w:proofErr w:type="spellStart"/>
      <w:r w:rsidRPr="009C09D9">
        <w:rPr>
          <w:rFonts w:ascii="Times New Roman" w:eastAsia="Times New Roman" w:hAnsi="Times New Roman" w:cs="Times New Roman"/>
        </w:rPr>
        <w:t>fail</w:t>
      </w:r>
      <w:proofErr w:type="spellEnd"/>
      <w:r w:rsidRPr="009C09D9">
        <w:rPr>
          <w:rFonts w:ascii="Times New Roman" w:eastAsia="Times New Roman" w:hAnsi="Times New Roman" w:cs="Times New Roman"/>
        </w:rPr>
        <w:t xml:space="preserve">, donde se pone en ‘1’ la señal </w:t>
      </w:r>
      <w:proofErr w:type="spellStart"/>
      <w:r w:rsidRPr="00E606D5">
        <w:rPr>
          <w:rFonts w:ascii="Times New Roman" w:eastAsia="Times New Roman" w:hAnsi="Times New Roman" w:cs="Times New Roman"/>
          <w:i/>
          <w:rPrChange w:id="3627" w:author="Maria Paola Fonseca Paez" w:date="2019-12-01T02:38:00Z">
            <w:rPr>
              <w:rFonts w:ascii="Times New Roman" w:eastAsia="Times New Roman" w:hAnsi="Times New Roman" w:cs="Times New Roman"/>
            </w:rPr>
          </w:rPrChange>
        </w:rPr>
        <w:t>failed</w:t>
      </w:r>
      <w:proofErr w:type="spellEnd"/>
      <w:ins w:id="3628" w:author="Maria Paola Fonseca Paez" w:date="2019-12-01T02:38:00Z">
        <w:r w:rsidR="00E606D5">
          <w:rPr>
            <w:rFonts w:ascii="Times New Roman" w:eastAsia="Times New Roman" w:hAnsi="Times New Roman" w:cs="Times New Roman"/>
          </w:rPr>
          <w:t>,</w:t>
        </w:r>
      </w:ins>
      <w:r w:rsidRPr="009C09D9">
        <w:rPr>
          <w:rFonts w:ascii="Times New Roman" w:eastAsia="Times New Roman" w:hAnsi="Times New Roman" w:cs="Times New Roman"/>
        </w:rPr>
        <w:t xml:space="preserve"> junto con la señal </w:t>
      </w:r>
      <w:r w:rsidRPr="00E606D5">
        <w:rPr>
          <w:rFonts w:ascii="Times New Roman" w:eastAsia="Times New Roman" w:hAnsi="Times New Roman" w:cs="Times New Roman"/>
          <w:i/>
          <w:rPrChange w:id="3629" w:author="Maria Paola Fonseca Paez" w:date="2019-12-01T02:38:00Z">
            <w:rPr>
              <w:rFonts w:ascii="Times New Roman" w:eastAsia="Times New Roman" w:hAnsi="Times New Roman" w:cs="Times New Roman"/>
            </w:rPr>
          </w:rPrChange>
        </w:rPr>
        <w:t>inicio transmisión</w:t>
      </w:r>
      <w:r w:rsidRPr="009C09D9">
        <w:rPr>
          <w:rFonts w:ascii="Times New Roman" w:eastAsia="Times New Roman" w:hAnsi="Times New Roman" w:cs="Times New Roman"/>
        </w:rPr>
        <w:t>, enviando a la salida una cadena de caracteres ‘f’.</w:t>
      </w:r>
    </w:p>
    <w:p w14:paraId="7F8EC1C2" w14:textId="77777777" w:rsidR="00714E5C" w:rsidRPr="009C09D9" w:rsidRDefault="00714E5C">
      <w:pPr>
        <w:spacing w:line="240" w:lineRule="auto"/>
        <w:jc w:val="both"/>
        <w:rPr>
          <w:rFonts w:ascii="Times New Roman" w:eastAsia="Times New Roman" w:hAnsi="Times New Roman" w:cs="Times New Roman"/>
        </w:rPr>
      </w:pPr>
    </w:p>
    <w:p w14:paraId="22AC1CE0" w14:textId="77777777" w:rsidR="00714E5C" w:rsidRPr="009C09D9" w:rsidRDefault="00AB58E9">
      <w:pPr>
        <w:spacing w:line="240" w:lineRule="auto"/>
        <w:jc w:val="both"/>
        <w:rPr>
          <w:rFonts w:ascii="Times New Roman" w:eastAsia="Times New Roman" w:hAnsi="Times New Roman" w:cs="Times New Roman"/>
        </w:rPr>
      </w:pPr>
      <w:r w:rsidRPr="009C09D9">
        <w:rPr>
          <w:rFonts w:ascii="Times New Roman" w:eastAsia="Times New Roman" w:hAnsi="Times New Roman" w:cs="Times New Roman"/>
        </w:rPr>
        <w:t xml:space="preserve">En el último de los casos de transición del estado diez, si alguna de las señales ceros ok provenientes de los bloques de minado es uno, el sistema sigue al estado doce, en el que se pone la señal inicio transmisión en ‘1’ y se da inicio a la transmisión de la salida en el bloque de comunicación serial. En cuanto al control global, en este punto sigue al estado trece, donde se espera a que la señal fin mensaje sea ‘0’ para proseguir al estado uno nuevamente a la espera un nuevo mensaje para minar. Tanto del estado doce como del estado </w:t>
      </w:r>
      <w:proofErr w:type="spellStart"/>
      <w:r w:rsidRPr="009C09D9">
        <w:rPr>
          <w:rFonts w:ascii="Times New Roman" w:eastAsia="Times New Roman" w:hAnsi="Times New Roman" w:cs="Times New Roman"/>
        </w:rPr>
        <w:t>fail</w:t>
      </w:r>
      <w:proofErr w:type="spellEnd"/>
      <w:r w:rsidRPr="009C09D9">
        <w:rPr>
          <w:rFonts w:ascii="Times New Roman" w:eastAsia="Times New Roman" w:hAnsi="Times New Roman" w:cs="Times New Roman"/>
        </w:rPr>
        <w:t xml:space="preserve"> se puede llegar al estado final trece.</w:t>
      </w:r>
    </w:p>
    <w:p w14:paraId="3FDC7858" w14:textId="77777777" w:rsidR="00714E5C" w:rsidRPr="009C09D9" w:rsidRDefault="00714E5C">
      <w:pPr>
        <w:spacing w:line="240" w:lineRule="auto"/>
        <w:jc w:val="both"/>
        <w:rPr>
          <w:rFonts w:ascii="Times New Roman" w:eastAsia="Times New Roman" w:hAnsi="Times New Roman" w:cs="Times New Roman"/>
        </w:rPr>
      </w:pPr>
    </w:p>
    <w:p w14:paraId="44DC1D88" w14:textId="11BCCC15" w:rsidR="00E606D5"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Los esquemáticos y diagramas para la arquitectura de la variación se puede encontrar en los anexos ingresando en el siguiente enlace: </w:t>
      </w:r>
      <w:r w:rsidR="009C09D9" w:rsidRPr="009C09D9">
        <w:rPr>
          <w:rFonts w:ascii="Times New Roman" w:hAnsi="Times New Roman" w:cs="Times New Roman"/>
        </w:rPr>
        <w:fldChar w:fldCharType="begin"/>
      </w:r>
      <w:r w:rsidR="009C09D9" w:rsidRPr="009C09D9">
        <w:rPr>
          <w:rFonts w:ascii="Times New Roman" w:hAnsi="Times New Roman" w:cs="Times New Roman"/>
        </w:rPr>
        <w:instrText xml:space="preserve"> HYPERLINK "https://livejaverianaedu-my.sharepoint.com/:f:/g/personal/fonseca_maria_javeriana_edu_co/Eiwugo4NxmhCn9atnVKks2gB3H2P3xCnoaKL0k82pXE08Q?e=CWJCJM" \h </w:instrText>
      </w:r>
      <w:r w:rsidR="009C09D9" w:rsidRPr="009C09D9">
        <w:rPr>
          <w:rFonts w:ascii="Times New Roman" w:hAnsi="Times New Roman" w:cs="Times New Roman"/>
        </w:rPr>
        <w:fldChar w:fldCharType="separate"/>
      </w:r>
      <w:r w:rsidRPr="009C09D9">
        <w:rPr>
          <w:rFonts w:ascii="Times New Roman" w:eastAsia="Times New Roman" w:hAnsi="Times New Roman" w:cs="Times New Roman"/>
          <w:color w:val="1155CC"/>
          <w:u w:val="single"/>
        </w:rPr>
        <w:t xml:space="preserve">Diagramas y el proyecto para ASIC </w:t>
      </w:r>
      <w:proofErr w:type="spellStart"/>
      <w:r w:rsidRPr="009C09D9">
        <w:rPr>
          <w:rFonts w:ascii="Times New Roman" w:eastAsia="Times New Roman" w:hAnsi="Times New Roman" w:cs="Times New Roman"/>
          <w:color w:val="1155CC"/>
          <w:u w:val="single"/>
        </w:rPr>
        <w:t>mining</w:t>
      </w:r>
      <w:proofErr w:type="spellEnd"/>
      <w:r w:rsidR="009C09D9" w:rsidRPr="009C09D9">
        <w:rPr>
          <w:rFonts w:ascii="Times New Roman" w:eastAsia="Times New Roman" w:hAnsi="Times New Roman" w:cs="Times New Roman"/>
          <w:color w:val="1155CC"/>
          <w:u w:val="single"/>
        </w:rPr>
        <w:fldChar w:fldCharType="end"/>
      </w:r>
      <w:r w:rsidRPr="009C09D9">
        <w:rPr>
          <w:rFonts w:ascii="Times New Roman" w:eastAsia="Times New Roman" w:hAnsi="Times New Roman" w:cs="Times New Roman"/>
        </w:rPr>
        <w:t>.</w:t>
      </w:r>
    </w:p>
    <w:bookmarkStart w:id="3630" w:name="_Desarrollo_en_software"/>
    <w:bookmarkEnd w:id="3630"/>
    <w:p w14:paraId="4161771B" w14:textId="72520BCF" w:rsidR="00714E5C" w:rsidRPr="00AC7B2A" w:rsidRDefault="00AC7B2A">
      <w:pPr>
        <w:pStyle w:val="Ttulo2"/>
        <w:jc w:val="both"/>
        <w:rPr>
          <w:ins w:id="3631" w:author="Maria Paola Fonseca Paez" w:date="2019-11-30T17:14:00Z"/>
          <w:rStyle w:val="Hipervnculo"/>
          <w:rFonts w:ascii="Times New Roman" w:eastAsia="Times New Roman" w:hAnsi="Times New Roman" w:cs="Times New Roman"/>
          <w:b/>
          <w:color w:val="auto"/>
          <w:szCs w:val="28"/>
          <w:u w:val="none"/>
          <w:rPrChange w:id="3632" w:author="Maria Paola Fonseca Paez" w:date="2019-11-30T17:14:00Z">
            <w:rPr>
              <w:ins w:id="3633" w:author="Maria Paola Fonseca Paez" w:date="2019-11-30T17:14:00Z"/>
              <w:rStyle w:val="Hipervnculo"/>
              <w:rFonts w:ascii="Times New Roman" w:eastAsia="Times New Roman" w:hAnsi="Times New Roman" w:cs="Times New Roman"/>
              <w:b/>
              <w:sz w:val="22"/>
              <w:szCs w:val="28"/>
            </w:rPr>
          </w:rPrChange>
        </w:rPr>
      </w:pPr>
      <w:ins w:id="3634" w:author="Maria Paola Fonseca Paez" w:date="2019-11-30T17:14:00Z">
        <w:r w:rsidRPr="00AC7B2A">
          <w:rPr>
            <w:rFonts w:ascii="Times New Roman" w:eastAsia="Times New Roman" w:hAnsi="Times New Roman" w:cs="Times New Roman"/>
            <w:b/>
            <w:szCs w:val="28"/>
          </w:rPr>
          <w:fldChar w:fldCharType="begin"/>
        </w:r>
        <w:r w:rsidRPr="00AC7B2A">
          <w:rPr>
            <w:rFonts w:ascii="Times New Roman" w:eastAsia="Times New Roman" w:hAnsi="Times New Roman" w:cs="Times New Roman"/>
            <w:b/>
            <w:szCs w:val="28"/>
          </w:rPr>
          <w:instrText xml:space="preserve"> HYPERLINK  \l "_DESARROLLO" </w:instrText>
        </w:r>
        <w:r w:rsidRPr="00AC7B2A">
          <w:rPr>
            <w:rFonts w:ascii="Times New Roman" w:eastAsia="Times New Roman" w:hAnsi="Times New Roman" w:cs="Times New Roman"/>
            <w:b/>
            <w:szCs w:val="28"/>
            <w:rPrChange w:id="3635" w:author="Maria Paola Fonseca Paez" w:date="2019-11-30T17:14:00Z">
              <w:rPr>
                <w:rFonts w:ascii="Times New Roman" w:eastAsia="Times New Roman" w:hAnsi="Times New Roman" w:cs="Times New Roman"/>
                <w:b/>
                <w:szCs w:val="28"/>
              </w:rPr>
            </w:rPrChange>
          </w:rPr>
          <w:fldChar w:fldCharType="separate"/>
        </w:r>
        <w:bookmarkStart w:id="3636" w:name="_Toc26029288"/>
        <w:commentRangeStart w:id="3637"/>
        <w:r w:rsidR="00FD5AB6" w:rsidRPr="00AC7B2A">
          <w:rPr>
            <w:rStyle w:val="Hipervnculo"/>
            <w:rFonts w:ascii="Times New Roman" w:eastAsia="Times New Roman" w:hAnsi="Times New Roman" w:cs="Times New Roman"/>
            <w:b/>
            <w:color w:val="auto"/>
            <w:szCs w:val="28"/>
            <w:u w:val="none"/>
            <w:rPrChange w:id="3638" w:author="Maria Paola Fonseca Paez" w:date="2019-11-30T17:14:00Z">
              <w:rPr>
                <w:rStyle w:val="Hipervnculo"/>
                <w:rFonts w:ascii="Times New Roman" w:eastAsia="Times New Roman" w:hAnsi="Times New Roman" w:cs="Times New Roman"/>
                <w:b/>
                <w:szCs w:val="28"/>
              </w:rPr>
            </w:rPrChange>
          </w:rPr>
          <w:t>Desarrollo</w:t>
        </w:r>
        <w:commentRangeEnd w:id="3637"/>
        <w:r w:rsidR="00FD5AB6" w:rsidRPr="00AC7B2A">
          <w:rPr>
            <w:rStyle w:val="Hipervnculo"/>
            <w:rFonts w:ascii="Times New Roman" w:eastAsia="Times New Roman" w:hAnsi="Times New Roman" w:cs="Times New Roman"/>
            <w:b/>
            <w:color w:val="auto"/>
            <w:szCs w:val="28"/>
            <w:u w:val="none"/>
            <w:rPrChange w:id="3639" w:author="Maria Paola Fonseca Paez" w:date="2019-11-30T17:14:00Z">
              <w:rPr>
                <w:rStyle w:val="Hipervnculo"/>
                <w:rFonts w:ascii="Times New Roman" w:eastAsia="Times New Roman" w:hAnsi="Times New Roman" w:cs="Times New Roman"/>
                <w:b/>
                <w:szCs w:val="28"/>
              </w:rPr>
            </w:rPrChange>
          </w:rPr>
          <w:t xml:space="preserve"> en software</w:t>
        </w:r>
        <w:r w:rsidR="000E70D6" w:rsidRPr="00AC7B2A">
          <w:rPr>
            <w:rStyle w:val="Hipervnculo"/>
            <w:rFonts w:ascii="Times New Roman" w:hAnsi="Times New Roman" w:cs="Times New Roman"/>
            <w:color w:val="auto"/>
            <w:sz w:val="18"/>
            <w:szCs w:val="16"/>
            <w:u w:val="none"/>
            <w:rPrChange w:id="3640" w:author="Maria Paola Fonseca Paez" w:date="2019-11-30T17:14:00Z">
              <w:rPr>
                <w:rStyle w:val="Hipervnculo"/>
                <w:rFonts w:ascii="Times New Roman" w:hAnsi="Times New Roman" w:cs="Times New Roman"/>
                <w:sz w:val="18"/>
                <w:szCs w:val="16"/>
              </w:rPr>
            </w:rPrChange>
          </w:rPr>
          <w:commentReference w:id="3637"/>
        </w:r>
        <w:bookmarkEnd w:id="3636"/>
      </w:ins>
    </w:p>
    <w:p w14:paraId="53231422" w14:textId="3FD93EA5" w:rsidR="00714E5C" w:rsidRPr="009C09D9" w:rsidRDefault="00AC7B2A">
      <w:pPr>
        <w:jc w:val="both"/>
        <w:rPr>
          <w:rFonts w:ascii="Times New Roman" w:eastAsia="Times New Roman" w:hAnsi="Times New Roman" w:cs="Times New Roman"/>
        </w:rPr>
      </w:pPr>
      <w:ins w:id="3641" w:author="Maria Paola Fonseca Paez" w:date="2019-11-30T17:14:00Z">
        <w:r w:rsidRPr="00AC7B2A">
          <w:rPr>
            <w:rFonts w:ascii="Times New Roman" w:eastAsia="Times New Roman" w:hAnsi="Times New Roman" w:cs="Times New Roman"/>
            <w:b/>
            <w:sz w:val="32"/>
            <w:szCs w:val="28"/>
            <w:rPrChange w:id="3642" w:author="Maria Paola Fonseca Paez" w:date="2019-11-30T17:14:00Z">
              <w:rPr>
                <w:rFonts w:ascii="Times New Roman" w:eastAsia="Times New Roman" w:hAnsi="Times New Roman" w:cs="Times New Roman"/>
                <w:b/>
                <w:sz w:val="32"/>
                <w:szCs w:val="28"/>
              </w:rPr>
            </w:rPrChange>
          </w:rPr>
          <w:fldChar w:fldCharType="end"/>
        </w:r>
      </w:ins>
    </w:p>
    <w:p w14:paraId="03C84794" w14:textId="204FE2C5" w:rsidR="00714E5C" w:rsidRPr="009C09D9" w:rsidRDefault="00AB58E9">
      <w:pPr>
        <w:spacing w:line="240" w:lineRule="auto"/>
        <w:jc w:val="both"/>
        <w:rPr>
          <w:rFonts w:ascii="Times New Roman" w:eastAsia="Times New Roman" w:hAnsi="Times New Roman" w:cs="Times New Roman"/>
        </w:rPr>
      </w:pPr>
      <w:r w:rsidRPr="009C09D9">
        <w:rPr>
          <w:rFonts w:ascii="Times New Roman" w:eastAsia="Times New Roman" w:hAnsi="Times New Roman" w:cs="Times New Roman"/>
        </w:rPr>
        <w:t xml:space="preserve">En esta sección se </w:t>
      </w:r>
      <w:del w:id="3643" w:author="Maria Paola Fonseca Paez" w:date="2019-12-01T02:40:00Z">
        <w:r w:rsidRPr="009C09D9" w:rsidDel="00E606D5">
          <w:rPr>
            <w:rFonts w:ascii="Times New Roman" w:eastAsia="Times New Roman" w:hAnsi="Times New Roman" w:cs="Times New Roman"/>
          </w:rPr>
          <w:delText xml:space="preserve">abarca </w:delText>
        </w:r>
      </w:del>
      <w:ins w:id="3644" w:author="Maria Paola Fonseca Paez" w:date="2019-12-01T02:40:00Z">
        <w:r w:rsidR="00E606D5">
          <w:rPr>
            <w:rFonts w:ascii="Times New Roman" w:eastAsia="Times New Roman" w:hAnsi="Times New Roman" w:cs="Times New Roman"/>
          </w:rPr>
          <w:t>comprende</w:t>
        </w:r>
        <w:r w:rsidR="00E606D5"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la concepción e implementación de un código de seguimiento funcional en </w:t>
      </w:r>
      <w:r w:rsidRPr="009C09D9">
        <w:rPr>
          <w:rFonts w:ascii="Times New Roman" w:eastAsia="Times New Roman" w:hAnsi="Times New Roman" w:cs="Times New Roman"/>
          <w:i/>
        </w:rPr>
        <w:t>software</w:t>
      </w:r>
      <w:ins w:id="3645" w:author="Maria Paola Fonseca Paez" w:date="2019-12-01T02:40:00Z">
        <w:r w:rsidR="00E606D5">
          <w:rPr>
            <w:rFonts w:ascii="Times New Roman" w:eastAsia="Times New Roman" w:hAnsi="Times New Roman" w:cs="Times New Roman"/>
            <w:i/>
          </w:rPr>
          <w:t>,</w:t>
        </w:r>
      </w:ins>
      <w:r w:rsidRPr="009C09D9">
        <w:rPr>
          <w:rFonts w:ascii="Times New Roman" w:eastAsia="Times New Roman" w:hAnsi="Times New Roman" w:cs="Times New Roman"/>
        </w:rPr>
        <w:t xml:space="preserve"> con el fin de verificar el funcionamiento </w:t>
      </w:r>
      <w:del w:id="3646" w:author="Maria Paola Fonseca Paez" w:date="2019-12-01T02:41:00Z">
        <w:r w:rsidRPr="009C09D9" w:rsidDel="00E606D5">
          <w:rPr>
            <w:rFonts w:ascii="Times New Roman" w:eastAsia="Times New Roman" w:hAnsi="Times New Roman" w:cs="Times New Roman"/>
          </w:rPr>
          <w:delText>de la concepción,</w:delText>
        </w:r>
      </w:del>
      <w:ins w:id="3647" w:author="Maria Paola Fonseca Paez" w:date="2019-12-01T02:41:00Z">
        <w:r w:rsidR="00E606D5">
          <w:rPr>
            <w:rFonts w:ascii="Times New Roman" w:eastAsia="Times New Roman" w:hAnsi="Times New Roman" w:cs="Times New Roman"/>
          </w:rPr>
          <w:t>del</w:t>
        </w:r>
      </w:ins>
      <w:r w:rsidRPr="009C09D9">
        <w:rPr>
          <w:rFonts w:ascii="Times New Roman" w:eastAsia="Times New Roman" w:hAnsi="Times New Roman" w:cs="Times New Roman"/>
        </w:rPr>
        <w:t xml:space="preserve"> diseño </w:t>
      </w:r>
      <w:del w:id="3648" w:author="Maria Paola Fonseca Paez" w:date="2019-12-01T02:41:00Z">
        <w:r w:rsidRPr="009C09D9" w:rsidDel="00E606D5">
          <w:rPr>
            <w:rFonts w:ascii="Times New Roman" w:eastAsia="Times New Roman" w:hAnsi="Times New Roman" w:cs="Times New Roman"/>
          </w:rPr>
          <w:delText xml:space="preserve">e implementación del </w:delText>
        </w:r>
      </w:del>
      <w:ins w:id="3649" w:author="Maria Paola Fonseca Paez" w:date="2019-12-01T02:41:00Z">
        <w:r w:rsidR="00E606D5">
          <w:rPr>
            <w:rFonts w:ascii="Times New Roman" w:eastAsia="Times New Roman" w:hAnsi="Times New Roman" w:cs="Times New Roman"/>
          </w:rPr>
          <w:t xml:space="preserve">del </w:t>
        </w:r>
      </w:ins>
      <w:r w:rsidRPr="009C09D9">
        <w:rPr>
          <w:rFonts w:ascii="Times New Roman" w:eastAsia="Times New Roman" w:hAnsi="Times New Roman" w:cs="Times New Roman"/>
        </w:rPr>
        <w:t xml:space="preserve">sistema base en </w:t>
      </w:r>
      <w:r w:rsidRPr="009C09D9">
        <w:rPr>
          <w:rFonts w:ascii="Times New Roman" w:eastAsia="Times New Roman" w:hAnsi="Times New Roman" w:cs="Times New Roman"/>
          <w:i/>
        </w:rPr>
        <w:t>hardware</w:t>
      </w:r>
      <w:r w:rsidRPr="009C09D9">
        <w:rPr>
          <w:rFonts w:ascii="Times New Roman" w:eastAsia="Times New Roman" w:hAnsi="Times New Roman" w:cs="Times New Roman"/>
        </w:rPr>
        <w:t xml:space="preserve">. De igual forma, se ilustra el proceso de adaptación de entradas para cada sistema en conjunto con el manejo </w:t>
      </w:r>
      <w:del w:id="3650" w:author="Maria Paola Fonseca Paez" w:date="2019-12-01T02:41:00Z">
        <w:r w:rsidR="008219E9" w:rsidRPr="00E606D5" w:rsidDel="00E606D5">
          <w:rPr>
            <w:rFonts w:ascii="Times New Roman" w:eastAsia="Times New Roman" w:hAnsi="Times New Roman" w:cs="Times New Roman"/>
            <w:highlight w:val="yellow"/>
            <w:rPrChange w:id="3651" w:author="Maria Paola Fonseca Paez" w:date="2019-12-01T02:41:00Z">
              <w:rPr>
                <w:rFonts w:ascii="Times New Roman" w:eastAsia="Times New Roman" w:hAnsi="Times New Roman" w:cs="Times New Roman"/>
                <w:b/>
                <w:highlight w:val="yellow"/>
              </w:rPr>
            </w:rPrChange>
          </w:rPr>
          <w:delText>DE LA</w:delText>
        </w:r>
      </w:del>
      <w:ins w:id="3652" w:author="Maria Paola Fonseca Paez" w:date="2019-12-01T02:41:00Z">
        <w:r w:rsidR="00E606D5" w:rsidRPr="00E606D5">
          <w:rPr>
            <w:rFonts w:ascii="Times New Roman" w:eastAsia="Times New Roman" w:hAnsi="Times New Roman" w:cs="Times New Roman"/>
            <w:rPrChange w:id="3653" w:author="Maria Paola Fonseca Paez" w:date="2019-12-01T02:41:00Z">
              <w:rPr>
                <w:rFonts w:ascii="Times New Roman" w:eastAsia="Times New Roman" w:hAnsi="Times New Roman" w:cs="Times New Roman"/>
                <w:b/>
              </w:rPr>
            </w:rPrChange>
          </w:rPr>
          <w:t>de la</w:t>
        </w:r>
      </w:ins>
      <w:r w:rsidR="008219E9" w:rsidRPr="009C09D9">
        <w:rPr>
          <w:rFonts w:ascii="Times New Roman" w:eastAsia="Times New Roman" w:hAnsi="Times New Roman" w:cs="Times New Roman"/>
        </w:rPr>
        <w:t xml:space="preserve"> </w:t>
      </w:r>
      <w:r w:rsidRPr="009C09D9">
        <w:rPr>
          <w:rFonts w:ascii="Times New Roman" w:eastAsia="Times New Roman" w:hAnsi="Times New Roman" w:cs="Times New Roman"/>
        </w:rPr>
        <w:t xml:space="preserve">transmisión serial de cara al </w:t>
      </w:r>
      <w:r w:rsidRPr="009C09D9">
        <w:rPr>
          <w:rFonts w:ascii="Times New Roman" w:eastAsia="Times New Roman" w:hAnsi="Times New Roman" w:cs="Times New Roman"/>
          <w:i/>
        </w:rPr>
        <w:t>software</w:t>
      </w:r>
      <w:r w:rsidRPr="009C09D9">
        <w:rPr>
          <w:rFonts w:ascii="Times New Roman" w:eastAsia="Times New Roman" w:hAnsi="Times New Roman" w:cs="Times New Roman"/>
        </w:rPr>
        <w:t>. A continuación</w:t>
      </w:r>
      <w:ins w:id="3654" w:author="Maria Paola Fonseca Paez" w:date="2019-12-01T02:41:00Z">
        <w:r w:rsidR="00E606D5">
          <w:rPr>
            <w:rFonts w:ascii="Times New Roman" w:eastAsia="Times New Roman" w:hAnsi="Times New Roman" w:cs="Times New Roman"/>
          </w:rPr>
          <w:t>,</w:t>
        </w:r>
      </w:ins>
      <w:r w:rsidRPr="009C09D9">
        <w:rPr>
          <w:rFonts w:ascii="Times New Roman" w:eastAsia="Times New Roman" w:hAnsi="Times New Roman" w:cs="Times New Roman"/>
        </w:rPr>
        <w:t xml:space="preserve"> se describe la lógica implementada en alto nivel en conjunto con las principales funciones.</w:t>
      </w:r>
    </w:p>
    <w:p w14:paraId="356EA978" w14:textId="77777777" w:rsidR="00714E5C" w:rsidRPr="009C09D9" w:rsidRDefault="00714E5C">
      <w:pPr>
        <w:spacing w:line="240" w:lineRule="auto"/>
        <w:jc w:val="both"/>
        <w:rPr>
          <w:rFonts w:ascii="Times New Roman" w:eastAsia="Times New Roman" w:hAnsi="Times New Roman" w:cs="Times New Roman"/>
        </w:rPr>
      </w:pPr>
    </w:p>
    <w:p w14:paraId="72070D77" w14:textId="77777777" w:rsidR="00E606D5" w:rsidRDefault="00AB58E9">
      <w:pPr>
        <w:jc w:val="both"/>
        <w:rPr>
          <w:ins w:id="3655" w:author="Maria Paola Fonseca Paez" w:date="2019-12-01T02:43:00Z"/>
          <w:rFonts w:ascii="Times New Roman" w:eastAsia="Times New Roman" w:hAnsi="Times New Roman" w:cs="Times New Roman"/>
        </w:rPr>
      </w:pPr>
      <w:r w:rsidRPr="009C09D9">
        <w:rPr>
          <w:rFonts w:ascii="Times New Roman" w:eastAsia="Times New Roman" w:hAnsi="Times New Roman" w:cs="Times New Roman"/>
        </w:rPr>
        <w:t xml:space="preserve">Para corroborar la funcionalidad en </w:t>
      </w:r>
      <w:r w:rsidRPr="009C09D9">
        <w:rPr>
          <w:rFonts w:ascii="Times New Roman" w:eastAsia="Times New Roman" w:hAnsi="Times New Roman" w:cs="Times New Roman"/>
          <w:i/>
        </w:rPr>
        <w:t xml:space="preserve">hardware </w:t>
      </w:r>
      <w:r w:rsidRPr="009C09D9">
        <w:rPr>
          <w:rFonts w:ascii="Times New Roman" w:eastAsia="Times New Roman" w:hAnsi="Times New Roman" w:cs="Times New Roman"/>
        </w:rPr>
        <w:t>se realizó el diseño de la arquitectura planteada</w:t>
      </w:r>
      <w:ins w:id="3656" w:author="Maria Paola Fonseca Paez" w:date="2019-12-01T02:42:00Z">
        <w:r w:rsidR="00E606D5">
          <w:rPr>
            <w:rFonts w:ascii="Times New Roman" w:eastAsia="Times New Roman" w:hAnsi="Times New Roman" w:cs="Times New Roman"/>
          </w:rPr>
          <w:t>,</w:t>
        </w:r>
      </w:ins>
      <w:r w:rsidRPr="009C09D9">
        <w:rPr>
          <w:rFonts w:ascii="Times New Roman" w:eastAsia="Times New Roman" w:hAnsi="Times New Roman" w:cs="Times New Roman"/>
        </w:rPr>
        <w:t xml:space="preserve"> en </w:t>
      </w:r>
      <w:r w:rsidRPr="009C09D9">
        <w:rPr>
          <w:rFonts w:ascii="Times New Roman" w:eastAsia="Times New Roman" w:hAnsi="Times New Roman" w:cs="Times New Roman"/>
          <w:i/>
        </w:rPr>
        <w:t>software</w:t>
      </w:r>
      <w:ins w:id="3657" w:author="Maria Paola Fonseca Paez" w:date="2019-12-01T02:42:00Z">
        <w:r w:rsidR="00E606D5">
          <w:rPr>
            <w:rFonts w:ascii="Times New Roman" w:eastAsia="Times New Roman" w:hAnsi="Times New Roman" w:cs="Times New Roman"/>
            <w:i/>
          </w:rPr>
          <w:t>,</w:t>
        </w:r>
      </w:ins>
      <w:r w:rsidRPr="009C09D9">
        <w:rPr>
          <w:rFonts w:ascii="Times New Roman" w:eastAsia="Times New Roman" w:hAnsi="Times New Roman" w:cs="Times New Roman"/>
          <w:i/>
        </w:rPr>
        <w:t xml:space="preserve"> </w:t>
      </w:r>
      <w:r w:rsidRPr="009C09D9">
        <w:rPr>
          <w:rFonts w:ascii="Times New Roman" w:eastAsia="Times New Roman" w:hAnsi="Times New Roman" w:cs="Times New Roman"/>
        </w:rPr>
        <w:t xml:space="preserve">tomando como base de </w:t>
      </w:r>
      <w:commentRangeStart w:id="3658"/>
      <w:r w:rsidRPr="009C09D9">
        <w:rPr>
          <w:rFonts w:ascii="Times New Roman" w:eastAsia="Times New Roman" w:hAnsi="Times New Roman" w:cs="Times New Roman"/>
        </w:rPr>
        <w:t xml:space="preserve">referencia un </w:t>
      </w:r>
      <w:r w:rsidRPr="009C09D9">
        <w:rPr>
          <w:rFonts w:ascii="Times New Roman" w:eastAsia="Times New Roman" w:hAnsi="Times New Roman" w:cs="Times New Roman"/>
          <w:i/>
        </w:rPr>
        <w:t xml:space="preserve">script </w:t>
      </w:r>
      <w:r w:rsidRPr="009C09D9">
        <w:rPr>
          <w:rFonts w:ascii="Times New Roman" w:eastAsia="Times New Roman" w:hAnsi="Times New Roman" w:cs="Times New Roman"/>
        </w:rPr>
        <w:t xml:space="preserve">descrito en </w:t>
      </w:r>
      <w:proofErr w:type="spellStart"/>
      <w:r w:rsidRPr="009C09D9">
        <w:rPr>
          <w:rFonts w:ascii="Times New Roman" w:eastAsia="Times New Roman" w:hAnsi="Times New Roman" w:cs="Times New Roman"/>
          <w:i/>
        </w:rPr>
        <w:t>python</w:t>
      </w:r>
      <w:commentRangeEnd w:id="3658"/>
      <w:proofErr w:type="spellEnd"/>
      <w:r w:rsidR="008219E9" w:rsidRPr="009C09D9">
        <w:rPr>
          <w:rStyle w:val="Refdecomentario"/>
          <w:rFonts w:ascii="Times New Roman" w:hAnsi="Times New Roman" w:cs="Times New Roman"/>
        </w:rPr>
        <w:commentReference w:id="3658"/>
      </w:r>
      <w:r w:rsidRPr="009C09D9">
        <w:rPr>
          <w:rFonts w:ascii="Times New Roman" w:eastAsia="Times New Roman" w:hAnsi="Times New Roman" w:cs="Times New Roman"/>
          <w:i/>
        </w:rPr>
        <w:t xml:space="preserve"> </w:t>
      </w:r>
      <w:r w:rsidRPr="009C09D9">
        <w:rPr>
          <w:rFonts w:ascii="Times New Roman" w:eastAsia="Times New Roman" w:hAnsi="Times New Roman" w:cs="Times New Roman"/>
        </w:rPr>
        <w:t xml:space="preserve">con la funcionalidad de realizar </w:t>
      </w:r>
      <w:r w:rsidRPr="009C09D9">
        <w:rPr>
          <w:rFonts w:ascii="Times New Roman" w:eastAsia="Times New Roman" w:hAnsi="Times New Roman" w:cs="Times New Roman"/>
        </w:rPr>
        <w:lastRenderedPageBreak/>
        <w:t xml:space="preserve">el cálculo de </w:t>
      </w:r>
      <w:r w:rsidRPr="009C09D9">
        <w:rPr>
          <w:rFonts w:ascii="Times New Roman" w:eastAsia="Times New Roman" w:hAnsi="Times New Roman" w:cs="Times New Roman"/>
          <w:i/>
        </w:rPr>
        <w:t xml:space="preserve">hash </w:t>
      </w:r>
      <w:del w:id="3659" w:author="Maria Paola Fonseca Paez" w:date="2019-12-01T02:42:00Z">
        <w:r w:rsidRPr="009C09D9" w:rsidDel="00E606D5">
          <w:rPr>
            <w:rFonts w:ascii="Times New Roman" w:eastAsia="Times New Roman" w:hAnsi="Times New Roman" w:cs="Times New Roman"/>
            <w:i/>
          </w:rPr>
          <w:delText>SHA</w:delText>
        </w:r>
      </w:del>
      <w:ins w:id="3660" w:author="Maria Paola Fonseca Paez" w:date="2019-12-01T02:42:00Z">
        <w:r w:rsidR="00E606D5">
          <w:rPr>
            <w:rFonts w:ascii="Times New Roman" w:eastAsia="Times New Roman" w:hAnsi="Times New Roman" w:cs="Times New Roman"/>
            <w:i/>
          </w:rPr>
          <w:t>sha</w:t>
        </w:r>
      </w:ins>
      <w:r w:rsidRPr="009C09D9">
        <w:rPr>
          <w:rFonts w:ascii="Times New Roman" w:eastAsia="Times New Roman" w:hAnsi="Times New Roman" w:cs="Times New Roman"/>
          <w:i/>
        </w:rPr>
        <w:t>256</w:t>
      </w:r>
      <w:r w:rsidRPr="009C09D9">
        <w:rPr>
          <w:rFonts w:ascii="Times New Roman" w:eastAsia="Times New Roman" w:hAnsi="Times New Roman" w:cs="Times New Roman"/>
        </w:rPr>
        <w:t xml:space="preserve"> y </w:t>
      </w:r>
      <w:del w:id="3661" w:author="Maria Paola Fonseca Paez" w:date="2019-12-01T02:42:00Z">
        <w:r w:rsidRPr="009C09D9" w:rsidDel="00E606D5">
          <w:rPr>
            <w:rFonts w:ascii="Times New Roman" w:eastAsia="Times New Roman" w:hAnsi="Times New Roman" w:cs="Times New Roman"/>
            <w:i/>
          </w:rPr>
          <w:delText>SHA</w:delText>
        </w:r>
      </w:del>
      <w:ins w:id="3662" w:author="Maria Paola Fonseca Paez" w:date="2019-12-01T02:42:00Z">
        <w:r w:rsidR="00E606D5">
          <w:rPr>
            <w:rFonts w:ascii="Times New Roman" w:eastAsia="Times New Roman" w:hAnsi="Times New Roman" w:cs="Times New Roman"/>
            <w:i/>
          </w:rPr>
          <w:t>sha</w:t>
        </w:r>
      </w:ins>
      <w:r w:rsidRPr="009C09D9">
        <w:rPr>
          <w:rFonts w:ascii="Times New Roman" w:eastAsia="Times New Roman" w:hAnsi="Times New Roman" w:cs="Times New Roman"/>
          <w:i/>
        </w:rPr>
        <w:t>224</w:t>
      </w:r>
      <w:r w:rsidRPr="009C09D9">
        <w:rPr>
          <w:rFonts w:ascii="Times New Roman" w:eastAsia="Times New Roman" w:hAnsi="Times New Roman" w:cs="Times New Roman"/>
        </w:rPr>
        <w:t xml:space="preserve">. Se requirió realizar la adecuación del código base, pues este por defecto realizaba la función </w:t>
      </w:r>
      <w:r w:rsidRPr="009C09D9">
        <w:rPr>
          <w:rFonts w:ascii="Times New Roman" w:eastAsia="Times New Roman" w:hAnsi="Times New Roman" w:cs="Times New Roman"/>
          <w:i/>
        </w:rPr>
        <w:t xml:space="preserve">hash </w:t>
      </w:r>
      <w:r w:rsidRPr="009C09D9">
        <w:rPr>
          <w:rFonts w:ascii="Times New Roman" w:eastAsia="Times New Roman" w:hAnsi="Times New Roman" w:cs="Times New Roman"/>
        </w:rPr>
        <w:t>con mensajes de entrada fijos codificados en hexadecimal. Cada mensaje de entrada se ingresaba como un arreglo de 16 posiciones, donde cada posición está compuesta por un número de 8 dígitos hexadecimales</w:t>
      </w:r>
      <w:ins w:id="3663" w:author="Maria Paola Fonseca Paez" w:date="2019-12-01T02:43:00Z">
        <w:r w:rsidR="00E606D5">
          <w:rPr>
            <w:rFonts w:ascii="Times New Roman" w:eastAsia="Times New Roman" w:hAnsi="Times New Roman" w:cs="Times New Roman"/>
          </w:rPr>
          <w:t>. E</w:t>
        </w:r>
      </w:ins>
      <w:del w:id="3664" w:author="Maria Paola Fonseca Paez" w:date="2019-12-01T02:43:00Z">
        <w:r w:rsidRPr="009C09D9" w:rsidDel="00E606D5">
          <w:rPr>
            <w:rFonts w:ascii="Times New Roman" w:eastAsia="Times New Roman" w:hAnsi="Times New Roman" w:cs="Times New Roman"/>
          </w:rPr>
          <w:delText>, e</w:delText>
        </w:r>
      </w:del>
      <w:r w:rsidRPr="009C09D9">
        <w:rPr>
          <w:rFonts w:ascii="Times New Roman" w:eastAsia="Times New Roman" w:hAnsi="Times New Roman" w:cs="Times New Roman"/>
        </w:rPr>
        <w:t>sto conlleva al ingreso de 32 bits por campo en 16 posiciones, es decir, 512 bits de igual manera que en</w:t>
      </w:r>
      <w:ins w:id="3665" w:author="Maria Paola Fonseca Paez" w:date="2019-12-01T02:43:00Z">
        <w:r w:rsidR="00E606D5">
          <w:rPr>
            <w:rFonts w:ascii="Times New Roman" w:eastAsia="Times New Roman" w:hAnsi="Times New Roman" w:cs="Times New Roman"/>
          </w:rPr>
          <w:t xml:space="preserve"> el sistema en</w:t>
        </w:r>
      </w:ins>
      <w:r w:rsidRPr="009C09D9">
        <w:rPr>
          <w:rFonts w:ascii="Times New Roman" w:eastAsia="Times New Roman" w:hAnsi="Times New Roman" w:cs="Times New Roman"/>
        </w:rPr>
        <w:t xml:space="preserve"> </w:t>
      </w:r>
      <w:r w:rsidRPr="00E606D5">
        <w:rPr>
          <w:rFonts w:ascii="Times New Roman" w:eastAsia="Times New Roman" w:hAnsi="Times New Roman" w:cs="Times New Roman"/>
          <w:i/>
          <w:rPrChange w:id="3666" w:author="Maria Paola Fonseca Paez" w:date="2019-12-01T02:43:00Z">
            <w:rPr>
              <w:rFonts w:ascii="Times New Roman" w:eastAsia="Times New Roman" w:hAnsi="Times New Roman" w:cs="Times New Roman"/>
            </w:rPr>
          </w:rPrChange>
        </w:rPr>
        <w:t>hardware</w:t>
      </w:r>
      <w:r w:rsidRPr="009C09D9">
        <w:rPr>
          <w:rFonts w:ascii="Times New Roman" w:eastAsia="Times New Roman" w:hAnsi="Times New Roman" w:cs="Times New Roman"/>
        </w:rPr>
        <w:t xml:space="preserve">. </w:t>
      </w:r>
    </w:p>
    <w:p w14:paraId="740078E2" w14:textId="77777777" w:rsidR="00E606D5" w:rsidRDefault="00E606D5">
      <w:pPr>
        <w:jc w:val="both"/>
        <w:rPr>
          <w:ins w:id="3667" w:author="Maria Paola Fonseca Paez" w:date="2019-12-01T02:43:00Z"/>
          <w:rFonts w:ascii="Times New Roman" w:eastAsia="Times New Roman" w:hAnsi="Times New Roman" w:cs="Times New Roman"/>
        </w:rPr>
      </w:pPr>
    </w:p>
    <w:p w14:paraId="71683CFA" w14:textId="039D3408"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La primera adecuación que se realizó fue ingresar el mensaje de entrada desde un archivo externo con </w:t>
      </w:r>
      <w:proofErr w:type="spellStart"/>
      <w:r w:rsidRPr="009C09D9">
        <w:rPr>
          <w:rFonts w:ascii="Times New Roman" w:eastAsia="Times New Roman" w:hAnsi="Times New Roman" w:cs="Times New Roman"/>
          <w:i/>
        </w:rPr>
        <w:t>padding</w:t>
      </w:r>
      <w:proofErr w:type="spellEnd"/>
      <w:r w:rsidRPr="009C09D9">
        <w:rPr>
          <w:rFonts w:ascii="Times New Roman" w:eastAsia="Times New Roman" w:hAnsi="Times New Roman" w:cs="Times New Roman"/>
          <w:i/>
        </w:rPr>
        <w:t xml:space="preserve"> </w:t>
      </w:r>
      <w:r w:rsidRPr="009C09D9">
        <w:rPr>
          <w:rFonts w:ascii="Times New Roman" w:eastAsia="Times New Roman" w:hAnsi="Times New Roman" w:cs="Times New Roman"/>
        </w:rPr>
        <w:t xml:space="preserve">de </w:t>
      </w:r>
      <w:commentRangeStart w:id="3668"/>
      <w:r w:rsidRPr="009C09D9">
        <w:rPr>
          <w:rFonts w:ascii="Times New Roman" w:eastAsia="Times New Roman" w:hAnsi="Times New Roman" w:cs="Times New Roman"/>
        </w:rPr>
        <w:t xml:space="preserve">64*n </w:t>
      </w:r>
      <w:commentRangeEnd w:id="3668"/>
      <w:r w:rsidR="008219E9" w:rsidRPr="009C09D9">
        <w:rPr>
          <w:rStyle w:val="Refdecomentario"/>
          <w:rFonts w:ascii="Times New Roman" w:hAnsi="Times New Roman" w:cs="Times New Roman"/>
        </w:rPr>
        <w:commentReference w:id="3668"/>
      </w:r>
      <w:r w:rsidRPr="009C09D9">
        <w:rPr>
          <w:rFonts w:ascii="Times New Roman" w:eastAsia="Times New Roman" w:hAnsi="Times New Roman" w:cs="Times New Roman"/>
        </w:rPr>
        <w:t xml:space="preserve">caracteres (64, 128, 192, </w:t>
      </w:r>
      <w:proofErr w:type="spellStart"/>
      <w:r w:rsidRPr="009C09D9">
        <w:rPr>
          <w:rFonts w:ascii="Times New Roman" w:eastAsia="Times New Roman" w:hAnsi="Times New Roman" w:cs="Times New Roman"/>
        </w:rPr>
        <w:t>etc</w:t>
      </w:r>
      <w:proofErr w:type="spellEnd"/>
      <w:r w:rsidRPr="009C09D9">
        <w:rPr>
          <w:rFonts w:ascii="Times New Roman" w:eastAsia="Times New Roman" w:hAnsi="Times New Roman" w:cs="Times New Roman"/>
        </w:rPr>
        <w:t>) con un mínimo de 64</w:t>
      </w:r>
      <w:ins w:id="3669" w:author="Maria Paola Fonseca Paez" w:date="2019-12-01T02:43:00Z">
        <w:r w:rsidR="00E606D5">
          <w:rPr>
            <w:rFonts w:ascii="Times New Roman" w:eastAsia="Times New Roman" w:hAnsi="Times New Roman" w:cs="Times New Roman"/>
          </w:rPr>
          <w:t>.</w:t>
        </w:r>
      </w:ins>
      <w:del w:id="3670" w:author="Maria Paola Fonseca Paez" w:date="2019-12-01T02:43:00Z">
        <w:r w:rsidRPr="009C09D9" w:rsidDel="00E606D5">
          <w:rPr>
            <w:rFonts w:ascii="Times New Roman" w:eastAsia="Times New Roman" w:hAnsi="Times New Roman" w:cs="Times New Roman"/>
          </w:rPr>
          <w:delText>,</w:delText>
        </w:r>
      </w:del>
      <w:r w:rsidRPr="009C09D9">
        <w:rPr>
          <w:rFonts w:ascii="Times New Roman" w:eastAsia="Times New Roman" w:hAnsi="Times New Roman" w:cs="Times New Roman"/>
        </w:rPr>
        <w:t xml:space="preserve"> </w:t>
      </w:r>
      <w:del w:id="3671" w:author="Maria Paola Fonseca Paez" w:date="2019-12-01T02:43:00Z">
        <w:r w:rsidRPr="009C09D9" w:rsidDel="00E606D5">
          <w:rPr>
            <w:rFonts w:ascii="Times New Roman" w:eastAsia="Times New Roman" w:hAnsi="Times New Roman" w:cs="Times New Roman"/>
          </w:rPr>
          <w:delText>p</w:delText>
        </w:r>
      </w:del>
      <w:ins w:id="3672" w:author="Maria Paola Fonseca Paez" w:date="2019-12-01T02:43:00Z">
        <w:r w:rsidR="00E606D5">
          <w:rPr>
            <w:rFonts w:ascii="Times New Roman" w:eastAsia="Times New Roman" w:hAnsi="Times New Roman" w:cs="Times New Roman"/>
          </w:rPr>
          <w:t>P</w:t>
        </w:r>
      </w:ins>
      <w:r w:rsidRPr="009C09D9">
        <w:rPr>
          <w:rFonts w:ascii="Times New Roman" w:eastAsia="Times New Roman" w:hAnsi="Times New Roman" w:cs="Times New Roman"/>
        </w:rPr>
        <w:t>ara ello se realizó la lectura del archivo externo y se almacenó en una variable como una cadena de caracteres (</w:t>
      </w:r>
      <w:proofErr w:type="spellStart"/>
      <w:r w:rsidRPr="009C09D9">
        <w:rPr>
          <w:rFonts w:ascii="Times New Roman" w:eastAsia="Times New Roman" w:hAnsi="Times New Roman" w:cs="Times New Roman"/>
          <w:i/>
        </w:rPr>
        <w:t>string</w:t>
      </w:r>
      <w:proofErr w:type="spellEnd"/>
      <w:r w:rsidRPr="009C09D9">
        <w:rPr>
          <w:rFonts w:ascii="Times New Roman" w:eastAsia="Times New Roman" w:hAnsi="Times New Roman" w:cs="Times New Roman"/>
        </w:rPr>
        <w:t xml:space="preserve">). Se realizó el barrido de la cadena, se codificó a entero en base hexadecimal y se separó en grupos de 8 dígitos donde cada 2 dígitos </w:t>
      </w:r>
      <w:ins w:id="3673" w:author="Maria Paola Fonseca Paez" w:date="2019-12-01T02:44:00Z">
        <w:r w:rsidR="007F10B0" w:rsidRPr="007F10B0">
          <w:rPr>
            <w:rFonts w:ascii="Times New Roman" w:eastAsia="Times New Roman" w:hAnsi="Times New Roman" w:cs="Times New Roman"/>
            <w:i/>
            <w:rPrChange w:id="3674" w:author="Maria Paola Fonseca Paez" w:date="2019-12-01T02:44:00Z">
              <w:rPr>
                <w:rFonts w:ascii="Times New Roman" w:eastAsia="Times New Roman" w:hAnsi="Times New Roman" w:cs="Times New Roman"/>
              </w:rPr>
            </w:rPrChange>
          </w:rPr>
          <w:t>HEX</w:t>
        </w:r>
        <w:r w:rsidR="007F10B0">
          <w:rPr>
            <w:rFonts w:ascii="Times New Roman" w:eastAsia="Times New Roman" w:hAnsi="Times New Roman" w:cs="Times New Roman"/>
          </w:rPr>
          <w:t xml:space="preserve"> </w:t>
        </w:r>
      </w:ins>
      <w:r w:rsidRPr="009C09D9">
        <w:rPr>
          <w:rFonts w:ascii="Times New Roman" w:eastAsia="Times New Roman" w:hAnsi="Times New Roman" w:cs="Times New Roman"/>
        </w:rPr>
        <w:t>son la representación de</w:t>
      </w:r>
      <w:ins w:id="3675" w:author="Maria Paola Fonseca Paez" w:date="2019-12-01T02:44:00Z">
        <w:r w:rsidR="007F10B0">
          <w:rPr>
            <w:rFonts w:ascii="Times New Roman" w:eastAsia="Times New Roman" w:hAnsi="Times New Roman" w:cs="Times New Roman"/>
          </w:rPr>
          <w:t xml:space="preserve"> un</w:t>
        </w:r>
      </w:ins>
      <w:del w:id="3676" w:author="Maria Paola Fonseca Paez" w:date="2019-12-01T02:44:00Z">
        <w:r w:rsidRPr="009C09D9" w:rsidDel="007F10B0">
          <w:rPr>
            <w:rFonts w:ascii="Times New Roman" w:eastAsia="Times New Roman" w:hAnsi="Times New Roman" w:cs="Times New Roman"/>
          </w:rPr>
          <w:delText>l</w:delText>
        </w:r>
      </w:del>
      <w:r w:rsidRPr="009C09D9">
        <w:rPr>
          <w:rFonts w:ascii="Times New Roman" w:eastAsia="Times New Roman" w:hAnsi="Times New Roman" w:cs="Times New Roman"/>
        </w:rPr>
        <w:t xml:space="preserve"> carácter del mensaje original en código </w:t>
      </w:r>
      <w:r w:rsidRPr="009C09D9">
        <w:rPr>
          <w:rFonts w:ascii="Times New Roman" w:eastAsia="Times New Roman" w:hAnsi="Times New Roman" w:cs="Times New Roman"/>
          <w:i/>
        </w:rPr>
        <w:t>ASCII</w:t>
      </w:r>
      <w:r w:rsidRPr="009C09D9">
        <w:rPr>
          <w:rFonts w:ascii="Times New Roman" w:eastAsia="Times New Roman" w:hAnsi="Times New Roman" w:cs="Times New Roman"/>
        </w:rPr>
        <w:t xml:space="preserve">. De esta forma, se buscó obtener el </w:t>
      </w:r>
      <w:r w:rsidRPr="009C09D9">
        <w:rPr>
          <w:rFonts w:ascii="Times New Roman" w:eastAsia="Times New Roman" w:hAnsi="Times New Roman" w:cs="Times New Roman"/>
          <w:i/>
        </w:rPr>
        <w:t xml:space="preserve">hash </w:t>
      </w:r>
      <w:r w:rsidRPr="009C09D9">
        <w:rPr>
          <w:rFonts w:ascii="Times New Roman" w:eastAsia="Times New Roman" w:hAnsi="Times New Roman" w:cs="Times New Roman"/>
        </w:rPr>
        <w:t xml:space="preserve">de un mensaje parametrizable por medio de un archivo externo. </w:t>
      </w:r>
    </w:p>
    <w:p w14:paraId="46F84199" w14:textId="77777777" w:rsidR="00714E5C" w:rsidRPr="009C09D9" w:rsidRDefault="00714E5C">
      <w:pPr>
        <w:jc w:val="both"/>
        <w:rPr>
          <w:rFonts w:ascii="Times New Roman" w:eastAsia="Times New Roman" w:hAnsi="Times New Roman" w:cs="Times New Roman"/>
        </w:rPr>
      </w:pPr>
    </w:p>
    <w:p w14:paraId="3CF9714F" w14:textId="6370E512"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Posterior al proceso de adecuación de entrada de la funcionalidad de </w:t>
      </w:r>
      <w:r w:rsidRPr="007F10B0">
        <w:rPr>
          <w:rFonts w:ascii="Times New Roman" w:eastAsia="Times New Roman" w:hAnsi="Times New Roman" w:cs="Times New Roman"/>
          <w:i/>
          <w:rPrChange w:id="3677" w:author="Maria Paola Fonseca Paez" w:date="2019-12-01T02:45:00Z">
            <w:rPr>
              <w:rFonts w:ascii="Times New Roman" w:eastAsia="Times New Roman" w:hAnsi="Times New Roman" w:cs="Times New Roman"/>
            </w:rPr>
          </w:rPrChange>
        </w:rPr>
        <w:t>hash</w:t>
      </w:r>
      <w:r w:rsidRPr="009C09D9">
        <w:rPr>
          <w:rFonts w:ascii="Times New Roman" w:eastAsia="Times New Roman" w:hAnsi="Times New Roman" w:cs="Times New Roman"/>
        </w:rPr>
        <w:t xml:space="preserve">, se procedió a la implementación de la función para realizar la generación de un valor </w:t>
      </w:r>
      <w:proofErr w:type="spellStart"/>
      <w:r w:rsidRPr="009C09D9">
        <w:rPr>
          <w:rFonts w:ascii="Times New Roman" w:eastAsia="Times New Roman" w:hAnsi="Times New Roman" w:cs="Times New Roman"/>
          <w:i/>
        </w:rPr>
        <w:t>nonce</w:t>
      </w:r>
      <w:proofErr w:type="spellEnd"/>
      <w:r w:rsidRPr="009C09D9">
        <w:rPr>
          <w:rFonts w:ascii="Times New Roman" w:eastAsia="Times New Roman" w:hAnsi="Times New Roman" w:cs="Times New Roman"/>
          <w:i/>
        </w:rPr>
        <w:t xml:space="preserve"> </w:t>
      </w:r>
      <w:proofErr w:type="spellStart"/>
      <w:r w:rsidRPr="009C09D9">
        <w:rPr>
          <w:rFonts w:ascii="Times New Roman" w:eastAsia="Times New Roman" w:hAnsi="Times New Roman" w:cs="Times New Roman"/>
        </w:rPr>
        <w:t>pseudo</w:t>
      </w:r>
      <w:ins w:id="3678" w:author="Maria Paola Fonseca Paez" w:date="2019-11-30T19:44:00Z">
        <w:r w:rsidR="003F0D31">
          <w:rPr>
            <w:rFonts w:ascii="Times New Roman" w:eastAsia="Times New Roman" w:hAnsi="Times New Roman" w:cs="Times New Roman"/>
          </w:rPr>
          <w:t>-</w:t>
        </w:r>
      </w:ins>
      <w:r w:rsidRPr="009C09D9">
        <w:rPr>
          <w:rFonts w:ascii="Times New Roman" w:eastAsia="Times New Roman" w:hAnsi="Times New Roman" w:cs="Times New Roman"/>
        </w:rPr>
        <w:t>aleatorio</w:t>
      </w:r>
      <w:proofErr w:type="spellEnd"/>
      <w:r w:rsidRPr="009C09D9">
        <w:rPr>
          <w:rFonts w:ascii="Times New Roman" w:eastAsia="Times New Roman" w:hAnsi="Times New Roman" w:cs="Times New Roman"/>
        </w:rPr>
        <w:t xml:space="preserve">. La generación del </w:t>
      </w:r>
      <w:r w:rsidRPr="009C09D9">
        <w:rPr>
          <w:rFonts w:ascii="Times New Roman" w:eastAsia="Times New Roman" w:hAnsi="Times New Roman" w:cs="Times New Roman"/>
          <w:i/>
        </w:rPr>
        <w:t xml:space="preserve">nonce </w:t>
      </w:r>
      <w:r w:rsidRPr="009C09D9">
        <w:rPr>
          <w:rFonts w:ascii="Times New Roman" w:eastAsia="Times New Roman" w:hAnsi="Times New Roman" w:cs="Times New Roman"/>
        </w:rPr>
        <w:t xml:space="preserve">(compuesto por 16 o 32 bits - 2 o </w:t>
      </w:r>
      <w:del w:id="3679" w:author="Maria Paola Fonseca Paez" w:date="2019-12-01T02:45:00Z">
        <w:r w:rsidRPr="009C09D9" w:rsidDel="007F10B0">
          <w:rPr>
            <w:rFonts w:ascii="Times New Roman" w:eastAsia="Times New Roman" w:hAnsi="Times New Roman" w:cs="Times New Roman"/>
          </w:rPr>
          <w:delText>3</w:delText>
        </w:r>
      </w:del>
      <w:ins w:id="3680" w:author="Maria Paola Fonseca Paez" w:date="2019-12-01T02:46:00Z">
        <w:r w:rsidR="007F10B0">
          <w:rPr>
            <w:rFonts w:ascii="Times New Roman" w:eastAsia="Times New Roman" w:hAnsi="Times New Roman" w:cs="Times New Roman"/>
          </w:rPr>
          <w:t>4</w:t>
        </w:r>
      </w:ins>
      <w:r w:rsidRPr="009C09D9">
        <w:rPr>
          <w:rFonts w:ascii="Times New Roman" w:eastAsia="Times New Roman" w:hAnsi="Times New Roman" w:cs="Times New Roman"/>
        </w:rPr>
        <w:t xml:space="preserve"> dígitos en </w:t>
      </w:r>
      <w:ins w:id="3681" w:author="Maria Paola Fonseca Paez" w:date="2019-12-01T02:48:00Z">
        <w:r w:rsidR="007F10B0" w:rsidRPr="007F10B0">
          <w:rPr>
            <w:rFonts w:ascii="Times New Roman" w:eastAsia="Times New Roman" w:hAnsi="Times New Roman" w:cs="Times New Roman"/>
            <w:i/>
            <w:rPrChange w:id="3682" w:author="Maria Paola Fonseca Paez" w:date="2019-12-01T02:48:00Z">
              <w:rPr>
                <w:rFonts w:ascii="Times New Roman" w:eastAsia="Times New Roman" w:hAnsi="Times New Roman" w:cs="Times New Roman"/>
              </w:rPr>
            </w:rPrChange>
          </w:rPr>
          <w:t>ASCII</w:t>
        </w:r>
      </w:ins>
      <w:del w:id="3683" w:author="Maria Paola Fonseca Paez" w:date="2019-12-01T02:46:00Z">
        <w:r w:rsidRPr="009C09D9" w:rsidDel="007F10B0">
          <w:rPr>
            <w:rFonts w:ascii="Times New Roman" w:eastAsia="Times New Roman" w:hAnsi="Times New Roman" w:cs="Times New Roman"/>
          </w:rPr>
          <w:delText>hexadecimal</w:delText>
        </w:r>
      </w:del>
      <w:r w:rsidRPr="009C09D9">
        <w:rPr>
          <w:rFonts w:ascii="Times New Roman" w:eastAsia="Times New Roman" w:hAnsi="Times New Roman" w:cs="Times New Roman"/>
        </w:rPr>
        <w:t>) surge a partir del mensaje que se ingresa. Se realizó la codificación del mensaje de entrada a binario y se obtuvieron los seis primeros y últimos bits. Estos se concatenaron para obtener un valor de semilla inicial</w:t>
      </w:r>
      <w:ins w:id="3684" w:author="Maria Paola Fonseca Paez" w:date="2019-12-01T02:47:00Z">
        <w:r w:rsidR="007F10B0">
          <w:rPr>
            <w:rFonts w:ascii="Times New Roman" w:eastAsia="Times New Roman" w:hAnsi="Times New Roman" w:cs="Times New Roman"/>
          </w:rPr>
          <w:t xml:space="preserve"> de doce bits</w:t>
        </w:r>
      </w:ins>
      <w:r w:rsidRPr="009C09D9">
        <w:rPr>
          <w:rFonts w:ascii="Times New Roman" w:eastAsia="Times New Roman" w:hAnsi="Times New Roman" w:cs="Times New Roman"/>
        </w:rPr>
        <w:t>. El procedimiento de generación consiste en elevar una semilla al cuadrado, obtener los bits intermedios y concatenarlos con un contador para tener una parte secuencial. A partir de los bits intermedios se genera la nueva semilla que será elevada al cuadrado. De igual forma que en hardware se tiene una sección de verificación para volver a generar una semilla a partir del contador secuencial en caso de que la semilla tienda a converger a 0</w:t>
      </w:r>
      <w:ins w:id="3685" w:author="Maria Paola Fonseca Paez" w:date="2019-12-01T02:47:00Z">
        <w:r w:rsidR="007F10B0">
          <w:rPr>
            <w:rFonts w:ascii="Times New Roman" w:eastAsia="Times New Roman" w:hAnsi="Times New Roman" w:cs="Times New Roman"/>
          </w:rPr>
          <w:t xml:space="preserve"> o ca</w:t>
        </w:r>
      </w:ins>
      <w:ins w:id="3686" w:author="Maria Paola Fonseca Paez" w:date="2019-12-01T02:48:00Z">
        <w:r w:rsidR="007F10B0">
          <w:rPr>
            <w:rFonts w:ascii="Times New Roman" w:eastAsia="Times New Roman" w:hAnsi="Times New Roman" w:cs="Times New Roman"/>
          </w:rPr>
          <w:t>er en un ciclo repetitivo</w:t>
        </w:r>
      </w:ins>
      <w:r w:rsidRPr="009C09D9">
        <w:rPr>
          <w:rFonts w:ascii="Times New Roman" w:eastAsia="Times New Roman" w:hAnsi="Times New Roman" w:cs="Times New Roman"/>
        </w:rPr>
        <w:t xml:space="preserve">. En </w:t>
      </w:r>
      <w:r w:rsidRPr="009C09D9">
        <w:rPr>
          <w:rFonts w:ascii="Times New Roman" w:eastAsia="Times New Roman" w:hAnsi="Times New Roman" w:cs="Times New Roman"/>
          <w:i/>
        </w:rPr>
        <w:t xml:space="preserve">software </w:t>
      </w:r>
      <w:r w:rsidRPr="009C09D9">
        <w:rPr>
          <w:rFonts w:ascii="Times New Roman" w:eastAsia="Times New Roman" w:hAnsi="Times New Roman" w:cs="Times New Roman"/>
        </w:rPr>
        <w:t xml:space="preserve">el resultado del </w:t>
      </w:r>
      <w:r w:rsidRPr="009C09D9">
        <w:rPr>
          <w:rFonts w:ascii="Times New Roman" w:eastAsia="Times New Roman" w:hAnsi="Times New Roman" w:cs="Times New Roman"/>
          <w:i/>
        </w:rPr>
        <w:t xml:space="preserve">nonce </w:t>
      </w:r>
      <w:r w:rsidRPr="009C09D9">
        <w:rPr>
          <w:rFonts w:ascii="Times New Roman" w:eastAsia="Times New Roman" w:hAnsi="Times New Roman" w:cs="Times New Roman"/>
        </w:rPr>
        <w:t>es concatenado con el mensaje de entrada.</w:t>
      </w:r>
    </w:p>
    <w:p w14:paraId="487CBEA9" w14:textId="77777777" w:rsidR="00714E5C" w:rsidRPr="009C09D9" w:rsidRDefault="00714E5C">
      <w:pPr>
        <w:jc w:val="both"/>
        <w:rPr>
          <w:rFonts w:ascii="Times New Roman" w:eastAsia="Times New Roman" w:hAnsi="Times New Roman" w:cs="Times New Roman"/>
        </w:rPr>
      </w:pPr>
    </w:p>
    <w:p w14:paraId="74AB46DD" w14:textId="5C725631"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Para realizar el cálculo del </w:t>
      </w:r>
      <w:r w:rsidRPr="009C09D9">
        <w:rPr>
          <w:rFonts w:ascii="Times New Roman" w:eastAsia="Times New Roman" w:hAnsi="Times New Roman" w:cs="Times New Roman"/>
          <w:i/>
        </w:rPr>
        <w:t>hash</w:t>
      </w:r>
      <w:r w:rsidRPr="009C09D9">
        <w:rPr>
          <w:rFonts w:ascii="Times New Roman" w:eastAsia="Times New Roman" w:hAnsi="Times New Roman" w:cs="Times New Roman"/>
        </w:rPr>
        <w:t xml:space="preserve">, en la entrada se requiere un mensaje proporcional </w:t>
      </w:r>
      <w:del w:id="3687" w:author="Maria Paola Fonseca Paez" w:date="2019-12-01T02:48:00Z">
        <w:r w:rsidRPr="009C09D9" w:rsidDel="007F10B0">
          <w:rPr>
            <w:rFonts w:ascii="Times New Roman" w:eastAsia="Times New Roman" w:hAnsi="Times New Roman" w:cs="Times New Roman"/>
          </w:rPr>
          <w:delText xml:space="preserve">para </w:delText>
        </w:r>
      </w:del>
      <w:ins w:id="3688" w:author="Maria Paola Fonseca Paez" w:date="2019-12-01T02:48:00Z">
        <w:r w:rsidR="007F10B0">
          <w:rPr>
            <w:rFonts w:ascii="Times New Roman" w:eastAsia="Times New Roman" w:hAnsi="Times New Roman" w:cs="Times New Roman"/>
          </w:rPr>
          <w:t>a</w:t>
        </w:r>
        <w:r w:rsidR="007F10B0" w:rsidRPr="009C09D9">
          <w:rPr>
            <w:rFonts w:ascii="Times New Roman" w:eastAsia="Times New Roman" w:hAnsi="Times New Roman" w:cs="Times New Roman"/>
          </w:rPr>
          <w:t xml:space="preserve"> </w:t>
        </w:r>
      </w:ins>
      <w:commentRangeStart w:id="3689"/>
      <w:r w:rsidRPr="009C09D9">
        <w:rPr>
          <w:rFonts w:ascii="Times New Roman" w:eastAsia="Times New Roman" w:hAnsi="Times New Roman" w:cs="Times New Roman"/>
        </w:rPr>
        <w:t xml:space="preserve">64*n </w:t>
      </w:r>
      <w:commentRangeEnd w:id="3689"/>
      <w:r w:rsidR="008219E9" w:rsidRPr="009C09D9">
        <w:rPr>
          <w:rStyle w:val="Refdecomentario"/>
          <w:rFonts w:ascii="Times New Roman" w:hAnsi="Times New Roman" w:cs="Times New Roman"/>
        </w:rPr>
        <w:commentReference w:id="3689"/>
      </w:r>
      <w:r w:rsidRPr="009C09D9">
        <w:rPr>
          <w:rFonts w:ascii="Times New Roman" w:eastAsia="Times New Roman" w:hAnsi="Times New Roman" w:cs="Times New Roman"/>
        </w:rPr>
        <w:t xml:space="preserve">caracteres </w:t>
      </w:r>
      <w:r w:rsidRPr="009C09D9">
        <w:rPr>
          <w:rFonts w:ascii="Times New Roman" w:eastAsia="Times New Roman" w:hAnsi="Times New Roman" w:cs="Times New Roman"/>
          <w:i/>
        </w:rPr>
        <w:t>ASCII</w:t>
      </w:r>
      <w:ins w:id="3690" w:author="Maria Paola Fonseca Paez" w:date="2019-12-01T02:48:00Z">
        <w:r w:rsidR="007F10B0">
          <w:rPr>
            <w:rFonts w:ascii="Times New Roman" w:eastAsia="Times New Roman" w:hAnsi="Times New Roman" w:cs="Times New Roman"/>
          </w:rPr>
          <w:t>.</w:t>
        </w:r>
      </w:ins>
      <w:del w:id="3691" w:author="Maria Paola Fonseca Paez" w:date="2019-12-01T02:48:00Z">
        <w:r w:rsidRPr="009C09D9" w:rsidDel="007F10B0">
          <w:rPr>
            <w:rFonts w:ascii="Times New Roman" w:eastAsia="Times New Roman" w:hAnsi="Times New Roman" w:cs="Times New Roman"/>
          </w:rPr>
          <w:delText>,</w:delText>
        </w:r>
      </w:del>
      <w:r w:rsidRPr="009C09D9">
        <w:rPr>
          <w:rFonts w:ascii="Times New Roman" w:eastAsia="Times New Roman" w:hAnsi="Times New Roman" w:cs="Times New Roman"/>
        </w:rPr>
        <w:t xml:space="preserve"> </w:t>
      </w:r>
      <w:del w:id="3692" w:author="Maria Paola Fonseca Paez" w:date="2019-12-01T02:48:00Z">
        <w:r w:rsidRPr="009C09D9" w:rsidDel="007F10B0">
          <w:rPr>
            <w:rFonts w:ascii="Times New Roman" w:eastAsia="Times New Roman" w:hAnsi="Times New Roman" w:cs="Times New Roman"/>
          </w:rPr>
          <w:delText>a</w:delText>
        </w:r>
      </w:del>
      <w:ins w:id="3693" w:author="Maria Paola Fonseca Paez" w:date="2019-12-01T02:48:00Z">
        <w:r w:rsidR="007F10B0">
          <w:rPr>
            <w:rFonts w:ascii="Times New Roman" w:eastAsia="Times New Roman" w:hAnsi="Times New Roman" w:cs="Times New Roman"/>
          </w:rPr>
          <w:t>A</w:t>
        </w:r>
      </w:ins>
      <w:r w:rsidRPr="009C09D9">
        <w:rPr>
          <w:rFonts w:ascii="Times New Roman" w:eastAsia="Times New Roman" w:hAnsi="Times New Roman" w:cs="Times New Roman"/>
        </w:rPr>
        <w:t xml:space="preserve">l concatenar el mensaje de entrada con el </w:t>
      </w:r>
      <w:r w:rsidRPr="009C09D9">
        <w:rPr>
          <w:rFonts w:ascii="Times New Roman" w:eastAsia="Times New Roman" w:hAnsi="Times New Roman" w:cs="Times New Roman"/>
          <w:i/>
        </w:rPr>
        <w:t>nonce</w:t>
      </w:r>
      <w:r w:rsidRPr="009C09D9">
        <w:rPr>
          <w:rFonts w:ascii="Times New Roman" w:eastAsia="Times New Roman" w:hAnsi="Times New Roman" w:cs="Times New Roman"/>
        </w:rPr>
        <w:t xml:space="preserve">, se adicionan entre dos o </w:t>
      </w:r>
      <w:del w:id="3694" w:author="Maria Paola Fonseca Paez" w:date="2019-12-01T02:49:00Z">
        <w:r w:rsidRPr="009C09D9" w:rsidDel="007F10B0">
          <w:rPr>
            <w:rFonts w:ascii="Times New Roman" w:eastAsia="Times New Roman" w:hAnsi="Times New Roman" w:cs="Times New Roman"/>
          </w:rPr>
          <w:delText xml:space="preserve">tres </w:delText>
        </w:r>
      </w:del>
      <w:ins w:id="3695" w:author="Maria Paola Fonseca Paez" w:date="2019-12-01T02:49:00Z">
        <w:r w:rsidR="007F10B0">
          <w:rPr>
            <w:rFonts w:ascii="Times New Roman" w:eastAsia="Times New Roman" w:hAnsi="Times New Roman" w:cs="Times New Roman"/>
          </w:rPr>
          <w:t>cuatro</w:t>
        </w:r>
        <w:r w:rsidR="007F10B0"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caracteres dependiendo del tamaño del </w:t>
      </w:r>
      <w:r w:rsidRPr="009C09D9">
        <w:rPr>
          <w:rFonts w:ascii="Times New Roman" w:eastAsia="Times New Roman" w:hAnsi="Times New Roman" w:cs="Times New Roman"/>
          <w:i/>
        </w:rPr>
        <w:t>nonce</w:t>
      </w:r>
      <w:r w:rsidRPr="009C09D9">
        <w:rPr>
          <w:rFonts w:ascii="Times New Roman" w:eastAsia="Times New Roman" w:hAnsi="Times New Roman" w:cs="Times New Roman"/>
        </w:rPr>
        <w:t xml:space="preserve">. Las posiciones adicionales que se retiran para cumplir con el número requerido de caracteres son las </w:t>
      </w:r>
      <w:commentRangeStart w:id="3696"/>
      <w:del w:id="3697" w:author="Maria Paola Fonseca Paez" w:date="2019-12-01T02:50:00Z">
        <w:r w:rsidRPr="009C09D9" w:rsidDel="007F10B0">
          <w:rPr>
            <w:rFonts w:ascii="Times New Roman" w:eastAsia="Times New Roman" w:hAnsi="Times New Roman" w:cs="Times New Roman"/>
          </w:rPr>
          <w:delText xml:space="preserve">tres </w:delText>
        </w:r>
      </w:del>
      <w:ins w:id="3698" w:author="Maria Paola Fonseca Paez" w:date="2019-12-01T02:50:00Z">
        <w:r w:rsidR="007F10B0">
          <w:rPr>
            <w:rFonts w:ascii="Times New Roman" w:eastAsia="Times New Roman" w:hAnsi="Times New Roman" w:cs="Times New Roman"/>
          </w:rPr>
          <w:t>dos</w:t>
        </w:r>
        <w:r w:rsidR="007F10B0"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o </w:t>
      </w:r>
      <w:del w:id="3699" w:author="Maria Paola Fonseca Paez" w:date="2019-12-01T02:49:00Z">
        <w:r w:rsidRPr="009C09D9" w:rsidDel="007F10B0">
          <w:rPr>
            <w:rFonts w:ascii="Times New Roman" w:eastAsia="Times New Roman" w:hAnsi="Times New Roman" w:cs="Times New Roman"/>
          </w:rPr>
          <w:delText xml:space="preserve">dos </w:delText>
        </w:r>
      </w:del>
      <w:commentRangeEnd w:id="3696"/>
      <w:ins w:id="3700" w:author="Maria Paola Fonseca Paez" w:date="2019-12-01T02:49:00Z">
        <w:r w:rsidR="007F10B0">
          <w:rPr>
            <w:rFonts w:ascii="Times New Roman" w:eastAsia="Times New Roman" w:hAnsi="Times New Roman" w:cs="Times New Roman"/>
          </w:rPr>
          <w:t>cuatro</w:t>
        </w:r>
        <w:r w:rsidR="007F10B0" w:rsidRPr="009C09D9">
          <w:rPr>
            <w:rFonts w:ascii="Times New Roman" w:eastAsia="Times New Roman" w:hAnsi="Times New Roman" w:cs="Times New Roman"/>
          </w:rPr>
          <w:t xml:space="preserve"> </w:t>
        </w:r>
      </w:ins>
      <w:r w:rsidR="008219E9" w:rsidRPr="009C09D9">
        <w:rPr>
          <w:rStyle w:val="Refdecomentario"/>
          <w:rFonts w:ascii="Times New Roman" w:hAnsi="Times New Roman" w:cs="Times New Roman"/>
        </w:rPr>
        <w:commentReference w:id="3696"/>
      </w:r>
      <w:r w:rsidRPr="009C09D9">
        <w:rPr>
          <w:rFonts w:ascii="Times New Roman" w:eastAsia="Times New Roman" w:hAnsi="Times New Roman" w:cs="Times New Roman"/>
        </w:rPr>
        <w:t xml:space="preserve">posiciones anteriores a los últimos 3 caracteres, debido a que </w:t>
      </w:r>
      <w:commentRangeStart w:id="3701"/>
      <w:del w:id="3702" w:author="Maria Paola Fonseca Paez" w:date="2019-12-01T02:50:00Z">
        <w:r w:rsidRPr="009C09D9" w:rsidDel="007F10B0">
          <w:rPr>
            <w:rFonts w:ascii="Times New Roman" w:eastAsia="Times New Roman" w:hAnsi="Times New Roman" w:cs="Times New Roman"/>
          </w:rPr>
          <w:delText xml:space="preserve">los </w:delText>
        </w:r>
      </w:del>
      <w:ins w:id="3703" w:author="Maria Paola Fonseca Paez" w:date="2019-12-01T02:50:00Z">
        <w:r w:rsidR="007F10B0">
          <w:rPr>
            <w:rFonts w:ascii="Times New Roman" w:eastAsia="Times New Roman" w:hAnsi="Times New Roman" w:cs="Times New Roman"/>
          </w:rPr>
          <w:t>estos</w:t>
        </w:r>
        <w:r w:rsidR="007F10B0"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últimos 3 caracteres </w:t>
      </w:r>
      <w:commentRangeEnd w:id="3701"/>
      <w:r w:rsidR="008219E9" w:rsidRPr="009C09D9">
        <w:rPr>
          <w:rStyle w:val="Refdecomentario"/>
          <w:rFonts w:ascii="Times New Roman" w:hAnsi="Times New Roman" w:cs="Times New Roman"/>
        </w:rPr>
        <w:commentReference w:id="3701"/>
      </w:r>
      <w:r w:rsidRPr="009C09D9">
        <w:rPr>
          <w:rFonts w:ascii="Times New Roman" w:eastAsia="Times New Roman" w:hAnsi="Times New Roman" w:cs="Times New Roman"/>
        </w:rPr>
        <w:t xml:space="preserve">hacen referencia el número de bits que contiene el mensaje inicial antes de realizar </w:t>
      </w:r>
      <w:proofErr w:type="spellStart"/>
      <w:r w:rsidRPr="009C09D9">
        <w:rPr>
          <w:rFonts w:ascii="Times New Roman" w:eastAsia="Times New Roman" w:hAnsi="Times New Roman" w:cs="Times New Roman"/>
          <w:i/>
        </w:rPr>
        <w:t>padding</w:t>
      </w:r>
      <w:proofErr w:type="spellEnd"/>
      <w:r w:rsidRPr="009C09D9">
        <w:rPr>
          <w:rFonts w:ascii="Times New Roman" w:eastAsia="Times New Roman" w:hAnsi="Times New Roman" w:cs="Times New Roman"/>
        </w:rPr>
        <w:t xml:space="preserve">, a este número fue necesario adicionar el número de bits que componen el </w:t>
      </w:r>
      <w:r w:rsidRPr="009C09D9">
        <w:rPr>
          <w:rFonts w:ascii="Times New Roman" w:eastAsia="Times New Roman" w:hAnsi="Times New Roman" w:cs="Times New Roman"/>
          <w:i/>
        </w:rPr>
        <w:t>nonce</w:t>
      </w:r>
      <w:r w:rsidRPr="009C09D9">
        <w:rPr>
          <w:rFonts w:ascii="Times New Roman" w:eastAsia="Times New Roman" w:hAnsi="Times New Roman" w:cs="Times New Roman"/>
        </w:rPr>
        <w:t xml:space="preserve">. La función que realiza este procedimiento se llama </w:t>
      </w:r>
      <w:r w:rsidRPr="009C09D9">
        <w:rPr>
          <w:rFonts w:ascii="Times New Roman" w:eastAsia="Times New Roman" w:hAnsi="Times New Roman" w:cs="Times New Roman"/>
          <w:i/>
        </w:rPr>
        <w:t xml:space="preserve">nonce </w:t>
      </w:r>
      <w:r w:rsidRPr="009C09D9">
        <w:rPr>
          <w:rFonts w:ascii="Times New Roman" w:eastAsia="Times New Roman" w:hAnsi="Times New Roman" w:cs="Times New Roman"/>
        </w:rPr>
        <w:t>y no requiere entradas por parámetro, no obstante</w:t>
      </w:r>
      <w:ins w:id="3704" w:author="Maria Paola Fonseca Paez" w:date="2019-12-01T02:50:00Z">
        <w:r w:rsidR="007F10B0">
          <w:rPr>
            <w:rFonts w:ascii="Times New Roman" w:eastAsia="Times New Roman" w:hAnsi="Times New Roman" w:cs="Times New Roman"/>
          </w:rPr>
          <w:t>,</w:t>
        </w:r>
      </w:ins>
      <w:r w:rsidRPr="009C09D9">
        <w:rPr>
          <w:rFonts w:ascii="Times New Roman" w:eastAsia="Times New Roman" w:hAnsi="Times New Roman" w:cs="Times New Roman"/>
        </w:rPr>
        <w:t xml:space="preserve"> su funcionamiento depende de variables globales como la semilla inicial que se </w:t>
      </w:r>
      <w:commentRangeStart w:id="3705"/>
      <w:r w:rsidRPr="009C09D9">
        <w:rPr>
          <w:rFonts w:ascii="Times New Roman" w:eastAsia="Times New Roman" w:hAnsi="Times New Roman" w:cs="Times New Roman"/>
        </w:rPr>
        <w:t>va</w:t>
      </w:r>
      <w:del w:id="3706" w:author="Maria Paola Fonseca Paez" w:date="2019-12-01T02:51:00Z">
        <w:r w:rsidRPr="009C09D9" w:rsidDel="007F10B0">
          <w:rPr>
            <w:rFonts w:ascii="Times New Roman" w:eastAsia="Times New Roman" w:hAnsi="Times New Roman" w:cs="Times New Roman"/>
          </w:rPr>
          <w:delText xml:space="preserve"> a</w:delText>
        </w:r>
      </w:del>
      <w:r w:rsidRPr="009C09D9">
        <w:rPr>
          <w:rFonts w:ascii="Times New Roman" w:eastAsia="Times New Roman" w:hAnsi="Times New Roman" w:cs="Times New Roman"/>
        </w:rPr>
        <w:t xml:space="preserve"> </w:t>
      </w:r>
      <w:commentRangeEnd w:id="3705"/>
      <w:r w:rsidR="00E400FD" w:rsidRPr="009C09D9">
        <w:rPr>
          <w:rStyle w:val="Refdecomentario"/>
          <w:rFonts w:ascii="Times New Roman" w:hAnsi="Times New Roman" w:cs="Times New Roman"/>
        </w:rPr>
        <w:commentReference w:id="3705"/>
      </w:r>
      <w:r w:rsidRPr="009C09D9">
        <w:rPr>
          <w:rFonts w:ascii="Times New Roman" w:eastAsia="Times New Roman" w:hAnsi="Times New Roman" w:cs="Times New Roman"/>
        </w:rPr>
        <w:t xml:space="preserve">modificando y el resultado del </w:t>
      </w:r>
      <w:r w:rsidRPr="009C09D9">
        <w:rPr>
          <w:rFonts w:ascii="Times New Roman" w:eastAsia="Times New Roman" w:hAnsi="Times New Roman" w:cs="Times New Roman"/>
          <w:i/>
        </w:rPr>
        <w:t>nonce.</w:t>
      </w:r>
    </w:p>
    <w:p w14:paraId="69CA7495" w14:textId="77777777" w:rsidR="00714E5C" w:rsidRPr="009C09D9" w:rsidRDefault="00714E5C">
      <w:pPr>
        <w:jc w:val="both"/>
        <w:rPr>
          <w:rFonts w:ascii="Times New Roman" w:eastAsia="Times New Roman" w:hAnsi="Times New Roman" w:cs="Times New Roman"/>
        </w:rPr>
      </w:pPr>
    </w:p>
    <w:p w14:paraId="16E77257" w14:textId="008EB261" w:rsidR="00714E5C" w:rsidRPr="009C09D9" w:rsidRDefault="00AB58E9">
      <w:pPr>
        <w:jc w:val="both"/>
        <w:rPr>
          <w:rFonts w:ascii="Times New Roman" w:eastAsia="Times New Roman" w:hAnsi="Times New Roman" w:cs="Times New Roman"/>
          <w:sz w:val="24"/>
          <w:szCs w:val="24"/>
        </w:rPr>
      </w:pPr>
      <w:r w:rsidRPr="009C09D9">
        <w:rPr>
          <w:rFonts w:ascii="Times New Roman" w:eastAsia="Times New Roman" w:hAnsi="Times New Roman" w:cs="Times New Roman"/>
        </w:rPr>
        <w:t xml:space="preserve">El objetivo de la implementación en software es corroborar los resultados del </w:t>
      </w:r>
      <w:r w:rsidRPr="009C09D9">
        <w:rPr>
          <w:rFonts w:ascii="Times New Roman" w:eastAsia="Times New Roman" w:hAnsi="Times New Roman" w:cs="Times New Roman"/>
          <w:i/>
        </w:rPr>
        <w:t>hardware</w:t>
      </w:r>
      <w:r w:rsidRPr="009C09D9">
        <w:rPr>
          <w:rFonts w:ascii="Times New Roman" w:eastAsia="Times New Roman" w:hAnsi="Times New Roman" w:cs="Times New Roman"/>
        </w:rPr>
        <w:t xml:space="preserve">, para ello se requiere ingresar la misma entrada con un </w:t>
      </w:r>
      <w:proofErr w:type="spellStart"/>
      <w:r w:rsidRPr="009C09D9">
        <w:rPr>
          <w:rFonts w:ascii="Times New Roman" w:eastAsia="Times New Roman" w:hAnsi="Times New Roman" w:cs="Times New Roman"/>
          <w:i/>
        </w:rPr>
        <w:t>padding</w:t>
      </w:r>
      <w:proofErr w:type="spellEnd"/>
      <w:r w:rsidRPr="009C09D9">
        <w:rPr>
          <w:rFonts w:ascii="Times New Roman" w:eastAsia="Times New Roman" w:hAnsi="Times New Roman" w:cs="Times New Roman"/>
          <w:i/>
        </w:rPr>
        <w:t xml:space="preserve"> </w:t>
      </w:r>
      <w:r w:rsidRPr="009C09D9">
        <w:rPr>
          <w:rFonts w:ascii="Times New Roman" w:eastAsia="Times New Roman" w:hAnsi="Times New Roman" w:cs="Times New Roman"/>
        </w:rPr>
        <w:t>previo en los dos sistemas</w:t>
      </w:r>
      <w:ins w:id="3707" w:author="Maria Paola Fonseca Paez" w:date="2019-12-01T02:51:00Z">
        <w:r w:rsidR="007F10B0">
          <w:rPr>
            <w:rFonts w:ascii="Times New Roman" w:eastAsia="Times New Roman" w:hAnsi="Times New Roman" w:cs="Times New Roman"/>
          </w:rPr>
          <w:t xml:space="preserve"> de minado</w:t>
        </w:r>
      </w:ins>
      <w:r w:rsidRPr="009C09D9">
        <w:rPr>
          <w:rFonts w:ascii="Times New Roman" w:eastAsia="Times New Roman" w:hAnsi="Times New Roman" w:cs="Times New Roman"/>
        </w:rPr>
        <w:t xml:space="preserve">. De igual forma, el ingreso manual del mensaje a la </w:t>
      </w:r>
      <w:r w:rsidRPr="009C09D9">
        <w:rPr>
          <w:rFonts w:ascii="Times New Roman" w:eastAsia="Times New Roman" w:hAnsi="Times New Roman" w:cs="Times New Roman"/>
          <w:i/>
        </w:rPr>
        <w:t xml:space="preserve">FPGA </w:t>
      </w:r>
      <w:r w:rsidRPr="009C09D9">
        <w:rPr>
          <w:rFonts w:ascii="Times New Roman" w:eastAsia="Times New Roman" w:hAnsi="Times New Roman" w:cs="Times New Roman"/>
        </w:rPr>
        <w:t xml:space="preserve">está limitado por el número de pines de entrada. Por </w:t>
      </w:r>
      <w:del w:id="3708" w:author="Maria Paola Fonseca Paez" w:date="2019-12-01T02:52:00Z">
        <w:r w:rsidRPr="009C09D9" w:rsidDel="007F10B0">
          <w:rPr>
            <w:rFonts w:ascii="Times New Roman" w:eastAsia="Times New Roman" w:hAnsi="Times New Roman" w:cs="Times New Roman"/>
          </w:rPr>
          <w:delText xml:space="preserve">lo </w:delText>
        </w:r>
      </w:del>
      <w:r w:rsidRPr="009C09D9">
        <w:rPr>
          <w:rFonts w:ascii="Times New Roman" w:eastAsia="Times New Roman" w:hAnsi="Times New Roman" w:cs="Times New Roman"/>
        </w:rPr>
        <w:t xml:space="preserve">tanto se realizó la implementación de la adaptación del mensaje por medio de </w:t>
      </w:r>
      <w:r w:rsidRPr="009C09D9">
        <w:rPr>
          <w:rFonts w:ascii="Times New Roman" w:eastAsia="Times New Roman" w:hAnsi="Times New Roman" w:cs="Times New Roman"/>
          <w:i/>
        </w:rPr>
        <w:t>software</w:t>
      </w:r>
      <w:r w:rsidRPr="009C09D9">
        <w:rPr>
          <w:rFonts w:ascii="Times New Roman" w:eastAsia="Times New Roman" w:hAnsi="Times New Roman" w:cs="Times New Roman"/>
        </w:rPr>
        <w:t xml:space="preserve">, </w:t>
      </w:r>
      <w:del w:id="3709" w:author="Maria Paola Fonseca Paez" w:date="2019-12-01T02:52:00Z">
        <w:r w:rsidRPr="009C09D9" w:rsidDel="007F10B0">
          <w:rPr>
            <w:rFonts w:ascii="Times New Roman" w:eastAsia="Times New Roman" w:hAnsi="Times New Roman" w:cs="Times New Roman"/>
          </w:rPr>
          <w:delText>con ellos</w:delText>
        </w:r>
      </w:del>
      <w:ins w:id="3710" w:author="Maria Paola Fonseca Paez" w:date="2019-12-01T02:52:00Z">
        <w:r w:rsidR="007F10B0">
          <w:rPr>
            <w:rFonts w:ascii="Times New Roman" w:eastAsia="Times New Roman" w:hAnsi="Times New Roman" w:cs="Times New Roman"/>
          </w:rPr>
          <w:t>y por medio del mismo</w:t>
        </w:r>
      </w:ins>
      <w:r w:rsidRPr="009C09D9">
        <w:rPr>
          <w:rFonts w:ascii="Times New Roman" w:eastAsia="Times New Roman" w:hAnsi="Times New Roman" w:cs="Times New Roman"/>
        </w:rPr>
        <w:t xml:space="preserve"> ingresar la misma información a los dos sistemas. </w:t>
      </w:r>
    </w:p>
    <w:p w14:paraId="481A30E6" w14:textId="77777777" w:rsidR="00714E5C" w:rsidRPr="009C09D9" w:rsidRDefault="00AB58E9">
      <w:pPr>
        <w:spacing w:before="240"/>
        <w:jc w:val="both"/>
        <w:rPr>
          <w:rFonts w:ascii="Times New Roman" w:eastAsia="Times New Roman" w:hAnsi="Times New Roman" w:cs="Times New Roman"/>
          <w:highlight w:val="cyan"/>
        </w:rPr>
      </w:pPr>
      <w:r w:rsidRPr="009C09D9">
        <w:rPr>
          <w:rFonts w:ascii="Times New Roman" w:eastAsia="Times New Roman" w:hAnsi="Times New Roman" w:cs="Times New Roman"/>
        </w:rPr>
        <w:t>//</w:t>
      </w:r>
      <w:r w:rsidRPr="009C09D9">
        <w:rPr>
          <w:rFonts w:ascii="Times New Roman" w:eastAsia="Times New Roman" w:hAnsi="Times New Roman" w:cs="Times New Roman"/>
          <w:highlight w:val="cyan"/>
        </w:rPr>
        <w:t>(Agregar el nombre de la función y los parámetros de entrada tanto para HW como para SW)</w:t>
      </w:r>
    </w:p>
    <w:p w14:paraId="51FF8700" w14:textId="77777777" w:rsidR="007F10B0" w:rsidRDefault="00AB58E9">
      <w:pPr>
        <w:spacing w:before="240" w:after="240"/>
        <w:jc w:val="both"/>
        <w:rPr>
          <w:ins w:id="3711" w:author="Maria Paola Fonseca Paez" w:date="2019-12-01T02:53:00Z"/>
          <w:rFonts w:ascii="Times New Roman" w:eastAsia="Times New Roman" w:hAnsi="Times New Roman" w:cs="Times New Roman"/>
        </w:rPr>
      </w:pPr>
      <w:commentRangeStart w:id="3712"/>
      <w:r w:rsidRPr="009C09D9">
        <w:rPr>
          <w:rFonts w:ascii="Times New Roman" w:eastAsia="Times New Roman" w:hAnsi="Times New Roman" w:cs="Times New Roman"/>
        </w:rPr>
        <w:t xml:space="preserve">Al sistema tanto en </w:t>
      </w:r>
      <w:r w:rsidRPr="007F10B0">
        <w:rPr>
          <w:rFonts w:ascii="Times New Roman" w:eastAsia="Times New Roman" w:hAnsi="Times New Roman" w:cs="Times New Roman"/>
          <w:i/>
          <w:rPrChange w:id="3713" w:author="Maria Paola Fonseca Paez" w:date="2019-12-01T02:52:00Z">
            <w:rPr>
              <w:rFonts w:ascii="Times New Roman" w:eastAsia="Times New Roman" w:hAnsi="Times New Roman" w:cs="Times New Roman"/>
            </w:rPr>
          </w:rPrChange>
        </w:rPr>
        <w:t>software</w:t>
      </w:r>
      <w:r w:rsidRPr="009C09D9">
        <w:rPr>
          <w:rFonts w:ascii="Times New Roman" w:eastAsia="Times New Roman" w:hAnsi="Times New Roman" w:cs="Times New Roman"/>
        </w:rPr>
        <w:t xml:space="preserve"> como en </w:t>
      </w:r>
      <w:r w:rsidRPr="007F10B0">
        <w:rPr>
          <w:rFonts w:ascii="Times New Roman" w:eastAsia="Times New Roman" w:hAnsi="Times New Roman" w:cs="Times New Roman"/>
          <w:i/>
          <w:rPrChange w:id="3714" w:author="Maria Paola Fonseca Paez" w:date="2019-12-01T02:52:00Z">
            <w:rPr>
              <w:rFonts w:ascii="Times New Roman" w:eastAsia="Times New Roman" w:hAnsi="Times New Roman" w:cs="Times New Roman"/>
            </w:rPr>
          </w:rPrChange>
        </w:rPr>
        <w:t>hardware</w:t>
      </w:r>
      <w:r w:rsidRPr="009C09D9">
        <w:rPr>
          <w:rFonts w:ascii="Times New Roman" w:eastAsia="Times New Roman" w:hAnsi="Times New Roman" w:cs="Times New Roman"/>
        </w:rPr>
        <w:t xml:space="preserve"> se requiere ingresar una entrada estándar con un número de caracteres múltiplo de 64, es decir bloque de 512 bits. Para ello, si la entrada contiene menor número de caracteres se requiere rellenar el mensaje hasta obtener 64.  </w:t>
      </w:r>
      <w:commentRangeEnd w:id="3712"/>
      <w:r w:rsidR="00E400FD" w:rsidRPr="009C09D9">
        <w:rPr>
          <w:rStyle w:val="Refdecomentario"/>
          <w:rFonts w:ascii="Times New Roman" w:hAnsi="Times New Roman" w:cs="Times New Roman"/>
        </w:rPr>
        <w:commentReference w:id="3712"/>
      </w:r>
      <w:commentRangeStart w:id="3715"/>
      <w:r w:rsidRPr="009C09D9">
        <w:rPr>
          <w:rFonts w:ascii="Times New Roman" w:eastAsia="Times New Roman" w:hAnsi="Times New Roman" w:cs="Times New Roman"/>
        </w:rPr>
        <w:t xml:space="preserve">Este proceso se realiza en </w:t>
      </w:r>
      <w:r w:rsidRPr="009C09D9">
        <w:rPr>
          <w:rFonts w:ascii="Times New Roman" w:eastAsia="Times New Roman" w:hAnsi="Times New Roman" w:cs="Times New Roman"/>
          <w:i/>
        </w:rPr>
        <w:t xml:space="preserve">software </w:t>
      </w:r>
      <w:del w:id="3716" w:author="Maria Paola Fonseca Paez" w:date="2019-12-01T02:53:00Z">
        <w:r w:rsidRPr="009C09D9" w:rsidDel="007F10B0">
          <w:rPr>
            <w:rFonts w:ascii="Times New Roman" w:eastAsia="Times New Roman" w:hAnsi="Times New Roman" w:cs="Times New Roman"/>
          </w:rPr>
          <w:delText xml:space="preserve">como </w:delText>
        </w:r>
      </w:del>
      <w:ins w:id="3717" w:author="Maria Paola Fonseca Paez" w:date="2019-12-01T02:53:00Z">
        <w:r w:rsidR="007F10B0">
          <w:rPr>
            <w:rFonts w:ascii="Times New Roman" w:eastAsia="Times New Roman" w:hAnsi="Times New Roman" w:cs="Times New Roman"/>
          </w:rPr>
          <w:t>por medio de</w:t>
        </w:r>
        <w:r w:rsidR="007F10B0"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una función llamada </w:t>
      </w:r>
      <w:proofErr w:type="spellStart"/>
      <w:r w:rsidRPr="009C09D9">
        <w:rPr>
          <w:rFonts w:ascii="Times New Roman" w:eastAsia="Times New Roman" w:hAnsi="Times New Roman" w:cs="Times New Roman"/>
          <w:i/>
        </w:rPr>
        <w:t>padding</w:t>
      </w:r>
      <w:proofErr w:type="spellEnd"/>
      <w:ins w:id="3718" w:author="Maria Paola Fonseca Paez" w:date="2019-12-01T02:53:00Z">
        <w:r w:rsidR="007F10B0">
          <w:rPr>
            <w:rFonts w:ascii="Times New Roman" w:eastAsia="Times New Roman" w:hAnsi="Times New Roman" w:cs="Times New Roman"/>
            <w:i/>
          </w:rPr>
          <w:t>,</w:t>
        </w:r>
      </w:ins>
      <w:r w:rsidRPr="009C09D9">
        <w:rPr>
          <w:rFonts w:ascii="Times New Roman" w:eastAsia="Times New Roman" w:hAnsi="Times New Roman" w:cs="Times New Roman"/>
        </w:rPr>
        <w:t xml:space="preserve"> </w:t>
      </w:r>
      <w:commentRangeEnd w:id="3715"/>
      <w:r w:rsidR="00E400FD" w:rsidRPr="009C09D9">
        <w:rPr>
          <w:rStyle w:val="Refdecomentario"/>
          <w:rFonts w:ascii="Times New Roman" w:hAnsi="Times New Roman" w:cs="Times New Roman"/>
        </w:rPr>
        <w:commentReference w:id="3715"/>
      </w:r>
      <w:r w:rsidRPr="009C09D9">
        <w:rPr>
          <w:rFonts w:ascii="Times New Roman" w:eastAsia="Times New Roman" w:hAnsi="Times New Roman" w:cs="Times New Roman"/>
        </w:rPr>
        <w:t>a la que le ingresa el nombre de un documento de texto como parámetro de entrada de la función y se realiza una copia con el mismo nombre del archivo con un .</w:t>
      </w:r>
      <w:proofErr w:type="spellStart"/>
      <w:r w:rsidRPr="009C09D9">
        <w:rPr>
          <w:rFonts w:ascii="Times New Roman" w:eastAsia="Times New Roman" w:hAnsi="Times New Roman" w:cs="Times New Roman"/>
          <w:i/>
        </w:rPr>
        <w:t>padded</w:t>
      </w:r>
      <w:proofErr w:type="spellEnd"/>
      <w:r w:rsidRPr="009C09D9">
        <w:rPr>
          <w:rFonts w:ascii="Times New Roman" w:eastAsia="Times New Roman" w:hAnsi="Times New Roman" w:cs="Times New Roman"/>
        </w:rPr>
        <w:t xml:space="preserve"> adicional como se muestra a continuación: </w:t>
      </w:r>
      <w:r w:rsidRPr="009C09D9">
        <w:rPr>
          <w:rFonts w:ascii="Times New Roman" w:eastAsia="Times New Roman" w:hAnsi="Times New Roman" w:cs="Times New Roman"/>
          <w:i/>
        </w:rPr>
        <w:t>‘archivo.</w:t>
      </w:r>
      <w:proofErr w:type="spellStart"/>
      <w:r w:rsidRPr="009C09D9">
        <w:rPr>
          <w:rFonts w:ascii="Times New Roman" w:eastAsia="Times New Roman" w:hAnsi="Times New Roman" w:cs="Times New Roman"/>
          <w:i/>
        </w:rPr>
        <w:t>txt</w:t>
      </w:r>
      <w:proofErr w:type="spellEnd"/>
      <w:r w:rsidRPr="009C09D9">
        <w:rPr>
          <w:rFonts w:ascii="Times New Roman" w:eastAsia="Times New Roman" w:hAnsi="Times New Roman" w:cs="Times New Roman"/>
          <w:i/>
        </w:rPr>
        <w:t>’+.</w:t>
      </w:r>
      <w:proofErr w:type="spellStart"/>
      <w:r w:rsidRPr="009C09D9">
        <w:rPr>
          <w:rFonts w:ascii="Times New Roman" w:eastAsia="Times New Roman" w:hAnsi="Times New Roman" w:cs="Times New Roman"/>
          <w:i/>
        </w:rPr>
        <w:t>padded</w:t>
      </w:r>
      <w:proofErr w:type="spellEnd"/>
      <w:r w:rsidRPr="009C09D9">
        <w:rPr>
          <w:rFonts w:ascii="Times New Roman" w:eastAsia="Times New Roman" w:hAnsi="Times New Roman" w:cs="Times New Roman"/>
        </w:rPr>
        <w:t xml:space="preserve">. </w:t>
      </w:r>
    </w:p>
    <w:p w14:paraId="1AA44366" w14:textId="77777777" w:rsidR="007F10B0" w:rsidRDefault="007F10B0">
      <w:pPr>
        <w:spacing w:before="240" w:after="240"/>
        <w:jc w:val="both"/>
        <w:rPr>
          <w:ins w:id="3719" w:author="Maria Paola Fonseca Paez" w:date="2019-12-01T02:53:00Z"/>
          <w:rFonts w:ascii="Times New Roman" w:eastAsia="Times New Roman" w:hAnsi="Times New Roman" w:cs="Times New Roman"/>
        </w:rPr>
      </w:pPr>
    </w:p>
    <w:p w14:paraId="2FD2B15C" w14:textId="6C8C8507" w:rsidR="00714E5C" w:rsidRPr="009C09D9" w:rsidRDefault="00AB58E9">
      <w:pPr>
        <w:spacing w:before="240" w:after="240"/>
        <w:jc w:val="both"/>
        <w:rPr>
          <w:rFonts w:ascii="Times New Roman" w:eastAsia="Times New Roman" w:hAnsi="Times New Roman" w:cs="Times New Roman"/>
        </w:rPr>
      </w:pPr>
      <w:r w:rsidRPr="009C09D9">
        <w:rPr>
          <w:rFonts w:ascii="Times New Roman" w:eastAsia="Times New Roman" w:hAnsi="Times New Roman" w:cs="Times New Roman"/>
        </w:rPr>
        <w:t>Una vez creado el archivo se lee línea por línea y se genera el carácter</w:t>
      </w:r>
      <w:commentRangeStart w:id="3720"/>
      <w:r w:rsidRPr="009C09D9">
        <w:rPr>
          <w:rFonts w:ascii="Times New Roman" w:eastAsia="Times New Roman" w:hAnsi="Times New Roman" w:cs="Times New Roman"/>
        </w:rPr>
        <w:t xml:space="preserve"> euro</w:t>
      </w:r>
      <w:ins w:id="3721" w:author="Maria Paola Fonseca Paez" w:date="2019-12-01T02:57:00Z">
        <w:r w:rsidR="00EC4C1F">
          <w:rPr>
            <w:rFonts w:ascii="Times New Roman" w:eastAsia="Times New Roman" w:hAnsi="Times New Roman" w:cs="Times New Roman"/>
          </w:rPr>
          <w:t xml:space="preserve"> (</w:t>
        </w:r>
        <w:r w:rsidR="00EC4C1F">
          <w:t>€)</w:t>
        </w:r>
      </w:ins>
      <w:r w:rsidRPr="009C09D9">
        <w:rPr>
          <w:rFonts w:ascii="Times New Roman" w:eastAsia="Times New Roman" w:hAnsi="Times New Roman" w:cs="Times New Roman"/>
        </w:rPr>
        <w:t xml:space="preserve"> </w:t>
      </w:r>
      <w:commentRangeEnd w:id="3720"/>
      <w:r w:rsidR="00E400FD" w:rsidRPr="009C09D9">
        <w:rPr>
          <w:rStyle w:val="Refdecomentario"/>
          <w:rFonts w:ascii="Times New Roman" w:hAnsi="Times New Roman" w:cs="Times New Roman"/>
        </w:rPr>
        <w:commentReference w:id="3720"/>
      </w:r>
      <w:r w:rsidRPr="009C09D9">
        <w:rPr>
          <w:rFonts w:ascii="Times New Roman" w:eastAsia="Times New Roman" w:hAnsi="Times New Roman" w:cs="Times New Roman"/>
        </w:rPr>
        <w:t xml:space="preserve">para determinar el fin del mensaje al final de la línea, se realiza el cálculo de la cantidad de ceros (carácter </w:t>
      </w:r>
      <w:proofErr w:type="spellStart"/>
      <w:r w:rsidRPr="009C09D9">
        <w:rPr>
          <w:rFonts w:ascii="Times New Roman" w:eastAsia="Times New Roman" w:hAnsi="Times New Roman" w:cs="Times New Roman"/>
          <w:i/>
        </w:rPr>
        <w:t>null</w:t>
      </w:r>
      <w:proofErr w:type="spellEnd"/>
      <w:r w:rsidRPr="009C09D9">
        <w:rPr>
          <w:rFonts w:ascii="Times New Roman" w:eastAsia="Times New Roman" w:hAnsi="Times New Roman" w:cs="Times New Roman"/>
        </w:rPr>
        <w:t xml:space="preserve">) con las cuales se debe rellenar el mensaje y se calcula </w:t>
      </w:r>
      <w:commentRangeStart w:id="3722"/>
      <w:del w:id="3723" w:author="Maria Paola Fonseca Paez" w:date="2019-12-01T02:57:00Z">
        <w:r w:rsidRPr="009C09D9" w:rsidDel="00EC4C1F">
          <w:rPr>
            <w:rFonts w:ascii="Times New Roman" w:eastAsia="Times New Roman" w:hAnsi="Times New Roman" w:cs="Times New Roman"/>
          </w:rPr>
          <w:delText xml:space="preserve">el </w:delText>
        </w:r>
      </w:del>
      <w:ins w:id="3724" w:author="Maria Paola Fonseca Paez" w:date="2019-12-01T02:57:00Z">
        <w:r w:rsidR="00EC4C1F">
          <w:rPr>
            <w:rFonts w:ascii="Times New Roman" w:eastAsia="Times New Roman" w:hAnsi="Times New Roman" w:cs="Times New Roman"/>
          </w:rPr>
          <w:t>su</w:t>
        </w:r>
        <w:r w:rsidR="00EC4C1F"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tamaño</w:t>
      </w:r>
      <w:del w:id="3725" w:author="Maria Paola Fonseca Paez" w:date="2019-12-01T02:57:00Z">
        <w:r w:rsidRPr="009C09D9" w:rsidDel="00EC4C1F">
          <w:rPr>
            <w:rFonts w:ascii="Times New Roman" w:eastAsia="Times New Roman" w:hAnsi="Times New Roman" w:cs="Times New Roman"/>
          </w:rPr>
          <w:delText xml:space="preserve"> del mensaje</w:delText>
        </w:r>
      </w:del>
      <w:commentRangeEnd w:id="3722"/>
      <w:r w:rsidR="00E400FD" w:rsidRPr="009C09D9">
        <w:rPr>
          <w:rStyle w:val="Refdecomentario"/>
          <w:rFonts w:ascii="Times New Roman" w:hAnsi="Times New Roman" w:cs="Times New Roman"/>
        </w:rPr>
        <w:commentReference w:id="3722"/>
      </w:r>
      <w:r w:rsidRPr="009C09D9">
        <w:rPr>
          <w:rFonts w:ascii="Times New Roman" w:eastAsia="Times New Roman" w:hAnsi="Times New Roman" w:cs="Times New Roman"/>
        </w:rPr>
        <w:t>. Para cálculo de número de ceros</w:t>
      </w:r>
      <w:ins w:id="3726" w:author="Maria Paola Fonseca Paez" w:date="2019-12-01T02:58:00Z">
        <w:r w:rsidR="00EC4C1F">
          <w:rPr>
            <w:rFonts w:ascii="Times New Roman" w:eastAsia="Times New Roman" w:hAnsi="Times New Roman" w:cs="Times New Roman"/>
          </w:rPr>
          <w:t>,</w:t>
        </w:r>
      </w:ins>
      <w:r w:rsidRPr="009C09D9">
        <w:rPr>
          <w:rFonts w:ascii="Times New Roman" w:eastAsia="Times New Roman" w:hAnsi="Times New Roman" w:cs="Times New Roman"/>
        </w:rPr>
        <w:t xml:space="preserve"> se halló el tamaño de la cadena de mensaje de la línea y se realizó la operación que se muestra</w:t>
      </w:r>
      <w:del w:id="3727" w:author="Maria Paola Fonseca Paez" w:date="2019-12-01T03:01:00Z">
        <w:r w:rsidRPr="009C09D9" w:rsidDel="00EC4C1F">
          <w:rPr>
            <w:rFonts w:ascii="Times New Roman" w:eastAsia="Times New Roman" w:hAnsi="Times New Roman" w:cs="Times New Roman"/>
          </w:rPr>
          <w:delText xml:space="preserve"> a continuación:</w:delText>
        </w:r>
      </w:del>
      <w:ins w:id="3728" w:author="Maria Paola Fonseca Paez" w:date="2019-12-01T03:01:00Z">
        <w:r w:rsidR="00EC4C1F">
          <w:rPr>
            <w:rFonts w:ascii="Times New Roman" w:eastAsia="Times New Roman" w:hAnsi="Times New Roman" w:cs="Times New Roman"/>
          </w:rPr>
          <w:t xml:space="preserve"> en la </w:t>
        </w:r>
        <w:r w:rsidR="00EC4C1F">
          <w:rPr>
            <w:rFonts w:ascii="Times New Roman" w:eastAsia="Times New Roman" w:hAnsi="Times New Roman" w:cs="Times New Roman"/>
          </w:rPr>
          <w:fldChar w:fldCharType="begin"/>
        </w:r>
        <w:r w:rsidR="00EC4C1F">
          <w:rPr>
            <w:rFonts w:ascii="Times New Roman" w:eastAsia="Times New Roman" w:hAnsi="Times New Roman" w:cs="Times New Roman"/>
          </w:rPr>
          <w:instrText xml:space="preserve"> REF _Ref26061733 \h </w:instrText>
        </w:r>
      </w:ins>
      <w:r w:rsidR="00EC4C1F">
        <w:rPr>
          <w:rFonts w:ascii="Times New Roman" w:eastAsia="Times New Roman" w:hAnsi="Times New Roman" w:cs="Times New Roman"/>
        </w:rPr>
      </w:r>
      <w:r w:rsidR="00EC4C1F">
        <w:rPr>
          <w:rFonts w:ascii="Times New Roman" w:eastAsia="Times New Roman" w:hAnsi="Times New Roman" w:cs="Times New Roman"/>
        </w:rPr>
        <w:fldChar w:fldCharType="separate"/>
      </w:r>
      <w:ins w:id="3729" w:author="Maria Paola Fonseca Paez" w:date="2019-12-01T03:01:00Z">
        <w:r w:rsidR="00EC4C1F" w:rsidRPr="00EC4C1F">
          <w:rPr>
            <w:rFonts w:ascii="Times New Roman" w:hAnsi="Times New Roman" w:cs="Times New Roman"/>
            <w:rPrChange w:id="3730" w:author="Maria Paola Fonseca Paez" w:date="2019-12-01T03:01:00Z">
              <w:rPr/>
            </w:rPrChange>
          </w:rPr>
          <w:t xml:space="preserve">Ecuación </w:t>
        </w:r>
        <w:r w:rsidR="00EC4C1F" w:rsidRPr="00EC4C1F">
          <w:rPr>
            <w:rFonts w:ascii="Times New Roman" w:hAnsi="Times New Roman" w:cs="Times New Roman"/>
            <w:noProof/>
            <w:rPrChange w:id="3731" w:author="Maria Paola Fonseca Paez" w:date="2019-12-01T03:01:00Z">
              <w:rPr>
                <w:noProof/>
              </w:rPr>
            </w:rPrChange>
          </w:rPr>
          <w:t>1</w:t>
        </w:r>
        <w:r w:rsidR="00EC4C1F">
          <w:rPr>
            <w:rFonts w:ascii="Times New Roman" w:eastAsia="Times New Roman" w:hAnsi="Times New Roman" w:cs="Times New Roman"/>
          </w:rPr>
          <w:fldChar w:fldCharType="end"/>
        </w:r>
      </w:ins>
      <w:ins w:id="3732" w:author="Maria Paola Fonseca Paez" w:date="2019-12-01T03:02:00Z">
        <w:r w:rsidR="00EC4C1F">
          <w:rPr>
            <w:rFonts w:ascii="Times New Roman" w:eastAsia="Times New Roman" w:hAnsi="Times New Roman" w:cs="Times New Roman"/>
          </w:rPr>
          <w:t>.</w:t>
        </w:r>
      </w:ins>
    </w:p>
    <w:p w14:paraId="02ED2DA5" w14:textId="77777777" w:rsidR="00EC4C1F" w:rsidRPr="00EC4C1F" w:rsidRDefault="00EC4C1F">
      <w:pPr>
        <w:keepNext/>
        <w:spacing w:before="240" w:after="240"/>
        <w:jc w:val="center"/>
        <w:rPr>
          <w:ins w:id="3733" w:author="Maria Paola Fonseca Paez" w:date="2019-12-01T03:00:00Z"/>
        </w:rPr>
        <w:pPrChange w:id="3734" w:author="Maria Paola Fonseca Paez" w:date="2019-12-01T03:01:00Z">
          <w:pPr>
            <w:spacing w:before="240" w:after="240"/>
            <w:ind w:left="2160"/>
            <w:jc w:val="center"/>
          </w:pPr>
        </w:pPrChange>
      </w:pPr>
      <m:oMathPara>
        <m:oMathParaPr>
          <m:jc m:val="center"/>
        </m:oMathParaPr>
        <m:oMath>
          <m:r>
            <w:rPr>
              <w:rFonts w:ascii="Cambria Math" w:eastAsia="Times New Roman" w:hAnsi="Cambria Math" w:cs="Times New Roman"/>
              <w:rPrChange w:id="3735" w:author="Maria Paola Fonseca Paez" w:date="2019-12-01T03:00:00Z">
                <w:rPr>
                  <w:rFonts w:ascii="Cambria Math" w:eastAsia="Times New Roman" w:hAnsi="Cambria Math" w:cs="Times New Roman"/>
                </w:rPr>
              </w:rPrChange>
            </w:rPr>
            <m:t xml:space="preserve">zeroes = 64 - (size % 64) </m:t>
          </m:r>
          <m:r>
            <w:ins w:id="3736" w:author="Maria Paola Fonseca Paez" w:date="2019-12-01T02:59:00Z">
              <w:rPr>
                <w:rFonts w:ascii="Cambria Math" w:eastAsia="Times New Roman" w:hAnsi="Cambria Math" w:cs="Times New Roman"/>
                <w:rPrChange w:id="3737" w:author="Maria Paola Fonseca Paez" w:date="2019-12-01T03:00:00Z">
                  <w:rPr>
                    <w:rFonts w:ascii="Cambria Math" w:eastAsia="Times New Roman" w:hAnsi="Cambria Math" w:cs="Times New Roman"/>
                  </w:rPr>
                </w:rPrChange>
              </w:rPr>
              <m:t xml:space="preserve">– </m:t>
            </w:ins>
          </m:r>
          <m:r>
            <w:del w:id="3738" w:author="Maria Paola Fonseca Paez" w:date="2019-12-01T02:59:00Z">
              <w:rPr>
                <w:rFonts w:ascii="Cambria Math" w:eastAsia="Times New Roman" w:hAnsi="Cambria Math" w:cs="Times New Roman"/>
                <w:rPrChange w:id="3739" w:author="Maria Paola Fonseca Paez" w:date="2019-12-01T03:00:00Z">
                  <w:rPr>
                    <w:rFonts w:ascii="Cambria Math" w:eastAsia="Times New Roman" w:hAnsi="Cambria Math" w:cs="Times New Roman"/>
                  </w:rPr>
                </w:rPrChange>
              </w:rPr>
              <m:t xml:space="preserve">- </m:t>
            </w:del>
          </m:r>
          <m:r>
            <w:rPr>
              <w:rFonts w:ascii="Cambria Math" w:eastAsia="Times New Roman" w:hAnsi="Cambria Math" w:cs="Times New Roman"/>
              <w:rPrChange w:id="3740" w:author="Maria Paola Fonseca Paez" w:date="2019-12-01T03:00:00Z">
                <w:rPr>
                  <w:rFonts w:ascii="Cambria Math" w:eastAsia="Times New Roman" w:hAnsi="Cambria Math" w:cs="Times New Roman"/>
                </w:rPr>
              </w:rPrChange>
            </w:rPr>
            <m:t xml:space="preserve">1 – </m:t>
          </m:r>
          <m:r>
            <w:rPr>
              <w:rFonts w:ascii="Cambria Math" w:eastAsia="Times New Roman" w:hAnsi="Cambria Math" w:cs="Times New Roman"/>
              <w:rPrChange w:id="3741" w:author="Maria Paola Fonseca Paez" w:date="2019-12-01T03:01:00Z">
                <w:rPr>
                  <w:rFonts w:ascii="Cambria Math" w:eastAsia="Times New Roman" w:hAnsi="Cambria Math" w:cs="Times New Roman"/>
                </w:rPr>
              </w:rPrChange>
            </w:rPr>
            <m:t>8</m:t>
          </m:r>
        </m:oMath>
      </m:oMathPara>
    </w:p>
    <w:p w14:paraId="5FFCB69B" w14:textId="7111ECC6" w:rsidR="00EC4C1F" w:rsidRPr="00EC4C1F" w:rsidRDefault="00EC4C1F">
      <w:pPr>
        <w:pStyle w:val="Descripcin"/>
        <w:jc w:val="center"/>
        <w:rPr>
          <w:ins w:id="3742" w:author="Maria Paola Fonseca Paez" w:date="2019-12-01T03:00:00Z"/>
          <w:rFonts w:ascii="Times New Roman" w:hAnsi="Times New Roman" w:cs="Times New Roman"/>
          <w:color w:val="auto"/>
          <w:rPrChange w:id="3743" w:author="Maria Paola Fonseca Paez" w:date="2019-12-01T03:01:00Z">
            <w:rPr>
              <w:ins w:id="3744" w:author="Maria Paola Fonseca Paez" w:date="2019-12-01T03:00:00Z"/>
            </w:rPr>
          </w:rPrChange>
        </w:rPr>
        <w:pPrChange w:id="3745" w:author="Maria Paola Fonseca Paez" w:date="2019-12-01T03:01:00Z">
          <w:pPr>
            <w:pStyle w:val="Descripcin"/>
          </w:pPr>
        </w:pPrChange>
      </w:pPr>
      <w:bookmarkStart w:id="3746" w:name="_Ref26061733"/>
      <w:ins w:id="3747" w:author="Maria Paola Fonseca Paez" w:date="2019-12-01T03:00:00Z">
        <w:r w:rsidRPr="00EC4C1F">
          <w:rPr>
            <w:rFonts w:ascii="Times New Roman" w:hAnsi="Times New Roman" w:cs="Times New Roman"/>
            <w:color w:val="auto"/>
            <w:rPrChange w:id="3748" w:author="Maria Paola Fonseca Paez" w:date="2019-12-01T03:01:00Z">
              <w:rPr/>
            </w:rPrChange>
          </w:rPr>
          <w:t xml:space="preserve">Ecuación </w:t>
        </w:r>
        <w:r w:rsidRPr="00EC4C1F">
          <w:rPr>
            <w:rFonts w:ascii="Times New Roman" w:hAnsi="Times New Roman" w:cs="Times New Roman"/>
            <w:color w:val="auto"/>
            <w:rPrChange w:id="3749" w:author="Maria Paola Fonseca Paez" w:date="2019-12-01T03:01:00Z">
              <w:rPr/>
            </w:rPrChange>
          </w:rPr>
          <w:fldChar w:fldCharType="begin"/>
        </w:r>
        <w:r w:rsidRPr="00EC4C1F">
          <w:rPr>
            <w:rFonts w:ascii="Times New Roman" w:hAnsi="Times New Roman" w:cs="Times New Roman"/>
            <w:color w:val="auto"/>
            <w:rPrChange w:id="3750" w:author="Maria Paola Fonseca Paez" w:date="2019-12-01T03:01:00Z">
              <w:rPr/>
            </w:rPrChange>
          </w:rPr>
          <w:instrText xml:space="preserve"> SEQ Ecuación \* ARABIC </w:instrText>
        </w:r>
      </w:ins>
      <w:r w:rsidRPr="00EC4C1F">
        <w:rPr>
          <w:rFonts w:ascii="Times New Roman" w:hAnsi="Times New Roman" w:cs="Times New Roman"/>
          <w:color w:val="auto"/>
          <w:rPrChange w:id="3751" w:author="Maria Paola Fonseca Paez" w:date="2019-12-01T03:01:00Z">
            <w:rPr/>
          </w:rPrChange>
        </w:rPr>
        <w:fldChar w:fldCharType="separate"/>
      </w:r>
      <w:ins w:id="3752" w:author="Maria Paola Fonseca Paez" w:date="2019-12-01T03:00:00Z">
        <w:r w:rsidRPr="00EC4C1F">
          <w:rPr>
            <w:rFonts w:ascii="Times New Roman" w:hAnsi="Times New Roman" w:cs="Times New Roman"/>
            <w:noProof/>
            <w:color w:val="auto"/>
            <w:rPrChange w:id="3753" w:author="Maria Paola Fonseca Paez" w:date="2019-12-01T03:01:00Z">
              <w:rPr>
                <w:noProof/>
              </w:rPr>
            </w:rPrChange>
          </w:rPr>
          <w:t>1</w:t>
        </w:r>
        <w:r w:rsidRPr="00EC4C1F">
          <w:rPr>
            <w:rFonts w:ascii="Times New Roman" w:hAnsi="Times New Roman" w:cs="Times New Roman"/>
            <w:color w:val="auto"/>
            <w:rPrChange w:id="3754" w:author="Maria Paola Fonseca Paez" w:date="2019-12-01T03:01:00Z">
              <w:rPr/>
            </w:rPrChange>
          </w:rPr>
          <w:fldChar w:fldCharType="end"/>
        </w:r>
        <w:bookmarkEnd w:id="3746"/>
      </w:ins>
    </w:p>
    <w:p w14:paraId="40EAED0A" w14:textId="15460B7C" w:rsidR="00714E5C" w:rsidRPr="009C09D9" w:rsidDel="00EC4C1F" w:rsidRDefault="00AB58E9">
      <w:pPr>
        <w:spacing w:before="240" w:after="240"/>
        <w:ind w:left="2160"/>
        <w:jc w:val="center"/>
        <w:rPr>
          <w:del w:id="3755" w:author="Maria Paola Fonseca Paez" w:date="2019-12-01T03:01:00Z"/>
          <w:rFonts w:ascii="Times New Roman" w:eastAsia="Times New Roman" w:hAnsi="Times New Roman" w:cs="Times New Roman"/>
          <w:i/>
        </w:rPr>
      </w:pPr>
      <w:commentRangeStart w:id="3756"/>
      <w:del w:id="3757" w:author="Maria Paola Fonseca Paez" w:date="2019-12-01T03:01:00Z">
        <w:r w:rsidRPr="009C09D9" w:rsidDel="00EC4C1F">
          <w:rPr>
            <w:rFonts w:ascii="Times New Roman" w:eastAsia="Times New Roman" w:hAnsi="Times New Roman" w:cs="Times New Roman"/>
          </w:rPr>
          <w:delText xml:space="preserve">                               </w:delText>
        </w:r>
        <w:r w:rsidRPr="009C09D9" w:rsidDel="00EC4C1F">
          <w:rPr>
            <w:rFonts w:ascii="Times New Roman" w:eastAsia="Times New Roman" w:hAnsi="Times New Roman" w:cs="Times New Roman"/>
          </w:rPr>
          <w:tab/>
        </w:r>
        <w:r w:rsidRPr="009C09D9" w:rsidDel="00EC4C1F">
          <w:rPr>
            <w:rFonts w:ascii="Times New Roman" w:eastAsia="Times New Roman" w:hAnsi="Times New Roman" w:cs="Times New Roman"/>
            <w:i/>
          </w:rPr>
          <w:delText>(Ecuación 1)</w:delText>
        </w:r>
        <w:commentRangeEnd w:id="3756"/>
        <w:r w:rsidR="00E400FD" w:rsidRPr="009C09D9" w:rsidDel="00EC4C1F">
          <w:rPr>
            <w:rStyle w:val="Refdecomentario"/>
            <w:rFonts w:ascii="Times New Roman" w:hAnsi="Times New Roman" w:cs="Times New Roman"/>
          </w:rPr>
          <w:commentReference w:id="3756"/>
        </w:r>
      </w:del>
    </w:p>
    <w:p w14:paraId="3BF6B960" w14:textId="77777777" w:rsidR="00E92540" w:rsidRDefault="00AB58E9">
      <w:pPr>
        <w:spacing w:before="240" w:after="240"/>
        <w:jc w:val="both"/>
        <w:rPr>
          <w:ins w:id="3758" w:author="Maria Paola Fonseca Paez" w:date="2019-12-01T03:22:00Z"/>
          <w:rFonts w:ascii="Times New Roman" w:eastAsia="Times New Roman" w:hAnsi="Times New Roman" w:cs="Times New Roman"/>
        </w:rPr>
      </w:pPr>
      <w:r w:rsidRPr="009C09D9">
        <w:rPr>
          <w:rFonts w:ascii="Times New Roman" w:eastAsia="Times New Roman" w:hAnsi="Times New Roman" w:cs="Times New Roman"/>
        </w:rPr>
        <w:t>A partir del resultado se gener</w:t>
      </w:r>
      <w:ins w:id="3759" w:author="Maria Paola Fonseca Paez" w:date="2019-12-01T02:59:00Z">
        <w:r w:rsidR="00EC4C1F">
          <w:rPr>
            <w:rFonts w:ascii="Times New Roman" w:eastAsia="Times New Roman" w:hAnsi="Times New Roman" w:cs="Times New Roman"/>
          </w:rPr>
          <w:t>aron</w:t>
        </w:r>
      </w:ins>
      <w:del w:id="3760" w:author="Maria Paola Fonseca Paez" w:date="2019-12-01T02:59:00Z">
        <w:r w:rsidRPr="009C09D9" w:rsidDel="00EC4C1F">
          <w:rPr>
            <w:rFonts w:ascii="Times New Roman" w:eastAsia="Times New Roman" w:hAnsi="Times New Roman" w:cs="Times New Roman"/>
          </w:rPr>
          <w:delText>ó</w:delText>
        </w:r>
      </w:del>
      <w:r w:rsidRPr="009C09D9">
        <w:rPr>
          <w:rFonts w:ascii="Times New Roman" w:eastAsia="Times New Roman" w:hAnsi="Times New Roman" w:cs="Times New Roman"/>
        </w:rPr>
        <w:t xml:space="preserve"> arreglos de </w:t>
      </w:r>
      <w:r w:rsidRPr="009C09D9">
        <w:rPr>
          <w:rFonts w:ascii="Times New Roman" w:eastAsia="Times New Roman" w:hAnsi="Times New Roman" w:cs="Times New Roman"/>
          <w:i/>
        </w:rPr>
        <w:t xml:space="preserve">bytes </w:t>
      </w:r>
      <w:r w:rsidRPr="009C09D9">
        <w:rPr>
          <w:rFonts w:ascii="Times New Roman" w:eastAsia="Times New Roman" w:hAnsi="Times New Roman" w:cs="Times New Roman"/>
        </w:rPr>
        <w:t xml:space="preserve">de ceros </w:t>
      </w:r>
      <w:del w:id="3761" w:author="Maria Paola Fonseca Paez" w:date="2019-12-01T03:04:00Z">
        <w:r w:rsidRPr="009C09D9" w:rsidDel="00EC4C1F">
          <w:rPr>
            <w:rFonts w:ascii="Times New Roman" w:eastAsia="Times New Roman" w:hAnsi="Times New Roman" w:cs="Times New Roman"/>
          </w:rPr>
          <w:delText xml:space="preserve">y se almacenaron en una </w:delText>
        </w:r>
        <w:commentRangeStart w:id="3762"/>
        <w:r w:rsidRPr="009C09D9" w:rsidDel="00EC4C1F">
          <w:rPr>
            <w:rFonts w:ascii="Times New Roman" w:eastAsia="Times New Roman" w:hAnsi="Times New Roman" w:cs="Times New Roman"/>
          </w:rPr>
          <w:delText>variabl</w:delText>
        </w:r>
      </w:del>
      <w:ins w:id="3763" w:author="Maria Paola Fonseca Paez" w:date="2019-12-01T03:04:00Z">
        <w:r w:rsidR="00EC4C1F">
          <w:rPr>
            <w:rFonts w:ascii="Times New Roman" w:eastAsia="Times New Roman" w:hAnsi="Times New Roman" w:cs="Times New Roman"/>
          </w:rPr>
          <w:t>para ser almac</w:t>
        </w:r>
      </w:ins>
      <w:r w:rsidRPr="009C09D9">
        <w:rPr>
          <w:rFonts w:ascii="Times New Roman" w:eastAsia="Times New Roman" w:hAnsi="Times New Roman" w:cs="Times New Roman"/>
        </w:rPr>
        <w:t>e</w:t>
      </w:r>
      <w:commentRangeEnd w:id="3762"/>
      <w:ins w:id="3764" w:author="Maria Paola Fonseca Paez" w:date="2019-12-01T03:04:00Z">
        <w:r w:rsidR="00EC4C1F">
          <w:rPr>
            <w:rFonts w:ascii="Times New Roman" w:eastAsia="Times New Roman" w:hAnsi="Times New Roman" w:cs="Times New Roman"/>
          </w:rPr>
          <w:t xml:space="preserve">nados </w:t>
        </w:r>
      </w:ins>
      <w:r w:rsidR="00E400FD" w:rsidRPr="009C09D9">
        <w:rPr>
          <w:rStyle w:val="Refdecomentario"/>
          <w:rFonts w:ascii="Times New Roman" w:hAnsi="Times New Roman" w:cs="Times New Roman"/>
        </w:rPr>
        <w:commentReference w:id="3762"/>
      </w:r>
      <w:ins w:id="3765" w:author="Maria Paola Fonseca Paez" w:date="2019-12-01T03:04:00Z">
        <w:r w:rsidR="00EC4C1F">
          <w:rPr>
            <w:rFonts w:ascii="Times New Roman" w:eastAsia="Times New Roman" w:hAnsi="Times New Roman" w:cs="Times New Roman"/>
          </w:rPr>
          <w:t xml:space="preserve">antes de la transmisión a la </w:t>
        </w:r>
        <w:r w:rsidR="00EC4C1F" w:rsidRPr="00EC4C1F">
          <w:rPr>
            <w:rFonts w:ascii="Times New Roman" w:eastAsia="Times New Roman" w:hAnsi="Times New Roman" w:cs="Times New Roman"/>
            <w:i/>
            <w:rPrChange w:id="3766" w:author="Maria Paola Fonseca Paez" w:date="2019-12-01T03:04:00Z">
              <w:rPr>
                <w:rFonts w:ascii="Times New Roman" w:eastAsia="Times New Roman" w:hAnsi="Times New Roman" w:cs="Times New Roman"/>
              </w:rPr>
            </w:rPrChange>
          </w:rPr>
          <w:t>FPGA</w:t>
        </w:r>
      </w:ins>
      <w:r w:rsidRPr="009C09D9">
        <w:rPr>
          <w:rFonts w:ascii="Times New Roman" w:eastAsia="Times New Roman" w:hAnsi="Times New Roman" w:cs="Times New Roman"/>
        </w:rPr>
        <w:t xml:space="preserve">. Posteriormente a partir del tamaño la cadena de línea multiplicado por 8 se halló el número de </w:t>
      </w:r>
      <w:r w:rsidRPr="009C09D9">
        <w:rPr>
          <w:rFonts w:ascii="Times New Roman" w:eastAsia="Times New Roman" w:hAnsi="Times New Roman" w:cs="Times New Roman"/>
          <w:i/>
        </w:rPr>
        <w:t xml:space="preserve">bits </w:t>
      </w:r>
      <w:r w:rsidRPr="009C09D9">
        <w:rPr>
          <w:rFonts w:ascii="Times New Roman" w:eastAsia="Times New Roman" w:hAnsi="Times New Roman" w:cs="Times New Roman"/>
        </w:rPr>
        <w:t>que componen el mensaje</w:t>
      </w:r>
      <w:ins w:id="3767" w:author="Maria Paola Fonseca Paez" w:date="2019-12-01T03:05:00Z">
        <w:r w:rsidR="00FD330D">
          <w:rPr>
            <w:rFonts w:ascii="Times New Roman" w:eastAsia="Times New Roman" w:hAnsi="Times New Roman" w:cs="Times New Roman"/>
          </w:rPr>
          <w:t>,</w:t>
        </w:r>
      </w:ins>
      <w:r w:rsidRPr="009C09D9">
        <w:rPr>
          <w:rFonts w:ascii="Times New Roman" w:eastAsia="Times New Roman" w:hAnsi="Times New Roman" w:cs="Times New Roman"/>
        </w:rPr>
        <w:t xml:space="preserve"> y se utilizó </w:t>
      </w:r>
      <w:del w:id="3768" w:author="Maria Paola Fonseca Paez" w:date="2019-12-01T03:02:00Z">
        <w:r w:rsidR="00E400FD" w:rsidRPr="00EC4C1F" w:rsidDel="00EC4C1F">
          <w:rPr>
            <w:rFonts w:ascii="Times New Roman" w:eastAsia="Times New Roman" w:hAnsi="Times New Roman" w:cs="Times New Roman"/>
            <w:highlight w:val="yellow"/>
            <w:rPrChange w:id="3769" w:author="Maria Paola Fonseca Paez" w:date="2019-12-01T03:02:00Z">
              <w:rPr>
                <w:rFonts w:ascii="Times New Roman" w:eastAsia="Times New Roman" w:hAnsi="Times New Roman" w:cs="Times New Roman"/>
                <w:b/>
                <w:highlight w:val="yellow"/>
              </w:rPr>
            </w:rPrChange>
          </w:rPr>
          <w:delText>D</w:delText>
        </w:r>
        <w:r w:rsidRPr="00EC4C1F" w:rsidDel="00EC4C1F">
          <w:rPr>
            <w:rFonts w:ascii="Times New Roman" w:eastAsia="Times New Roman" w:hAnsi="Times New Roman" w:cs="Times New Roman"/>
          </w:rPr>
          <w:delText xml:space="preserve">el </w:delText>
        </w:r>
      </w:del>
      <w:ins w:id="3770" w:author="Maria Paola Fonseca Paez" w:date="2019-12-01T03:02:00Z">
        <w:r w:rsidR="00EC4C1F" w:rsidRPr="00EC4C1F">
          <w:rPr>
            <w:rFonts w:ascii="Times New Roman" w:eastAsia="Times New Roman" w:hAnsi="Times New Roman" w:cs="Times New Roman"/>
            <w:rPrChange w:id="3771" w:author="Maria Paola Fonseca Paez" w:date="2019-12-01T03:02:00Z">
              <w:rPr>
                <w:rFonts w:ascii="Times New Roman" w:eastAsia="Times New Roman" w:hAnsi="Times New Roman" w:cs="Times New Roman"/>
                <w:b/>
              </w:rPr>
            </w:rPrChange>
          </w:rPr>
          <w:t>d</w:t>
        </w:r>
        <w:r w:rsidR="00EC4C1F" w:rsidRPr="009C09D9">
          <w:rPr>
            <w:rFonts w:ascii="Times New Roman" w:eastAsia="Times New Roman" w:hAnsi="Times New Roman" w:cs="Times New Roman"/>
          </w:rPr>
          <w:t xml:space="preserve">el </w:t>
        </w:r>
      </w:ins>
      <w:r w:rsidRPr="009C09D9">
        <w:rPr>
          <w:rFonts w:ascii="Times New Roman" w:eastAsia="Times New Roman" w:hAnsi="Times New Roman" w:cs="Times New Roman"/>
        </w:rPr>
        <w:t xml:space="preserve">módulo </w:t>
      </w:r>
      <w:proofErr w:type="spellStart"/>
      <w:r w:rsidRPr="009C09D9">
        <w:rPr>
          <w:rFonts w:ascii="Times New Roman" w:eastAsia="Times New Roman" w:hAnsi="Times New Roman" w:cs="Times New Roman"/>
          <w:i/>
        </w:rPr>
        <w:t>structure</w:t>
      </w:r>
      <w:proofErr w:type="spellEnd"/>
      <w:r w:rsidRPr="009C09D9">
        <w:rPr>
          <w:rFonts w:ascii="Times New Roman" w:eastAsia="Times New Roman" w:hAnsi="Times New Roman" w:cs="Times New Roman"/>
        </w:rPr>
        <w:t xml:space="preserve"> </w:t>
      </w:r>
      <w:commentRangeStart w:id="3772"/>
      <w:r w:rsidRPr="009C09D9">
        <w:rPr>
          <w:rFonts w:ascii="Times New Roman" w:eastAsia="Times New Roman" w:hAnsi="Times New Roman" w:cs="Times New Roman"/>
        </w:rPr>
        <w:t>específicamente</w:t>
      </w:r>
      <w:commentRangeEnd w:id="3772"/>
      <w:r w:rsidR="00E400FD" w:rsidRPr="009C09D9">
        <w:rPr>
          <w:rStyle w:val="Refdecomentario"/>
          <w:rFonts w:ascii="Times New Roman" w:hAnsi="Times New Roman" w:cs="Times New Roman"/>
        </w:rPr>
        <w:commentReference w:id="3772"/>
      </w:r>
      <w:r w:rsidRPr="009C09D9">
        <w:rPr>
          <w:rFonts w:ascii="Times New Roman" w:eastAsia="Times New Roman" w:hAnsi="Times New Roman" w:cs="Times New Roman"/>
        </w:rPr>
        <w:t xml:space="preserve"> la función </w:t>
      </w:r>
      <w:r w:rsidRPr="009C09D9">
        <w:rPr>
          <w:rFonts w:ascii="Times New Roman" w:eastAsia="Times New Roman" w:hAnsi="Times New Roman" w:cs="Times New Roman"/>
          <w:i/>
        </w:rPr>
        <w:t>pack</w:t>
      </w:r>
      <w:r w:rsidRPr="009C09D9">
        <w:rPr>
          <w:rFonts w:ascii="Times New Roman" w:eastAsia="Times New Roman" w:hAnsi="Times New Roman" w:cs="Times New Roman"/>
        </w:rPr>
        <w:t xml:space="preserve"> para </w:t>
      </w:r>
      <w:del w:id="3773" w:author="Maria Paola Fonseca Paez" w:date="2019-12-01T03:05:00Z">
        <w:r w:rsidRPr="009C09D9" w:rsidDel="00FD330D">
          <w:rPr>
            <w:rFonts w:ascii="Times New Roman" w:eastAsia="Times New Roman" w:hAnsi="Times New Roman" w:cs="Times New Roman"/>
          </w:rPr>
          <w:delText>represéntalo</w:delText>
        </w:r>
      </w:del>
      <w:ins w:id="3774" w:author="Maria Paola Fonseca Paez" w:date="2019-12-01T03:05:00Z">
        <w:r w:rsidR="00FD330D" w:rsidRPr="009C09D9">
          <w:rPr>
            <w:rFonts w:ascii="Times New Roman" w:eastAsia="Times New Roman" w:hAnsi="Times New Roman" w:cs="Times New Roman"/>
          </w:rPr>
          <w:t>representa</w:t>
        </w:r>
        <w:r w:rsidR="00FD330D">
          <w:rPr>
            <w:rFonts w:ascii="Times New Roman" w:eastAsia="Times New Roman" w:hAnsi="Times New Roman" w:cs="Times New Roman"/>
          </w:rPr>
          <w:t>r</w:t>
        </w:r>
        <w:r w:rsidR="00FD330D" w:rsidRPr="009C09D9">
          <w:rPr>
            <w:rFonts w:ascii="Times New Roman" w:eastAsia="Times New Roman" w:hAnsi="Times New Roman" w:cs="Times New Roman"/>
          </w:rPr>
          <w:t>lo</w:t>
        </w:r>
      </w:ins>
      <w:r w:rsidRPr="009C09D9">
        <w:rPr>
          <w:rFonts w:ascii="Times New Roman" w:eastAsia="Times New Roman" w:hAnsi="Times New Roman" w:cs="Times New Roman"/>
        </w:rPr>
        <w:t xml:space="preserve"> como un binario </w:t>
      </w:r>
      <w:proofErr w:type="spellStart"/>
      <w:r w:rsidRPr="009C09D9">
        <w:rPr>
          <w:rFonts w:ascii="Times New Roman" w:eastAsia="Times New Roman" w:hAnsi="Times New Roman" w:cs="Times New Roman"/>
          <w:i/>
        </w:rPr>
        <w:t>unsigned</w:t>
      </w:r>
      <w:proofErr w:type="spellEnd"/>
      <w:r w:rsidRPr="009C09D9">
        <w:rPr>
          <w:rFonts w:ascii="Times New Roman" w:eastAsia="Times New Roman" w:hAnsi="Times New Roman" w:cs="Times New Roman"/>
        </w:rPr>
        <w:t xml:space="preserve"> del tipo </w:t>
      </w:r>
      <w:proofErr w:type="spellStart"/>
      <w:r w:rsidRPr="009C09D9">
        <w:rPr>
          <w:rFonts w:ascii="Times New Roman" w:eastAsia="Times New Roman" w:hAnsi="Times New Roman" w:cs="Times New Roman"/>
          <w:i/>
        </w:rPr>
        <w:t>big-endian</w:t>
      </w:r>
      <w:proofErr w:type="spellEnd"/>
      <w:ins w:id="3775" w:author="Maria Paola Fonseca Paez" w:date="2019-12-01T03:02:00Z">
        <w:r w:rsidR="00EC4C1F">
          <w:rPr>
            <w:rFonts w:ascii="Times New Roman" w:eastAsia="Times New Roman" w:hAnsi="Times New Roman" w:cs="Times New Roman"/>
          </w:rPr>
          <w:t xml:space="preserve">. </w:t>
        </w:r>
      </w:ins>
      <w:del w:id="3776" w:author="Maria Paola Fonseca Paez" w:date="2019-12-01T03:02:00Z">
        <w:r w:rsidRPr="009C09D9" w:rsidDel="00EC4C1F">
          <w:rPr>
            <w:rFonts w:ascii="Times New Roman" w:eastAsia="Times New Roman" w:hAnsi="Times New Roman" w:cs="Times New Roman"/>
          </w:rPr>
          <w:delText>, e</w:delText>
        </w:r>
      </w:del>
      <w:ins w:id="3777" w:author="Maria Paola Fonseca Paez" w:date="2019-12-01T03:02:00Z">
        <w:r w:rsidR="00EC4C1F">
          <w:rPr>
            <w:rFonts w:ascii="Times New Roman" w:eastAsia="Times New Roman" w:hAnsi="Times New Roman" w:cs="Times New Roman"/>
          </w:rPr>
          <w:t>E</w:t>
        </w:r>
      </w:ins>
      <w:r w:rsidRPr="009C09D9">
        <w:rPr>
          <w:rFonts w:ascii="Times New Roman" w:eastAsia="Times New Roman" w:hAnsi="Times New Roman" w:cs="Times New Roman"/>
        </w:rPr>
        <w:t>l resultado se almacen</w:t>
      </w:r>
      <w:ins w:id="3778" w:author="Maria Paola Fonseca Paez" w:date="2019-12-01T03:05:00Z">
        <w:r w:rsidR="00FD330D">
          <w:rPr>
            <w:rFonts w:ascii="Times New Roman" w:eastAsia="Times New Roman" w:hAnsi="Times New Roman" w:cs="Times New Roman"/>
          </w:rPr>
          <w:t>ó</w:t>
        </w:r>
      </w:ins>
      <w:del w:id="3779" w:author="Maria Paola Fonseca Paez" w:date="2019-12-01T03:05:00Z">
        <w:r w:rsidRPr="009C09D9" w:rsidDel="00FD330D">
          <w:rPr>
            <w:rFonts w:ascii="Times New Roman" w:eastAsia="Times New Roman" w:hAnsi="Times New Roman" w:cs="Times New Roman"/>
          </w:rPr>
          <w:delText>o</w:delText>
        </w:r>
      </w:del>
      <w:r w:rsidRPr="009C09D9">
        <w:rPr>
          <w:rFonts w:ascii="Times New Roman" w:eastAsia="Times New Roman" w:hAnsi="Times New Roman" w:cs="Times New Roman"/>
        </w:rPr>
        <w:t xml:space="preserve"> en una </w:t>
      </w:r>
      <w:commentRangeStart w:id="3780"/>
      <w:r w:rsidRPr="009C09D9">
        <w:rPr>
          <w:rFonts w:ascii="Times New Roman" w:eastAsia="Times New Roman" w:hAnsi="Times New Roman" w:cs="Times New Roman"/>
        </w:rPr>
        <w:t xml:space="preserve">variable </w:t>
      </w:r>
      <w:commentRangeEnd w:id="3780"/>
      <w:r w:rsidR="00E400FD" w:rsidRPr="009C09D9">
        <w:rPr>
          <w:rStyle w:val="Refdecomentario"/>
          <w:rFonts w:ascii="Times New Roman" w:hAnsi="Times New Roman" w:cs="Times New Roman"/>
        </w:rPr>
        <w:commentReference w:id="3780"/>
      </w:r>
      <w:r w:rsidRPr="009C09D9">
        <w:rPr>
          <w:rFonts w:ascii="Times New Roman" w:eastAsia="Times New Roman" w:hAnsi="Times New Roman" w:cs="Times New Roman"/>
        </w:rPr>
        <w:t xml:space="preserve">global a la cual se le adicionaron 32 bit más de </w:t>
      </w:r>
      <w:r w:rsidRPr="009C09D9">
        <w:rPr>
          <w:rFonts w:ascii="Times New Roman" w:eastAsia="Times New Roman" w:hAnsi="Times New Roman" w:cs="Times New Roman"/>
          <w:i/>
        </w:rPr>
        <w:t>nonce</w:t>
      </w:r>
      <w:r w:rsidRPr="009C09D9">
        <w:rPr>
          <w:rFonts w:ascii="Times New Roman" w:eastAsia="Times New Roman" w:hAnsi="Times New Roman" w:cs="Times New Roman"/>
        </w:rPr>
        <w:t xml:space="preserve">. </w:t>
      </w:r>
    </w:p>
    <w:p w14:paraId="3E9529EF" w14:textId="77777777" w:rsidR="00E92540" w:rsidRDefault="00E92540">
      <w:pPr>
        <w:spacing w:before="240" w:after="240"/>
        <w:jc w:val="both"/>
        <w:rPr>
          <w:ins w:id="3781" w:author="Maria Paola Fonseca Paez" w:date="2019-12-01T03:22:00Z"/>
          <w:rFonts w:ascii="Times New Roman" w:eastAsia="Times New Roman" w:hAnsi="Times New Roman" w:cs="Times New Roman"/>
        </w:rPr>
      </w:pPr>
    </w:p>
    <w:p w14:paraId="0F947193" w14:textId="03325FE3" w:rsidR="00714E5C" w:rsidRPr="009C09D9" w:rsidRDefault="00AB58E9">
      <w:pPr>
        <w:spacing w:before="240" w:after="240"/>
        <w:jc w:val="both"/>
        <w:rPr>
          <w:rFonts w:ascii="Times New Roman" w:eastAsia="Times New Roman" w:hAnsi="Times New Roman" w:cs="Times New Roman"/>
        </w:rPr>
      </w:pPr>
      <w:r w:rsidRPr="009C09D9">
        <w:rPr>
          <w:rFonts w:ascii="Times New Roman" w:eastAsia="Times New Roman" w:hAnsi="Times New Roman" w:cs="Times New Roman"/>
        </w:rPr>
        <w:t>Los resultados de la</w:t>
      </w:r>
      <w:del w:id="3782" w:author="Maria Paola Fonseca Paez" w:date="2019-12-01T03:05:00Z">
        <w:r w:rsidRPr="009C09D9" w:rsidDel="00FD330D">
          <w:rPr>
            <w:rFonts w:ascii="Times New Roman" w:eastAsia="Times New Roman" w:hAnsi="Times New Roman" w:cs="Times New Roman"/>
          </w:rPr>
          <w:delText>s</w:delText>
        </w:r>
      </w:del>
      <w:r w:rsidRPr="009C09D9">
        <w:rPr>
          <w:rFonts w:ascii="Times New Roman" w:eastAsia="Times New Roman" w:hAnsi="Times New Roman" w:cs="Times New Roman"/>
        </w:rPr>
        <w:t xml:space="preserve"> variable de ceros, la representación del carácter euro en hexadecimal </w:t>
      </w:r>
      <w:commentRangeStart w:id="3783"/>
      <w:r w:rsidRPr="009C09D9">
        <w:rPr>
          <w:rFonts w:ascii="Times New Roman" w:eastAsia="Times New Roman" w:hAnsi="Times New Roman" w:cs="Times New Roman"/>
        </w:rPr>
        <w:t xml:space="preserve">y la </w:t>
      </w:r>
      <w:ins w:id="3784" w:author="Maria Paola Fonseca Paez" w:date="2019-12-01T03:05:00Z">
        <w:r w:rsidR="00FD330D">
          <w:rPr>
            <w:rFonts w:ascii="Times New Roman" w:eastAsia="Times New Roman" w:hAnsi="Times New Roman" w:cs="Times New Roman"/>
          </w:rPr>
          <w:t>d</w:t>
        </w:r>
      </w:ins>
      <w:r w:rsidRPr="009C09D9">
        <w:rPr>
          <w:rFonts w:ascii="Times New Roman" w:eastAsia="Times New Roman" w:hAnsi="Times New Roman" w:cs="Times New Roman"/>
        </w:rPr>
        <w:t xml:space="preserve">el </w:t>
      </w:r>
      <w:commentRangeEnd w:id="3783"/>
      <w:r w:rsidR="00E400FD" w:rsidRPr="009C09D9">
        <w:rPr>
          <w:rStyle w:val="Refdecomentario"/>
          <w:rFonts w:ascii="Times New Roman" w:hAnsi="Times New Roman" w:cs="Times New Roman"/>
        </w:rPr>
        <w:commentReference w:id="3783"/>
      </w:r>
      <w:r w:rsidRPr="009C09D9">
        <w:rPr>
          <w:rFonts w:ascii="Times New Roman" w:eastAsia="Times New Roman" w:hAnsi="Times New Roman" w:cs="Times New Roman"/>
        </w:rPr>
        <w:t xml:space="preserve">tamaño del mensaje se concatenaron y se almacenaron para ser escritos en el documento con la función </w:t>
      </w:r>
      <w:proofErr w:type="spellStart"/>
      <w:r w:rsidRPr="009C09D9">
        <w:rPr>
          <w:rFonts w:ascii="Times New Roman" w:eastAsia="Times New Roman" w:hAnsi="Times New Roman" w:cs="Times New Roman"/>
          <w:i/>
        </w:rPr>
        <w:t>f.write</w:t>
      </w:r>
      <w:proofErr w:type="spellEnd"/>
      <w:r w:rsidRPr="009C09D9">
        <w:rPr>
          <w:rFonts w:ascii="Times New Roman" w:eastAsia="Times New Roman" w:hAnsi="Times New Roman" w:cs="Times New Roman"/>
          <w:i/>
        </w:rPr>
        <w:t>()</w:t>
      </w:r>
      <w:r w:rsidRPr="009C09D9">
        <w:rPr>
          <w:rFonts w:ascii="Times New Roman" w:eastAsia="Times New Roman" w:hAnsi="Times New Roman" w:cs="Times New Roman"/>
        </w:rPr>
        <w:t xml:space="preserve"> donde “</w:t>
      </w:r>
      <w:r w:rsidRPr="009C09D9">
        <w:rPr>
          <w:rFonts w:ascii="Times New Roman" w:eastAsia="Times New Roman" w:hAnsi="Times New Roman" w:cs="Times New Roman"/>
          <w:i/>
        </w:rPr>
        <w:t>f”</w:t>
      </w:r>
      <w:r w:rsidRPr="009C09D9">
        <w:rPr>
          <w:rFonts w:ascii="Times New Roman" w:eastAsia="Times New Roman" w:hAnsi="Times New Roman" w:cs="Times New Roman"/>
        </w:rPr>
        <w:t xml:space="preserve"> es el documento en el cual se guarda la información. El orden de concatenación es el siguiente: mensaje + carácter euro + relleno de ceros (</w:t>
      </w:r>
      <w:proofErr w:type="spellStart"/>
      <w:r w:rsidRPr="009C09D9">
        <w:rPr>
          <w:rFonts w:ascii="Times New Roman" w:eastAsia="Times New Roman" w:hAnsi="Times New Roman" w:cs="Times New Roman"/>
          <w:i/>
        </w:rPr>
        <w:t>null</w:t>
      </w:r>
      <w:proofErr w:type="spellEnd"/>
      <w:r w:rsidRPr="009C09D9">
        <w:rPr>
          <w:rFonts w:ascii="Times New Roman" w:eastAsia="Times New Roman" w:hAnsi="Times New Roman" w:cs="Times New Roman"/>
        </w:rPr>
        <w:t xml:space="preserve">) + tamaño del mensaje. La función </w:t>
      </w:r>
      <w:proofErr w:type="spellStart"/>
      <w:r w:rsidRPr="009C09D9">
        <w:rPr>
          <w:rFonts w:ascii="Times New Roman" w:eastAsia="Times New Roman" w:hAnsi="Times New Roman" w:cs="Times New Roman"/>
          <w:i/>
        </w:rPr>
        <w:t>padding</w:t>
      </w:r>
      <w:proofErr w:type="spellEnd"/>
      <w:r w:rsidRPr="009C09D9">
        <w:rPr>
          <w:rFonts w:ascii="Times New Roman" w:eastAsia="Times New Roman" w:hAnsi="Times New Roman" w:cs="Times New Roman"/>
        </w:rPr>
        <w:t xml:space="preserve"> retorna el nombre del nuevo documento para así ingresarlo a las funciones de adecuación de entrada del </w:t>
      </w:r>
      <w:r w:rsidRPr="009C09D9">
        <w:rPr>
          <w:rFonts w:ascii="Times New Roman" w:eastAsia="Times New Roman" w:hAnsi="Times New Roman" w:cs="Times New Roman"/>
          <w:i/>
        </w:rPr>
        <w:t>software</w:t>
      </w:r>
      <w:r w:rsidRPr="009C09D9">
        <w:rPr>
          <w:rFonts w:ascii="Times New Roman" w:eastAsia="Times New Roman" w:hAnsi="Times New Roman" w:cs="Times New Roman"/>
        </w:rPr>
        <w:t xml:space="preserve"> y </w:t>
      </w:r>
      <w:r w:rsidRPr="009C09D9">
        <w:rPr>
          <w:rFonts w:ascii="Times New Roman" w:eastAsia="Times New Roman" w:hAnsi="Times New Roman" w:cs="Times New Roman"/>
          <w:i/>
        </w:rPr>
        <w:t>hardware</w:t>
      </w:r>
      <w:r w:rsidRPr="009C09D9">
        <w:rPr>
          <w:rFonts w:ascii="Times New Roman" w:eastAsia="Times New Roman" w:hAnsi="Times New Roman" w:cs="Times New Roman"/>
        </w:rPr>
        <w:t xml:space="preserve">. </w:t>
      </w:r>
    </w:p>
    <w:p w14:paraId="4A7FC45E" w14:textId="77777777" w:rsidR="00E92540" w:rsidRDefault="00AB58E9">
      <w:pPr>
        <w:spacing w:before="240" w:after="240"/>
        <w:jc w:val="both"/>
        <w:rPr>
          <w:ins w:id="3785" w:author="Maria Paola Fonseca Paez" w:date="2019-12-01T03:23:00Z"/>
          <w:rFonts w:ascii="Times New Roman" w:eastAsia="Times New Roman" w:hAnsi="Times New Roman" w:cs="Times New Roman"/>
        </w:rPr>
      </w:pPr>
      <w:r w:rsidRPr="009C09D9">
        <w:rPr>
          <w:rFonts w:ascii="Times New Roman" w:eastAsia="Times New Roman" w:hAnsi="Times New Roman" w:cs="Times New Roman"/>
        </w:rPr>
        <w:t xml:space="preserve">Para el funcionamiento del </w:t>
      </w:r>
      <w:r w:rsidRPr="009C09D9">
        <w:rPr>
          <w:rFonts w:ascii="Times New Roman" w:eastAsia="Times New Roman" w:hAnsi="Times New Roman" w:cs="Times New Roman"/>
          <w:i/>
        </w:rPr>
        <w:t xml:space="preserve">hardware </w:t>
      </w:r>
      <w:r w:rsidRPr="009C09D9">
        <w:rPr>
          <w:rFonts w:ascii="Times New Roman" w:eastAsia="Times New Roman" w:hAnsi="Times New Roman" w:cs="Times New Roman"/>
        </w:rPr>
        <w:t>se requirió una entrada de 66 caracteres compuesta por el par</w:t>
      </w:r>
      <w:ins w:id="3786" w:author="Maria Paola Fonseca Paez" w:date="2019-12-01T03:06:00Z">
        <w:r w:rsidR="00FD330D">
          <w:rPr>
            <w:rFonts w:ascii="Times New Roman" w:eastAsia="Times New Roman" w:hAnsi="Times New Roman" w:cs="Times New Roman"/>
          </w:rPr>
          <w:t>á</w:t>
        </w:r>
      </w:ins>
      <w:del w:id="3787" w:author="Maria Paola Fonseca Paez" w:date="2019-12-01T03:06:00Z">
        <w:r w:rsidRPr="009C09D9" w:rsidDel="00FD330D">
          <w:rPr>
            <w:rFonts w:ascii="Times New Roman" w:eastAsia="Times New Roman" w:hAnsi="Times New Roman" w:cs="Times New Roman"/>
          </w:rPr>
          <w:delText>a</w:delText>
        </w:r>
      </w:del>
      <w:r w:rsidRPr="009C09D9">
        <w:rPr>
          <w:rFonts w:ascii="Times New Roman" w:eastAsia="Times New Roman" w:hAnsi="Times New Roman" w:cs="Times New Roman"/>
        </w:rPr>
        <w:t>me</w:t>
      </w:r>
      <w:del w:id="3788" w:author="Maria Paola Fonseca Paez" w:date="2019-12-01T03:06:00Z">
        <w:r w:rsidRPr="009C09D9" w:rsidDel="00FD330D">
          <w:rPr>
            <w:rFonts w:ascii="Times New Roman" w:eastAsia="Times New Roman" w:hAnsi="Times New Roman" w:cs="Times New Roman"/>
          </w:rPr>
          <w:delText>n</w:delText>
        </w:r>
      </w:del>
      <w:r w:rsidRPr="009C09D9">
        <w:rPr>
          <w:rFonts w:ascii="Times New Roman" w:eastAsia="Times New Roman" w:hAnsi="Times New Roman" w:cs="Times New Roman"/>
        </w:rPr>
        <w:t>t</w:t>
      </w:r>
      <w:ins w:id="3789" w:author="Maria Paola Fonseca Paez" w:date="2019-12-01T03:06:00Z">
        <w:r w:rsidR="00FD330D">
          <w:rPr>
            <w:rFonts w:ascii="Times New Roman" w:eastAsia="Times New Roman" w:hAnsi="Times New Roman" w:cs="Times New Roman"/>
          </w:rPr>
          <w:t>r</w:t>
        </w:r>
      </w:ins>
      <w:r w:rsidRPr="009C09D9">
        <w:rPr>
          <w:rFonts w:ascii="Times New Roman" w:eastAsia="Times New Roman" w:hAnsi="Times New Roman" w:cs="Times New Roman"/>
        </w:rPr>
        <w:t xml:space="preserve">o de número de ceros en sus dos primeros caracteres y 4 caracteres (32 bits) de </w:t>
      </w:r>
      <w:r w:rsidRPr="009C09D9">
        <w:rPr>
          <w:rFonts w:ascii="Times New Roman" w:eastAsia="Times New Roman" w:hAnsi="Times New Roman" w:cs="Times New Roman"/>
          <w:i/>
        </w:rPr>
        <w:t>nonce</w:t>
      </w:r>
      <w:r w:rsidRPr="009C09D9">
        <w:rPr>
          <w:rFonts w:ascii="Times New Roman" w:eastAsia="Times New Roman" w:hAnsi="Times New Roman" w:cs="Times New Roman"/>
        </w:rPr>
        <w:t xml:space="preserve"> concatenados con el mensaje original, en conjunto con los caracteres adjuntados por el </w:t>
      </w:r>
      <w:proofErr w:type="spellStart"/>
      <w:r w:rsidRPr="009C09D9">
        <w:rPr>
          <w:rFonts w:ascii="Times New Roman" w:eastAsia="Times New Roman" w:hAnsi="Times New Roman" w:cs="Times New Roman"/>
          <w:i/>
        </w:rPr>
        <w:t>padding</w:t>
      </w:r>
      <w:proofErr w:type="spellEnd"/>
      <w:r w:rsidRPr="009C09D9">
        <w:rPr>
          <w:rFonts w:ascii="Times New Roman" w:eastAsia="Times New Roman" w:hAnsi="Times New Roman" w:cs="Times New Roman"/>
        </w:rPr>
        <w:t xml:space="preserve"> para obtener 64. De igual forma, la entrada del </w:t>
      </w:r>
      <w:r w:rsidRPr="00FD330D">
        <w:rPr>
          <w:rFonts w:ascii="Times New Roman" w:eastAsia="Times New Roman" w:hAnsi="Times New Roman" w:cs="Times New Roman"/>
          <w:i/>
          <w:rPrChange w:id="3790" w:author="Maria Paola Fonseca Paez" w:date="2019-12-01T03:07:00Z">
            <w:rPr>
              <w:rFonts w:ascii="Times New Roman" w:eastAsia="Times New Roman" w:hAnsi="Times New Roman" w:cs="Times New Roman"/>
            </w:rPr>
          </w:rPrChange>
        </w:rPr>
        <w:t>hardware</w:t>
      </w:r>
      <w:r w:rsidRPr="009C09D9">
        <w:rPr>
          <w:rFonts w:ascii="Times New Roman" w:eastAsia="Times New Roman" w:hAnsi="Times New Roman" w:cs="Times New Roman"/>
        </w:rPr>
        <w:t xml:space="preserve"> debe contener en el último carácter el tamaño del mensaje en bits en conjunto con los 32 bits del </w:t>
      </w:r>
      <w:r w:rsidRPr="009C09D9">
        <w:rPr>
          <w:rFonts w:ascii="Times New Roman" w:eastAsia="Times New Roman" w:hAnsi="Times New Roman" w:cs="Times New Roman"/>
          <w:i/>
        </w:rPr>
        <w:t>nonce</w:t>
      </w:r>
      <w:r w:rsidRPr="009C09D9">
        <w:rPr>
          <w:rFonts w:ascii="Times New Roman" w:eastAsia="Times New Roman" w:hAnsi="Times New Roman" w:cs="Times New Roman"/>
        </w:rPr>
        <w:t xml:space="preserve">. </w:t>
      </w:r>
    </w:p>
    <w:p w14:paraId="7BB0324A" w14:textId="4AA6461C" w:rsidR="00E92540" w:rsidRDefault="00AB58E9">
      <w:pPr>
        <w:spacing w:before="240" w:after="240"/>
        <w:jc w:val="both"/>
        <w:rPr>
          <w:ins w:id="3791" w:author="Maria Paola Fonseca Paez" w:date="2019-12-01T03:24:00Z"/>
          <w:rFonts w:ascii="Times New Roman" w:eastAsia="Times New Roman" w:hAnsi="Times New Roman" w:cs="Times New Roman"/>
        </w:rPr>
      </w:pPr>
      <w:commentRangeStart w:id="3792"/>
      <w:r w:rsidRPr="009C09D9">
        <w:rPr>
          <w:rFonts w:ascii="Times New Roman" w:eastAsia="Times New Roman" w:hAnsi="Times New Roman" w:cs="Times New Roman"/>
        </w:rPr>
        <w:t xml:space="preserve">El número de ceros ingresa al </w:t>
      </w:r>
      <w:r w:rsidRPr="00E92540">
        <w:rPr>
          <w:rFonts w:ascii="Times New Roman" w:eastAsia="Times New Roman" w:hAnsi="Times New Roman" w:cs="Times New Roman"/>
          <w:i/>
          <w:rPrChange w:id="3793" w:author="Maria Paola Fonseca Paez" w:date="2019-12-01T03:18:00Z">
            <w:rPr>
              <w:rFonts w:ascii="Times New Roman" w:eastAsia="Times New Roman" w:hAnsi="Times New Roman" w:cs="Times New Roman"/>
            </w:rPr>
          </w:rPrChange>
        </w:rPr>
        <w:t>hardware</w:t>
      </w:r>
      <w:r w:rsidRPr="009C09D9">
        <w:rPr>
          <w:rFonts w:ascii="Times New Roman" w:eastAsia="Times New Roman" w:hAnsi="Times New Roman" w:cs="Times New Roman"/>
        </w:rPr>
        <w:t xml:space="preserve"> de forma invertida, por ejemplo, si el número de ceros es 12 bits de cero, los caracteres ingresan </w:t>
      </w:r>
      <w:del w:id="3794" w:author="Maria Paola Fonseca Paez" w:date="2019-12-01T03:10:00Z">
        <w:r w:rsidRPr="009C09D9" w:rsidDel="00FD330D">
          <w:rPr>
            <w:rFonts w:ascii="Times New Roman" w:eastAsia="Times New Roman" w:hAnsi="Times New Roman" w:cs="Times New Roman"/>
          </w:rPr>
          <w:delText xml:space="preserve">como </w:delText>
        </w:r>
      </w:del>
      <w:ins w:id="3795" w:author="Maria Paola Fonseca Paez" w:date="2019-12-01T03:10:00Z">
        <w:r w:rsidR="00FD330D">
          <w:rPr>
            <w:rFonts w:ascii="Times New Roman" w:eastAsia="Times New Roman" w:hAnsi="Times New Roman" w:cs="Times New Roman"/>
          </w:rPr>
          <w:t>primero el</w:t>
        </w:r>
        <w:r w:rsidR="00FD330D"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2</w:t>
      </w:r>
      <w:ins w:id="3796" w:author="Maria Paola Fonseca Paez" w:date="2019-12-01T03:10:00Z">
        <w:r w:rsidR="00FD330D">
          <w:rPr>
            <w:rFonts w:ascii="Times New Roman" w:eastAsia="Times New Roman" w:hAnsi="Times New Roman" w:cs="Times New Roman"/>
          </w:rPr>
          <w:t xml:space="preserve"> y luego el </w:t>
        </w:r>
      </w:ins>
      <w:r w:rsidRPr="009C09D9">
        <w:rPr>
          <w:rFonts w:ascii="Times New Roman" w:eastAsia="Times New Roman" w:hAnsi="Times New Roman" w:cs="Times New Roman"/>
        </w:rPr>
        <w:t>1</w:t>
      </w:r>
      <w:ins w:id="3797" w:author="Maria Paola Fonseca Paez" w:date="2019-12-01T03:10:00Z">
        <w:r w:rsidR="00FD330D">
          <w:rPr>
            <w:rFonts w:ascii="Times New Roman" w:eastAsia="Times New Roman" w:hAnsi="Times New Roman" w:cs="Times New Roman"/>
          </w:rPr>
          <w:t>,</w:t>
        </w:r>
      </w:ins>
      <w:r w:rsidRPr="009C09D9">
        <w:rPr>
          <w:rFonts w:ascii="Times New Roman" w:eastAsia="Times New Roman" w:hAnsi="Times New Roman" w:cs="Times New Roman"/>
        </w:rPr>
        <w:t xml:space="preserve">+(64 caracteres adicionales). </w:t>
      </w:r>
      <w:commentRangeEnd w:id="3792"/>
      <w:r w:rsidR="00E400FD" w:rsidRPr="009C09D9">
        <w:rPr>
          <w:rStyle w:val="Refdecomentario"/>
          <w:rFonts w:ascii="Times New Roman" w:hAnsi="Times New Roman" w:cs="Times New Roman"/>
        </w:rPr>
        <w:commentReference w:id="3792"/>
      </w:r>
      <w:r w:rsidRPr="009C09D9">
        <w:rPr>
          <w:rFonts w:ascii="Times New Roman" w:eastAsia="Times New Roman" w:hAnsi="Times New Roman" w:cs="Times New Roman"/>
        </w:rPr>
        <w:t xml:space="preserve">En este sentido, se </w:t>
      </w:r>
      <w:commentRangeStart w:id="3798"/>
      <w:del w:id="3799" w:author="Maria Paola Fonseca Paez" w:date="2019-12-01T03:18:00Z">
        <w:r w:rsidRPr="009C09D9" w:rsidDel="00E92540">
          <w:rPr>
            <w:rFonts w:ascii="Times New Roman" w:eastAsia="Times New Roman" w:hAnsi="Times New Roman" w:cs="Times New Roman"/>
          </w:rPr>
          <w:delText xml:space="preserve">realizó </w:delText>
        </w:r>
      </w:del>
      <w:commentRangeEnd w:id="3798"/>
      <w:ins w:id="3800" w:author="Maria Paola Fonseca Paez" w:date="2019-12-01T03:18:00Z">
        <w:r w:rsidR="00E92540">
          <w:rPr>
            <w:rFonts w:ascii="Times New Roman" w:eastAsia="Times New Roman" w:hAnsi="Times New Roman" w:cs="Times New Roman"/>
          </w:rPr>
          <w:t>lle</w:t>
        </w:r>
      </w:ins>
      <w:ins w:id="3801" w:author="Maria Paola Fonseca Paez" w:date="2019-12-01T03:19:00Z">
        <w:r w:rsidR="00E92540">
          <w:rPr>
            <w:rFonts w:ascii="Times New Roman" w:eastAsia="Times New Roman" w:hAnsi="Times New Roman" w:cs="Times New Roman"/>
          </w:rPr>
          <w:t>vó a cabo</w:t>
        </w:r>
      </w:ins>
      <w:ins w:id="3802" w:author="Maria Paola Fonseca Paez" w:date="2019-12-01T03:18:00Z">
        <w:r w:rsidR="00E92540" w:rsidRPr="009C09D9">
          <w:rPr>
            <w:rFonts w:ascii="Times New Roman" w:eastAsia="Times New Roman" w:hAnsi="Times New Roman" w:cs="Times New Roman"/>
          </w:rPr>
          <w:t xml:space="preserve"> </w:t>
        </w:r>
      </w:ins>
      <w:r w:rsidR="00E400FD" w:rsidRPr="009C09D9">
        <w:rPr>
          <w:rStyle w:val="Refdecomentario"/>
          <w:rFonts w:ascii="Times New Roman" w:hAnsi="Times New Roman" w:cs="Times New Roman"/>
        </w:rPr>
        <w:commentReference w:id="3798"/>
      </w:r>
      <w:r w:rsidRPr="009C09D9">
        <w:rPr>
          <w:rFonts w:ascii="Times New Roman" w:eastAsia="Times New Roman" w:hAnsi="Times New Roman" w:cs="Times New Roman"/>
        </w:rPr>
        <w:t xml:space="preserve">la adaptación de este parámetro en función de una variable la cual </w:t>
      </w:r>
      <w:commentRangeStart w:id="3803"/>
      <w:commentRangeStart w:id="3804"/>
      <w:del w:id="3805" w:author="Maria Paola Fonseca Paez" w:date="2019-12-01T03:20:00Z">
        <w:r w:rsidRPr="009C09D9" w:rsidDel="00E92540">
          <w:rPr>
            <w:rFonts w:ascii="Times New Roman" w:eastAsia="Times New Roman" w:hAnsi="Times New Roman" w:cs="Times New Roman"/>
          </w:rPr>
          <w:delText>realiza</w:delText>
        </w:r>
      </w:del>
      <w:ins w:id="3806" w:author="Maria Paola Fonseca Paez" w:date="2019-12-01T03:20:00Z">
        <w:r w:rsidR="00E92540">
          <w:rPr>
            <w:rFonts w:ascii="Times New Roman" w:eastAsia="Times New Roman" w:hAnsi="Times New Roman" w:cs="Times New Roman"/>
          </w:rPr>
          <w:t>se encarg</w:t>
        </w:r>
      </w:ins>
      <w:del w:id="3807" w:author="Maria Paola Fonseca Paez" w:date="2019-12-01T03:20:00Z">
        <w:r w:rsidRPr="009C09D9" w:rsidDel="00E92540">
          <w:rPr>
            <w:rFonts w:ascii="Times New Roman" w:eastAsia="Times New Roman" w:hAnsi="Times New Roman" w:cs="Times New Roman"/>
          </w:rPr>
          <w:delText>b</w:delText>
        </w:r>
      </w:del>
      <w:r w:rsidRPr="009C09D9">
        <w:rPr>
          <w:rFonts w:ascii="Times New Roman" w:eastAsia="Times New Roman" w:hAnsi="Times New Roman" w:cs="Times New Roman"/>
        </w:rPr>
        <w:t xml:space="preserve">a </w:t>
      </w:r>
      <w:commentRangeEnd w:id="3803"/>
      <w:r w:rsidR="00E400FD" w:rsidRPr="009C09D9">
        <w:rPr>
          <w:rStyle w:val="Refdecomentario"/>
          <w:rFonts w:ascii="Times New Roman" w:hAnsi="Times New Roman" w:cs="Times New Roman"/>
        </w:rPr>
        <w:commentReference w:id="3803"/>
      </w:r>
      <w:commentRangeEnd w:id="3804"/>
      <w:ins w:id="3808" w:author="Maria Paola Fonseca Paez" w:date="2019-12-01T03:24:00Z">
        <w:r w:rsidR="00E92540">
          <w:rPr>
            <w:rFonts w:ascii="Times New Roman" w:eastAsia="Times New Roman" w:hAnsi="Times New Roman" w:cs="Times New Roman"/>
          </w:rPr>
          <w:t>d</w:t>
        </w:r>
      </w:ins>
      <w:r w:rsidR="00E92540">
        <w:rPr>
          <w:rStyle w:val="Refdecomentario"/>
        </w:rPr>
        <w:commentReference w:id="3804"/>
      </w:r>
      <w:r w:rsidRPr="009C09D9">
        <w:rPr>
          <w:rFonts w:ascii="Times New Roman" w:eastAsia="Times New Roman" w:hAnsi="Times New Roman" w:cs="Times New Roman"/>
        </w:rPr>
        <w:t>el manejo de ceros en el programa</w:t>
      </w:r>
      <w:ins w:id="3809" w:author="Maria Paola Fonseca Paez" w:date="2019-12-01T03:08:00Z">
        <w:r w:rsidR="00FD330D">
          <w:rPr>
            <w:rFonts w:ascii="Times New Roman" w:eastAsia="Times New Roman" w:hAnsi="Times New Roman" w:cs="Times New Roman"/>
          </w:rPr>
          <w:t>,</w:t>
        </w:r>
      </w:ins>
      <w:r w:rsidRPr="009C09D9">
        <w:rPr>
          <w:rFonts w:ascii="Times New Roman" w:eastAsia="Times New Roman" w:hAnsi="Times New Roman" w:cs="Times New Roman"/>
        </w:rPr>
        <w:t xml:space="preserve"> en hexadecimal (1, 2, 3 o 4), </w:t>
      </w:r>
      <w:ins w:id="3810" w:author="Maria Paola Fonseca Paez" w:date="2019-12-01T03:27:00Z">
        <w:r w:rsidR="00FF310C">
          <w:rPr>
            <w:rFonts w:ascii="Times New Roman" w:eastAsia="Times New Roman" w:hAnsi="Times New Roman" w:cs="Times New Roman"/>
          </w:rPr>
          <w:t xml:space="preserve">y </w:t>
        </w:r>
      </w:ins>
      <w:r w:rsidRPr="009C09D9">
        <w:rPr>
          <w:rFonts w:ascii="Times New Roman" w:eastAsia="Times New Roman" w:hAnsi="Times New Roman" w:cs="Times New Roman"/>
        </w:rPr>
        <w:t xml:space="preserve">para ello se </w:t>
      </w:r>
      <w:commentRangeStart w:id="3811"/>
      <w:r w:rsidRPr="009C09D9">
        <w:rPr>
          <w:rFonts w:ascii="Times New Roman" w:eastAsia="Times New Roman" w:hAnsi="Times New Roman" w:cs="Times New Roman"/>
        </w:rPr>
        <w:t xml:space="preserve">realizó </w:t>
      </w:r>
      <w:commentRangeEnd w:id="3811"/>
      <w:r w:rsidR="00E400FD" w:rsidRPr="009C09D9">
        <w:rPr>
          <w:rStyle w:val="Refdecomentario"/>
          <w:rFonts w:ascii="Times New Roman" w:hAnsi="Times New Roman" w:cs="Times New Roman"/>
        </w:rPr>
        <w:commentReference w:id="3811"/>
      </w:r>
      <w:r w:rsidRPr="009C09D9">
        <w:rPr>
          <w:rFonts w:ascii="Times New Roman" w:eastAsia="Times New Roman" w:hAnsi="Times New Roman" w:cs="Times New Roman"/>
        </w:rPr>
        <w:t xml:space="preserve">la equivalencia para </w:t>
      </w:r>
      <w:commentRangeStart w:id="3812"/>
      <w:del w:id="3813" w:author="Maria Paola Fonseca Paez" w:date="2019-12-01T03:32:00Z">
        <w:r w:rsidRPr="009C09D9" w:rsidDel="00DA5DD9">
          <w:rPr>
            <w:rFonts w:ascii="Times New Roman" w:eastAsia="Times New Roman" w:hAnsi="Times New Roman" w:cs="Times New Roman"/>
          </w:rPr>
          <w:delText xml:space="preserve">sacar </w:delText>
        </w:r>
      </w:del>
      <w:commentRangeEnd w:id="3812"/>
      <w:ins w:id="3814" w:author="Maria Paola Fonseca Paez" w:date="2019-12-01T03:32:00Z">
        <w:r w:rsidR="00DA5DD9">
          <w:rPr>
            <w:rFonts w:ascii="Times New Roman" w:eastAsia="Times New Roman" w:hAnsi="Times New Roman" w:cs="Times New Roman"/>
          </w:rPr>
          <w:t>tomar</w:t>
        </w:r>
        <w:r w:rsidR="00DA5DD9" w:rsidRPr="009C09D9">
          <w:rPr>
            <w:rFonts w:ascii="Times New Roman" w:eastAsia="Times New Roman" w:hAnsi="Times New Roman" w:cs="Times New Roman"/>
          </w:rPr>
          <w:t xml:space="preserve"> </w:t>
        </w:r>
      </w:ins>
      <w:r w:rsidR="00E400FD" w:rsidRPr="009C09D9">
        <w:rPr>
          <w:rStyle w:val="Refdecomentario"/>
          <w:rFonts w:ascii="Times New Roman" w:hAnsi="Times New Roman" w:cs="Times New Roman"/>
        </w:rPr>
        <w:commentReference w:id="3812"/>
      </w:r>
      <w:r w:rsidRPr="009C09D9">
        <w:rPr>
          <w:rFonts w:ascii="Times New Roman" w:eastAsia="Times New Roman" w:hAnsi="Times New Roman" w:cs="Times New Roman"/>
        </w:rPr>
        <w:t xml:space="preserve">el </w:t>
      </w:r>
      <w:del w:id="3815" w:author="Maria Paola Fonseca Paez" w:date="2019-12-01T03:08:00Z">
        <w:r w:rsidRPr="009C09D9" w:rsidDel="00FD330D">
          <w:rPr>
            <w:rFonts w:ascii="Times New Roman" w:eastAsia="Times New Roman" w:hAnsi="Times New Roman" w:cs="Times New Roman"/>
          </w:rPr>
          <w:delText>numero</w:delText>
        </w:r>
      </w:del>
      <w:ins w:id="3816" w:author="Maria Paola Fonseca Paez" w:date="2019-12-01T03:08:00Z">
        <w:r w:rsidR="00FD330D" w:rsidRPr="009C09D9">
          <w:rPr>
            <w:rFonts w:ascii="Times New Roman" w:eastAsia="Times New Roman" w:hAnsi="Times New Roman" w:cs="Times New Roman"/>
          </w:rPr>
          <w:t>número</w:t>
        </w:r>
      </w:ins>
      <w:r w:rsidRPr="009C09D9">
        <w:rPr>
          <w:rFonts w:ascii="Times New Roman" w:eastAsia="Times New Roman" w:hAnsi="Times New Roman" w:cs="Times New Roman"/>
        </w:rPr>
        <w:t xml:space="preserve"> en binario multiplicando la variable por 4 y se invirtieron los dígitos de</w:t>
      </w:r>
      <w:ins w:id="3817" w:author="Maria Paola Fonseca Paez" w:date="2019-12-01T03:26:00Z">
        <w:r w:rsidR="00FF310C">
          <w:rPr>
            <w:rFonts w:ascii="Times New Roman" w:eastAsia="Times New Roman" w:hAnsi="Times New Roman" w:cs="Times New Roman"/>
          </w:rPr>
          <w:t xml:space="preserve"> </w:t>
        </w:r>
      </w:ins>
      <w:r w:rsidRPr="009C09D9">
        <w:rPr>
          <w:rFonts w:ascii="Times New Roman" w:eastAsia="Times New Roman" w:hAnsi="Times New Roman" w:cs="Times New Roman"/>
        </w:rPr>
        <w:t>l</w:t>
      </w:r>
      <w:ins w:id="3818" w:author="Maria Paola Fonseca Paez" w:date="2019-12-01T03:26:00Z">
        <w:r w:rsidR="00FF310C">
          <w:rPr>
            <w:rFonts w:ascii="Times New Roman" w:eastAsia="Times New Roman" w:hAnsi="Times New Roman" w:cs="Times New Roman"/>
          </w:rPr>
          <w:t>os</w:t>
        </w:r>
      </w:ins>
      <w:r w:rsidRPr="009C09D9">
        <w:rPr>
          <w:rFonts w:ascii="Times New Roman" w:eastAsia="Times New Roman" w:hAnsi="Times New Roman" w:cs="Times New Roman"/>
        </w:rPr>
        <w:t xml:space="preserve"> resultados para concatenarlo con los 4 caracteres </w:t>
      </w:r>
      <w:r w:rsidRPr="009C09D9">
        <w:rPr>
          <w:rFonts w:ascii="Times New Roman" w:eastAsia="Times New Roman" w:hAnsi="Times New Roman" w:cs="Times New Roman"/>
          <w:i/>
        </w:rPr>
        <w:t>ASCII</w:t>
      </w:r>
      <w:r w:rsidRPr="009C09D9">
        <w:rPr>
          <w:rFonts w:ascii="Times New Roman" w:eastAsia="Times New Roman" w:hAnsi="Times New Roman" w:cs="Times New Roman"/>
        </w:rPr>
        <w:t xml:space="preserve"> de </w:t>
      </w:r>
      <w:r w:rsidRPr="009C09D9">
        <w:rPr>
          <w:rFonts w:ascii="Times New Roman" w:eastAsia="Times New Roman" w:hAnsi="Times New Roman" w:cs="Times New Roman"/>
          <w:i/>
        </w:rPr>
        <w:t>nonce</w:t>
      </w:r>
      <w:r w:rsidRPr="009C09D9">
        <w:rPr>
          <w:rFonts w:ascii="Times New Roman" w:eastAsia="Times New Roman" w:hAnsi="Times New Roman" w:cs="Times New Roman"/>
        </w:rPr>
        <w:t xml:space="preserve"> y el resto del mensaje de entrada. </w:t>
      </w:r>
    </w:p>
    <w:p w14:paraId="4CD5DF2E" w14:textId="38EFF326" w:rsidR="00714E5C" w:rsidRPr="009C09D9" w:rsidRDefault="00AB58E9">
      <w:pPr>
        <w:spacing w:before="240" w:after="240"/>
        <w:jc w:val="both"/>
        <w:rPr>
          <w:rFonts w:ascii="Times New Roman" w:eastAsia="Times New Roman" w:hAnsi="Times New Roman" w:cs="Times New Roman"/>
        </w:rPr>
      </w:pPr>
      <w:r w:rsidRPr="009C09D9">
        <w:rPr>
          <w:rFonts w:ascii="Times New Roman" w:eastAsia="Times New Roman" w:hAnsi="Times New Roman" w:cs="Times New Roman"/>
        </w:rPr>
        <w:t xml:space="preserve">Como el sistema en </w:t>
      </w:r>
      <w:r w:rsidRPr="009C09D9">
        <w:rPr>
          <w:rFonts w:ascii="Times New Roman" w:eastAsia="Times New Roman" w:hAnsi="Times New Roman" w:cs="Times New Roman"/>
          <w:i/>
        </w:rPr>
        <w:t xml:space="preserve">hardware </w:t>
      </w:r>
      <w:r w:rsidRPr="009C09D9">
        <w:rPr>
          <w:rFonts w:ascii="Times New Roman" w:eastAsia="Times New Roman" w:hAnsi="Times New Roman" w:cs="Times New Roman"/>
        </w:rPr>
        <w:t>es el que</w:t>
      </w:r>
      <w:del w:id="3819" w:author="Maria Paola Fonseca Paez" w:date="2019-12-01T03:33:00Z">
        <w:r w:rsidRPr="009C09D9" w:rsidDel="00DA5DD9">
          <w:rPr>
            <w:rFonts w:ascii="Times New Roman" w:eastAsia="Times New Roman" w:hAnsi="Times New Roman" w:cs="Times New Roman"/>
          </w:rPr>
          <w:delText xml:space="preserve"> va</w:delText>
        </w:r>
      </w:del>
      <w:r w:rsidRPr="009C09D9">
        <w:rPr>
          <w:rFonts w:ascii="Times New Roman" w:eastAsia="Times New Roman" w:hAnsi="Times New Roman" w:cs="Times New Roman"/>
        </w:rPr>
        <w:t xml:space="preserve"> gener</w:t>
      </w:r>
      <w:del w:id="3820" w:author="Maria Paola Fonseca Paez" w:date="2019-12-01T03:35:00Z">
        <w:r w:rsidRPr="009C09D9" w:rsidDel="00E9110F">
          <w:rPr>
            <w:rFonts w:ascii="Times New Roman" w:eastAsia="Times New Roman" w:hAnsi="Times New Roman" w:cs="Times New Roman"/>
          </w:rPr>
          <w:delText>ando</w:delText>
        </w:r>
      </w:del>
      <w:ins w:id="3821" w:author="Maria Paola Fonseca Paez" w:date="2019-12-01T03:35:00Z">
        <w:r w:rsidR="00E9110F">
          <w:rPr>
            <w:rFonts w:ascii="Times New Roman" w:eastAsia="Times New Roman" w:hAnsi="Times New Roman" w:cs="Times New Roman"/>
          </w:rPr>
          <w:t>a</w:t>
        </w:r>
      </w:ins>
      <w:r w:rsidRPr="009C09D9">
        <w:rPr>
          <w:rFonts w:ascii="Times New Roman" w:eastAsia="Times New Roman" w:hAnsi="Times New Roman" w:cs="Times New Roman"/>
        </w:rPr>
        <w:t xml:space="preserve"> internamente los valores de </w:t>
      </w:r>
      <w:r w:rsidRPr="009C09D9">
        <w:rPr>
          <w:rFonts w:ascii="Times New Roman" w:eastAsia="Times New Roman" w:hAnsi="Times New Roman" w:cs="Times New Roman"/>
          <w:i/>
        </w:rPr>
        <w:t>nonce</w:t>
      </w:r>
      <w:r w:rsidRPr="009C09D9">
        <w:rPr>
          <w:rFonts w:ascii="Times New Roman" w:eastAsia="Times New Roman" w:hAnsi="Times New Roman" w:cs="Times New Roman"/>
        </w:rPr>
        <w:t xml:space="preserve"> </w:t>
      </w:r>
      <w:ins w:id="3822" w:author="Maria Paola Fonseca Paez" w:date="2019-12-01T03:33:00Z">
        <w:r w:rsidR="00DA5DD9">
          <w:rPr>
            <w:rFonts w:ascii="Times New Roman" w:eastAsia="Times New Roman" w:hAnsi="Times New Roman" w:cs="Times New Roman"/>
          </w:rPr>
          <w:t>en cada iteración</w:t>
        </w:r>
      </w:ins>
      <w:ins w:id="3823" w:author="Maria Paola Fonseca Paez" w:date="2019-12-01T03:35:00Z">
        <w:r w:rsidR="00E9110F">
          <w:rPr>
            <w:rFonts w:ascii="Times New Roman" w:eastAsia="Times New Roman" w:hAnsi="Times New Roman" w:cs="Times New Roman"/>
          </w:rPr>
          <w:t>,</w:t>
        </w:r>
      </w:ins>
      <w:ins w:id="3824" w:author="Maria Paola Fonseca Paez" w:date="2019-12-01T03:33:00Z">
        <w:r w:rsidR="00DA5D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a la entrada se ingresa como valor inicial de este parámetro los 4 caracteres en cero (‘0000’). La entrada se compone de la siguiente manera: 2 caracteres de ceros + 4 caracteres de </w:t>
      </w:r>
      <w:r w:rsidRPr="009C09D9">
        <w:rPr>
          <w:rFonts w:ascii="Times New Roman" w:eastAsia="Times New Roman" w:hAnsi="Times New Roman" w:cs="Times New Roman"/>
          <w:i/>
        </w:rPr>
        <w:t>nonce</w:t>
      </w:r>
      <w:r w:rsidRPr="009C09D9">
        <w:rPr>
          <w:rFonts w:ascii="Times New Roman" w:eastAsia="Times New Roman" w:hAnsi="Times New Roman" w:cs="Times New Roman"/>
        </w:rPr>
        <w:t xml:space="preserve"> + 59 caracteres de mensaje con relleno + 1 carácter con el tamaño del mensaje. </w:t>
      </w:r>
      <w:del w:id="3825" w:author="Maria Paola Fonseca Paez" w:date="2019-12-01T03:36:00Z">
        <w:r w:rsidRPr="009C09D9" w:rsidDel="00E9110F">
          <w:rPr>
            <w:rFonts w:ascii="Times New Roman" w:eastAsia="Times New Roman" w:hAnsi="Times New Roman" w:cs="Times New Roman"/>
          </w:rPr>
          <w:delText xml:space="preserve"> </w:delText>
        </w:r>
      </w:del>
      <w:commentRangeStart w:id="3826"/>
      <w:r w:rsidRPr="009C09D9">
        <w:rPr>
          <w:rFonts w:ascii="Times New Roman" w:eastAsia="Times New Roman" w:hAnsi="Times New Roman" w:cs="Times New Roman"/>
        </w:rPr>
        <w:t xml:space="preserve">Esta cadena de caracteres se recorrió </w:t>
      </w:r>
      <w:del w:id="3827" w:author="Maria Paola Fonseca Paez" w:date="2019-12-01T03:37:00Z">
        <w:r w:rsidRPr="009C09D9" w:rsidDel="00E9110F">
          <w:rPr>
            <w:rFonts w:ascii="Times New Roman" w:eastAsia="Times New Roman" w:hAnsi="Times New Roman" w:cs="Times New Roman"/>
          </w:rPr>
          <w:delText>carácter</w:delText>
        </w:r>
      </w:del>
      <w:ins w:id="3828" w:author="Maria Paola Fonseca Paez" w:date="2019-12-01T03:37:00Z">
        <w:r w:rsidR="00E9110F">
          <w:rPr>
            <w:rFonts w:ascii="Times New Roman" w:eastAsia="Times New Roman" w:hAnsi="Times New Roman" w:cs="Times New Roman"/>
          </w:rPr>
          <w:t>posición</w:t>
        </w:r>
      </w:ins>
      <w:r w:rsidRPr="009C09D9">
        <w:rPr>
          <w:rFonts w:ascii="Times New Roman" w:eastAsia="Times New Roman" w:hAnsi="Times New Roman" w:cs="Times New Roman"/>
        </w:rPr>
        <w:t xml:space="preserve"> por </w:t>
      </w:r>
      <w:del w:id="3829" w:author="Maria Paola Fonseca Paez" w:date="2019-12-01T03:37:00Z">
        <w:r w:rsidRPr="009C09D9" w:rsidDel="00E9110F">
          <w:rPr>
            <w:rFonts w:ascii="Times New Roman" w:eastAsia="Times New Roman" w:hAnsi="Times New Roman" w:cs="Times New Roman"/>
          </w:rPr>
          <w:delText xml:space="preserve">carácter </w:delText>
        </w:r>
      </w:del>
      <w:ins w:id="3830" w:author="Maria Paola Fonseca Paez" w:date="2019-12-01T03:37:00Z">
        <w:r w:rsidR="00E9110F">
          <w:rPr>
            <w:rFonts w:ascii="Times New Roman" w:eastAsia="Times New Roman" w:hAnsi="Times New Roman" w:cs="Times New Roman"/>
          </w:rPr>
          <w:t>posición</w:t>
        </w:r>
        <w:r w:rsidR="00E9110F"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para convertir </w:t>
      </w:r>
      <w:ins w:id="3831" w:author="Maria Paola Fonseca Paez" w:date="2019-12-01T03:37:00Z">
        <w:r w:rsidR="00E9110F">
          <w:rPr>
            <w:rFonts w:ascii="Times New Roman" w:eastAsia="Times New Roman" w:hAnsi="Times New Roman" w:cs="Times New Roman"/>
          </w:rPr>
          <w:t>cada</w:t>
        </w:r>
      </w:ins>
      <w:del w:id="3832" w:author="Maria Paola Fonseca Paez" w:date="2019-12-01T03:37:00Z">
        <w:r w:rsidRPr="009C09D9" w:rsidDel="00E9110F">
          <w:rPr>
            <w:rFonts w:ascii="Times New Roman" w:eastAsia="Times New Roman" w:hAnsi="Times New Roman" w:cs="Times New Roman"/>
          </w:rPr>
          <w:delText>el</w:delText>
        </w:r>
      </w:del>
      <w:r w:rsidRPr="009C09D9">
        <w:rPr>
          <w:rFonts w:ascii="Times New Roman" w:eastAsia="Times New Roman" w:hAnsi="Times New Roman" w:cs="Times New Roman"/>
        </w:rPr>
        <w:t xml:space="preserve"> carácter de </w:t>
      </w:r>
      <w:r w:rsidRPr="009C09D9">
        <w:rPr>
          <w:rFonts w:ascii="Times New Roman" w:eastAsia="Times New Roman" w:hAnsi="Times New Roman" w:cs="Times New Roman"/>
          <w:i/>
        </w:rPr>
        <w:t>ASCII</w:t>
      </w:r>
      <w:r w:rsidRPr="009C09D9">
        <w:rPr>
          <w:rFonts w:ascii="Times New Roman" w:eastAsia="Times New Roman" w:hAnsi="Times New Roman" w:cs="Times New Roman"/>
        </w:rPr>
        <w:t xml:space="preserve"> a entero y posteriormente a arreglo de </w:t>
      </w:r>
      <w:r w:rsidRPr="00E9110F">
        <w:rPr>
          <w:rFonts w:ascii="Times New Roman" w:eastAsia="Times New Roman" w:hAnsi="Times New Roman" w:cs="Times New Roman"/>
        </w:rPr>
        <w:t>bytes</w:t>
      </w:r>
      <w:r w:rsidRPr="009C09D9">
        <w:rPr>
          <w:rFonts w:ascii="Times New Roman" w:eastAsia="Times New Roman" w:hAnsi="Times New Roman" w:cs="Times New Roman"/>
        </w:rPr>
        <w:t xml:space="preserve"> para enviarlo a través del puerto serial.</w:t>
      </w:r>
      <w:commentRangeEnd w:id="3826"/>
      <w:r w:rsidR="00276EAF" w:rsidRPr="009C09D9">
        <w:rPr>
          <w:rStyle w:val="Refdecomentario"/>
          <w:rFonts w:ascii="Times New Roman" w:hAnsi="Times New Roman" w:cs="Times New Roman"/>
        </w:rPr>
        <w:commentReference w:id="3826"/>
      </w:r>
    </w:p>
    <w:p w14:paraId="0F65DDCC" w14:textId="77777777" w:rsidR="00E9110F" w:rsidRDefault="00AB58E9">
      <w:pPr>
        <w:spacing w:before="240" w:after="240"/>
        <w:jc w:val="both"/>
        <w:rPr>
          <w:ins w:id="3833" w:author="Maria Paola Fonseca Paez" w:date="2019-12-01T03:39:00Z"/>
          <w:rFonts w:ascii="Times New Roman" w:eastAsia="Times New Roman" w:hAnsi="Times New Roman" w:cs="Times New Roman"/>
        </w:rPr>
      </w:pPr>
      <w:r w:rsidRPr="009C09D9">
        <w:rPr>
          <w:rFonts w:ascii="Times New Roman" w:eastAsia="Times New Roman" w:hAnsi="Times New Roman" w:cs="Times New Roman"/>
        </w:rPr>
        <w:t xml:space="preserve">Para enviar el mensaje de entrada a la </w:t>
      </w:r>
      <w:r w:rsidRPr="00E9110F">
        <w:rPr>
          <w:rFonts w:ascii="Times New Roman" w:eastAsia="Times New Roman" w:hAnsi="Times New Roman" w:cs="Times New Roman"/>
          <w:i/>
        </w:rPr>
        <w:t>FPGA</w:t>
      </w:r>
      <w:r w:rsidRPr="009C09D9">
        <w:rPr>
          <w:rFonts w:ascii="Times New Roman" w:eastAsia="Times New Roman" w:hAnsi="Times New Roman" w:cs="Times New Roman"/>
        </w:rPr>
        <w:t xml:space="preserve"> y recibir el resultado </w:t>
      </w:r>
      <w:del w:id="3834" w:author="Maria Paola Fonseca Paez" w:date="2019-12-01T03:38:00Z">
        <w:r w:rsidR="00276EAF" w:rsidRPr="00E9110F" w:rsidDel="00E9110F">
          <w:rPr>
            <w:rFonts w:ascii="Times New Roman" w:eastAsia="Times New Roman" w:hAnsi="Times New Roman" w:cs="Times New Roman"/>
            <w:highlight w:val="yellow"/>
            <w:rPrChange w:id="3835" w:author="Maria Paola Fonseca Paez" w:date="2019-12-01T03:38:00Z">
              <w:rPr>
                <w:rFonts w:ascii="Times New Roman" w:eastAsia="Times New Roman" w:hAnsi="Times New Roman" w:cs="Times New Roman"/>
                <w:b/>
                <w:highlight w:val="yellow"/>
              </w:rPr>
            </w:rPrChange>
          </w:rPr>
          <w:delText>DE</w:delText>
        </w:r>
        <w:r w:rsidRPr="00E9110F" w:rsidDel="00E9110F">
          <w:rPr>
            <w:rFonts w:ascii="Times New Roman" w:eastAsia="Times New Roman" w:hAnsi="Times New Roman" w:cs="Times New Roman"/>
          </w:rPr>
          <w:delText xml:space="preserve"> </w:delText>
        </w:r>
      </w:del>
      <w:ins w:id="3836" w:author="Maria Paola Fonseca Paez" w:date="2019-12-01T03:38:00Z">
        <w:r w:rsidR="00E9110F" w:rsidRPr="00E9110F">
          <w:rPr>
            <w:rFonts w:ascii="Times New Roman" w:eastAsia="Times New Roman" w:hAnsi="Times New Roman" w:cs="Times New Roman"/>
            <w:rPrChange w:id="3837" w:author="Maria Paola Fonseca Paez" w:date="2019-12-01T03:38:00Z">
              <w:rPr>
                <w:rFonts w:ascii="Times New Roman" w:eastAsia="Times New Roman" w:hAnsi="Times New Roman" w:cs="Times New Roman"/>
                <w:b/>
              </w:rPr>
            </w:rPrChange>
          </w:rPr>
          <w:t>del valor</w:t>
        </w:r>
        <w:r w:rsidR="00E9110F" w:rsidRPr="009C09D9">
          <w:rPr>
            <w:rFonts w:ascii="Times New Roman" w:eastAsia="Times New Roman" w:hAnsi="Times New Roman" w:cs="Times New Roman"/>
          </w:rPr>
          <w:t xml:space="preserve"> </w:t>
        </w:r>
      </w:ins>
      <w:r w:rsidRPr="009C09D9">
        <w:rPr>
          <w:rFonts w:ascii="Times New Roman" w:eastAsia="Times New Roman" w:hAnsi="Times New Roman" w:cs="Times New Roman"/>
          <w:i/>
        </w:rPr>
        <w:t>hash</w:t>
      </w:r>
      <w:r w:rsidRPr="009C09D9">
        <w:rPr>
          <w:rFonts w:ascii="Times New Roman" w:eastAsia="Times New Roman" w:hAnsi="Times New Roman" w:cs="Times New Roman"/>
        </w:rPr>
        <w:t xml:space="preserve">, se importó la librería </w:t>
      </w:r>
      <w:r w:rsidRPr="009C09D9">
        <w:rPr>
          <w:rFonts w:ascii="Times New Roman" w:eastAsia="Times New Roman" w:hAnsi="Times New Roman" w:cs="Times New Roman"/>
          <w:i/>
        </w:rPr>
        <w:t>serial</w:t>
      </w:r>
      <w:r w:rsidR="00276EAF" w:rsidRPr="009C09D9">
        <w:rPr>
          <w:rFonts w:ascii="Times New Roman" w:eastAsia="Times New Roman" w:hAnsi="Times New Roman" w:cs="Times New Roman"/>
        </w:rPr>
        <w:t xml:space="preserve"> </w:t>
      </w:r>
      <w:del w:id="3838" w:author="Maria Paola Fonseca Paez" w:date="2019-12-01T03:38:00Z">
        <w:r w:rsidR="00276EAF" w:rsidRPr="00E9110F" w:rsidDel="00E9110F">
          <w:rPr>
            <w:rFonts w:ascii="Times New Roman" w:eastAsia="Times New Roman" w:hAnsi="Times New Roman" w:cs="Times New Roman"/>
            <w:highlight w:val="yellow"/>
            <w:rPrChange w:id="3839" w:author="Maria Paola Fonseca Paez" w:date="2019-12-01T03:38:00Z">
              <w:rPr>
                <w:rFonts w:ascii="Times New Roman" w:eastAsia="Times New Roman" w:hAnsi="Times New Roman" w:cs="Times New Roman"/>
                <w:b/>
                <w:highlight w:val="yellow"/>
              </w:rPr>
            </w:rPrChange>
          </w:rPr>
          <w:delText>Y</w:delText>
        </w:r>
        <w:r w:rsidRPr="00E9110F" w:rsidDel="00E9110F">
          <w:rPr>
            <w:rFonts w:ascii="Times New Roman" w:eastAsia="Times New Roman" w:hAnsi="Times New Roman" w:cs="Times New Roman"/>
          </w:rPr>
          <w:delText xml:space="preserve"> </w:delText>
        </w:r>
      </w:del>
      <w:ins w:id="3840" w:author="Maria Paola Fonseca Paez" w:date="2019-12-01T03:38:00Z">
        <w:r w:rsidR="00E9110F" w:rsidRPr="00E9110F">
          <w:rPr>
            <w:rFonts w:ascii="Times New Roman" w:eastAsia="Times New Roman" w:hAnsi="Times New Roman" w:cs="Times New Roman"/>
            <w:rPrChange w:id="3841" w:author="Maria Paola Fonseca Paez" w:date="2019-12-01T03:38:00Z">
              <w:rPr>
                <w:rFonts w:ascii="Times New Roman" w:eastAsia="Times New Roman" w:hAnsi="Times New Roman" w:cs="Times New Roman"/>
                <w:b/>
              </w:rPr>
            </w:rPrChange>
          </w:rPr>
          <w:t>y</w:t>
        </w:r>
        <w:r w:rsidR="00E9110F"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se utilizaron los </w:t>
      </w:r>
      <w:commentRangeStart w:id="3842"/>
      <w:r w:rsidRPr="009C09D9">
        <w:rPr>
          <w:rFonts w:ascii="Times New Roman" w:eastAsia="Times New Roman" w:hAnsi="Times New Roman" w:cs="Times New Roman"/>
        </w:rPr>
        <w:t xml:space="preserve">métodos </w:t>
      </w:r>
      <w:commentRangeEnd w:id="3842"/>
      <w:r w:rsidR="00276EAF" w:rsidRPr="009C09D9">
        <w:rPr>
          <w:rStyle w:val="Refdecomentario"/>
          <w:rFonts w:ascii="Times New Roman" w:hAnsi="Times New Roman" w:cs="Times New Roman"/>
        </w:rPr>
        <w:commentReference w:id="3842"/>
      </w:r>
      <w:r w:rsidRPr="009C09D9">
        <w:rPr>
          <w:rFonts w:ascii="Times New Roman" w:eastAsia="Times New Roman" w:hAnsi="Times New Roman" w:cs="Times New Roman"/>
        </w:rPr>
        <w:t>.</w:t>
      </w:r>
      <w:r w:rsidRPr="009C09D9">
        <w:rPr>
          <w:rFonts w:ascii="Times New Roman" w:eastAsia="Times New Roman" w:hAnsi="Times New Roman" w:cs="Times New Roman"/>
          <w:i/>
        </w:rPr>
        <w:t>read()</w:t>
      </w:r>
      <w:r w:rsidRPr="009C09D9">
        <w:rPr>
          <w:rFonts w:ascii="Times New Roman" w:eastAsia="Times New Roman" w:hAnsi="Times New Roman" w:cs="Times New Roman"/>
        </w:rPr>
        <w:t xml:space="preserve"> para leer el </w:t>
      </w:r>
      <w:r w:rsidRPr="009C09D9">
        <w:rPr>
          <w:rFonts w:ascii="Times New Roman" w:eastAsia="Times New Roman" w:hAnsi="Times New Roman" w:cs="Times New Roman"/>
          <w:i/>
        </w:rPr>
        <w:t>hash</w:t>
      </w:r>
      <w:r w:rsidRPr="009C09D9">
        <w:rPr>
          <w:rFonts w:ascii="Times New Roman" w:eastAsia="Times New Roman" w:hAnsi="Times New Roman" w:cs="Times New Roman"/>
        </w:rPr>
        <w:t xml:space="preserve"> y .</w:t>
      </w:r>
      <w:r w:rsidRPr="009C09D9">
        <w:rPr>
          <w:rFonts w:ascii="Times New Roman" w:eastAsia="Times New Roman" w:hAnsi="Times New Roman" w:cs="Times New Roman"/>
          <w:i/>
        </w:rPr>
        <w:t>write()</w:t>
      </w:r>
      <w:r w:rsidRPr="009C09D9">
        <w:rPr>
          <w:rFonts w:ascii="Times New Roman" w:eastAsia="Times New Roman" w:hAnsi="Times New Roman" w:cs="Times New Roman"/>
        </w:rPr>
        <w:t xml:space="preserve"> para transmitir la entrada. Así mismo, se importaron y adecuaron las funciones </w:t>
      </w:r>
      <w:proofErr w:type="spellStart"/>
      <w:r w:rsidRPr="009C09D9">
        <w:rPr>
          <w:rFonts w:ascii="Times New Roman" w:eastAsia="Times New Roman" w:hAnsi="Times New Roman" w:cs="Times New Roman"/>
        </w:rPr>
        <w:t>get_ports</w:t>
      </w:r>
      <w:proofErr w:type="spellEnd"/>
      <w:r w:rsidRPr="009C09D9">
        <w:rPr>
          <w:rFonts w:ascii="Times New Roman" w:eastAsia="Times New Roman" w:hAnsi="Times New Roman" w:cs="Times New Roman"/>
        </w:rPr>
        <w:t xml:space="preserve">() y </w:t>
      </w:r>
      <w:proofErr w:type="spellStart"/>
      <w:r w:rsidRPr="009C09D9">
        <w:rPr>
          <w:rFonts w:ascii="Times New Roman" w:eastAsia="Times New Roman" w:hAnsi="Times New Roman" w:cs="Times New Roman"/>
        </w:rPr>
        <w:t>findArduino</w:t>
      </w:r>
      <w:proofErr w:type="spellEnd"/>
      <w:r w:rsidRPr="009C09D9">
        <w:rPr>
          <w:rFonts w:ascii="Times New Roman" w:eastAsia="Times New Roman" w:hAnsi="Times New Roman" w:cs="Times New Roman"/>
        </w:rPr>
        <w:t xml:space="preserve">() descargadas </w:t>
      </w:r>
      <w:del w:id="3843" w:author="Maria Paola Fonseca Paez" w:date="2019-12-01T03:38:00Z">
        <w:r w:rsidRPr="009C09D9" w:rsidDel="00E9110F">
          <w:rPr>
            <w:rFonts w:ascii="Times New Roman" w:eastAsia="Times New Roman" w:hAnsi="Times New Roman" w:cs="Times New Roman"/>
          </w:rPr>
          <w:delText xml:space="preserve">a partir </w:delText>
        </w:r>
      </w:del>
      <w:r w:rsidRPr="009C09D9">
        <w:rPr>
          <w:rFonts w:ascii="Times New Roman" w:eastAsia="Times New Roman" w:hAnsi="Times New Roman" w:cs="Times New Roman"/>
        </w:rPr>
        <w:t xml:space="preserve">de </w:t>
      </w:r>
      <w:r w:rsidRPr="009C09D9">
        <w:rPr>
          <w:rFonts w:ascii="Times New Roman" w:eastAsia="Times New Roman" w:hAnsi="Times New Roman" w:cs="Times New Roman"/>
          <w:i/>
        </w:rPr>
        <w:t>GitHub</w:t>
      </w:r>
      <w:r w:rsidRPr="009C09D9">
        <w:rPr>
          <w:rFonts w:ascii="Times New Roman" w:eastAsia="Times New Roman" w:hAnsi="Times New Roman" w:cs="Times New Roman"/>
        </w:rPr>
        <w:t xml:space="preserve">. La primera función </w:t>
      </w:r>
      <w:proofErr w:type="spellStart"/>
      <w:r w:rsidRPr="009C09D9">
        <w:rPr>
          <w:rFonts w:ascii="Times New Roman" w:eastAsia="Times New Roman" w:hAnsi="Times New Roman" w:cs="Times New Roman"/>
        </w:rPr>
        <w:t>get_ports</w:t>
      </w:r>
      <w:proofErr w:type="spellEnd"/>
      <w:r w:rsidRPr="009C09D9">
        <w:rPr>
          <w:rFonts w:ascii="Times New Roman" w:eastAsia="Times New Roman" w:hAnsi="Times New Roman" w:cs="Times New Roman"/>
        </w:rPr>
        <w:t xml:space="preserve">() se utilizó para obtener los puertos seriales que están siendo utilizados, y la </w:t>
      </w:r>
      <w:r w:rsidRPr="009C09D9">
        <w:rPr>
          <w:rFonts w:ascii="Times New Roman" w:eastAsia="Times New Roman" w:hAnsi="Times New Roman" w:cs="Times New Roman"/>
        </w:rPr>
        <w:lastRenderedPageBreak/>
        <w:t xml:space="preserve">segunda función </w:t>
      </w:r>
      <w:proofErr w:type="spellStart"/>
      <w:r w:rsidRPr="009C09D9">
        <w:rPr>
          <w:rFonts w:ascii="Times New Roman" w:eastAsia="Times New Roman" w:hAnsi="Times New Roman" w:cs="Times New Roman"/>
        </w:rPr>
        <w:t>findArduino</w:t>
      </w:r>
      <w:proofErr w:type="spellEnd"/>
      <w:r w:rsidRPr="009C09D9">
        <w:rPr>
          <w:rFonts w:ascii="Times New Roman" w:eastAsia="Times New Roman" w:hAnsi="Times New Roman" w:cs="Times New Roman"/>
        </w:rPr>
        <w:t xml:space="preserve">() para hallar en qué puerto se encuentra el dispositivo usado para transmitir. </w:t>
      </w:r>
    </w:p>
    <w:p w14:paraId="43DFCC31" w14:textId="3C21E99F" w:rsidR="00714E5C" w:rsidRPr="009C09D9" w:rsidRDefault="00AB58E9">
      <w:pPr>
        <w:spacing w:before="240" w:after="240"/>
        <w:jc w:val="both"/>
        <w:rPr>
          <w:rFonts w:ascii="Times New Roman" w:eastAsia="Times New Roman" w:hAnsi="Times New Roman" w:cs="Times New Roman"/>
        </w:rPr>
      </w:pPr>
      <w:r w:rsidRPr="009C09D9">
        <w:rPr>
          <w:rFonts w:ascii="Times New Roman" w:eastAsia="Times New Roman" w:hAnsi="Times New Roman" w:cs="Times New Roman"/>
        </w:rPr>
        <w:t xml:space="preserve">La función inicialmente </w:t>
      </w:r>
      <w:del w:id="3844" w:author="Maria Paola Fonseca Paez" w:date="2019-12-01T03:39:00Z">
        <w:r w:rsidRPr="009C09D9" w:rsidDel="00E9110F">
          <w:rPr>
            <w:rFonts w:ascii="Times New Roman" w:eastAsia="Times New Roman" w:hAnsi="Times New Roman" w:cs="Times New Roman"/>
          </w:rPr>
          <w:delText xml:space="preserve">venía </w:delText>
        </w:r>
      </w:del>
      <w:ins w:id="3845" w:author="Maria Paola Fonseca Paez" w:date="2019-12-01T03:39:00Z">
        <w:r w:rsidR="00E9110F">
          <w:rPr>
            <w:rFonts w:ascii="Times New Roman" w:eastAsia="Times New Roman" w:hAnsi="Times New Roman" w:cs="Times New Roman"/>
          </w:rPr>
          <w:t>estaba</w:t>
        </w:r>
        <w:r w:rsidR="00E9110F"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configurada para detectar un Arduino</w:t>
      </w:r>
      <w:ins w:id="3846" w:author="Maria Paola Fonseca Paez" w:date="2019-12-01T03:39:00Z">
        <w:r w:rsidR="00E9110F">
          <w:rPr>
            <w:rFonts w:ascii="Times New Roman" w:eastAsia="Times New Roman" w:hAnsi="Times New Roman" w:cs="Times New Roman"/>
          </w:rPr>
          <w:t>,</w:t>
        </w:r>
      </w:ins>
      <w:r w:rsidRPr="009C09D9">
        <w:rPr>
          <w:rFonts w:ascii="Times New Roman" w:eastAsia="Times New Roman" w:hAnsi="Times New Roman" w:cs="Times New Roman"/>
        </w:rPr>
        <w:t xml:space="preserve"> sin embargo </w:t>
      </w:r>
      <w:del w:id="3847" w:author="Maria Paola Fonseca Paez" w:date="2019-12-01T03:39:00Z">
        <w:r w:rsidRPr="009C09D9" w:rsidDel="00E9110F">
          <w:rPr>
            <w:rFonts w:ascii="Times New Roman" w:eastAsia="Times New Roman" w:hAnsi="Times New Roman" w:cs="Times New Roman"/>
          </w:rPr>
          <w:delText xml:space="preserve">para </w:delText>
        </w:r>
      </w:del>
      <w:ins w:id="3848" w:author="Maria Paola Fonseca Paez" w:date="2019-12-01T03:39:00Z">
        <w:r w:rsidR="00E9110F">
          <w:rPr>
            <w:rFonts w:ascii="Times New Roman" w:eastAsia="Times New Roman" w:hAnsi="Times New Roman" w:cs="Times New Roman"/>
          </w:rPr>
          <w:t>en</w:t>
        </w:r>
        <w:r w:rsidR="00E9110F"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el proyecto el objetivo de esta función fue hallar el conversor USB</w:t>
      </w:r>
      <w:del w:id="3849" w:author="Maria Paola Fonseca Paez" w:date="2019-12-01T03:39:00Z">
        <w:r w:rsidRPr="009C09D9" w:rsidDel="00E9110F">
          <w:rPr>
            <w:rFonts w:ascii="Times New Roman" w:eastAsia="Times New Roman" w:hAnsi="Times New Roman" w:cs="Times New Roman"/>
          </w:rPr>
          <w:delText>-</w:delText>
        </w:r>
      </w:del>
      <w:ins w:id="3850" w:author="Maria Paola Fonseca Paez" w:date="2019-12-01T03:39:00Z">
        <w:r w:rsidR="00E9110F">
          <w:rPr>
            <w:rFonts w:ascii="Times New Roman" w:eastAsia="Times New Roman" w:hAnsi="Times New Roman" w:cs="Times New Roman"/>
          </w:rPr>
          <w:t xml:space="preserve"> a </w:t>
        </w:r>
      </w:ins>
      <w:r w:rsidRPr="009C09D9">
        <w:rPr>
          <w:rFonts w:ascii="Times New Roman" w:eastAsia="Times New Roman" w:hAnsi="Times New Roman" w:cs="Times New Roman"/>
        </w:rPr>
        <w:t xml:space="preserve">TTL, para ello se le modificó el nombre del dispositivo por: 'Silicon </w:t>
      </w:r>
      <w:proofErr w:type="spellStart"/>
      <w:r w:rsidRPr="009C09D9">
        <w:rPr>
          <w:rFonts w:ascii="Times New Roman" w:eastAsia="Times New Roman" w:hAnsi="Times New Roman" w:cs="Times New Roman"/>
        </w:rPr>
        <w:t>Labs</w:t>
      </w:r>
      <w:proofErr w:type="spellEnd"/>
      <w:r w:rsidRPr="009C09D9">
        <w:rPr>
          <w:rFonts w:ascii="Times New Roman" w:eastAsia="Times New Roman" w:hAnsi="Times New Roman" w:cs="Times New Roman"/>
        </w:rPr>
        <w:t xml:space="preserve"> CP210x USB to UART Bridge'.  El objetivo de estas funciones era obtener el puerto del dispositivo y así poder configurar los parámetros de la transmisión. La configuración del puerto se enuncia a continuación: nombre del puerto, velocidad de transmisión, tamaño del byte y bit de parada.</w:t>
      </w:r>
    </w:p>
    <w:p w14:paraId="7BA93D87" w14:textId="4B0E64FE" w:rsidR="00714E5C" w:rsidRPr="009C09D9" w:rsidRDefault="00AB58E9">
      <w:pPr>
        <w:spacing w:before="240" w:after="240"/>
        <w:jc w:val="both"/>
        <w:rPr>
          <w:rFonts w:ascii="Times New Roman" w:eastAsia="Times New Roman" w:hAnsi="Times New Roman" w:cs="Times New Roman"/>
        </w:rPr>
      </w:pPr>
      <w:r w:rsidRPr="009C09D9">
        <w:rPr>
          <w:rFonts w:ascii="Times New Roman" w:eastAsia="Times New Roman" w:hAnsi="Times New Roman" w:cs="Times New Roman"/>
        </w:rPr>
        <w:t xml:space="preserve">Para la adecuación de la entrada en </w:t>
      </w:r>
      <w:r w:rsidRPr="00E9110F">
        <w:rPr>
          <w:rFonts w:ascii="Times New Roman" w:eastAsia="Times New Roman" w:hAnsi="Times New Roman" w:cs="Times New Roman"/>
          <w:i/>
          <w:rPrChange w:id="3851" w:author="Maria Paola Fonseca Paez" w:date="2019-12-01T03:40:00Z">
            <w:rPr>
              <w:rFonts w:ascii="Times New Roman" w:eastAsia="Times New Roman" w:hAnsi="Times New Roman" w:cs="Times New Roman"/>
            </w:rPr>
          </w:rPrChange>
        </w:rPr>
        <w:t>software</w:t>
      </w:r>
      <w:r w:rsidRPr="009C09D9">
        <w:rPr>
          <w:rFonts w:ascii="Times New Roman" w:eastAsia="Times New Roman" w:hAnsi="Times New Roman" w:cs="Times New Roman"/>
        </w:rPr>
        <w:t xml:space="preserve">, se utilizó como referencia las entradas fijas de prueba con las cuales </w:t>
      </w:r>
      <w:del w:id="3852" w:author="Maria Paola Fonseca Paez" w:date="2019-12-01T03:40:00Z">
        <w:r w:rsidRPr="009C09D9" w:rsidDel="00E9110F">
          <w:rPr>
            <w:rFonts w:ascii="Times New Roman" w:eastAsia="Times New Roman" w:hAnsi="Times New Roman" w:cs="Times New Roman"/>
          </w:rPr>
          <w:delText xml:space="preserve">venía </w:delText>
        </w:r>
      </w:del>
      <w:ins w:id="3853" w:author="Maria Paola Fonseca Paez" w:date="2019-12-01T03:40:00Z">
        <w:r w:rsidR="00E9110F">
          <w:rPr>
            <w:rFonts w:ascii="Times New Roman" w:eastAsia="Times New Roman" w:hAnsi="Times New Roman" w:cs="Times New Roman"/>
          </w:rPr>
          <w:t>estaba</w:t>
        </w:r>
        <w:r w:rsidR="00E9110F"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implementada</w:t>
      </w:r>
      <w:del w:id="3854" w:author="Maria Paola Fonseca Paez" w:date="2019-12-01T03:40:00Z">
        <w:r w:rsidRPr="009C09D9" w:rsidDel="00E9110F">
          <w:rPr>
            <w:rFonts w:ascii="Times New Roman" w:eastAsia="Times New Roman" w:hAnsi="Times New Roman" w:cs="Times New Roman"/>
          </w:rPr>
          <w:delText xml:space="preserve"> </w:delText>
        </w:r>
      </w:del>
      <w:r w:rsidRPr="009C09D9">
        <w:rPr>
          <w:rFonts w:ascii="Times New Roman" w:eastAsia="Times New Roman" w:hAnsi="Times New Roman" w:cs="Times New Roman"/>
        </w:rPr>
        <w:t xml:space="preserve"> en la </w:t>
      </w:r>
      <w:r w:rsidRPr="00E9110F">
        <w:rPr>
          <w:rFonts w:ascii="Times New Roman" w:eastAsia="Times New Roman" w:hAnsi="Times New Roman" w:cs="Times New Roman"/>
          <w:i/>
          <w:rPrChange w:id="3855" w:author="Maria Paola Fonseca Paez" w:date="2019-12-01T03:40:00Z">
            <w:rPr>
              <w:rFonts w:ascii="Times New Roman" w:eastAsia="Times New Roman" w:hAnsi="Times New Roman" w:cs="Times New Roman"/>
            </w:rPr>
          </w:rPrChange>
        </w:rPr>
        <w:t>IP</w:t>
      </w:r>
      <w:r w:rsidRPr="009C09D9">
        <w:rPr>
          <w:rFonts w:ascii="Times New Roman" w:eastAsia="Times New Roman" w:hAnsi="Times New Roman" w:cs="Times New Roman"/>
        </w:rPr>
        <w:t xml:space="preserve"> original de </w:t>
      </w:r>
      <w:r w:rsidRPr="009C09D9">
        <w:rPr>
          <w:rFonts w:ascii="Times New Roman" w:eastAsia="Times New Roman" w:hAnsi="Times New Roman" w:cs="Times New Roman"/>
          <w:i/>
        </w:rPr>
        <w:t>hash</w:t>
      </w:r>
      <w:r w:rsidRPr="009C09D9">
        <w:rPr>
          <w:rFonts w:ascii="Times New Roman" w:eastAsia="Times New Roman" w:hAnsi="Times New Roman" w:cs="Times New Roman"/>
        </w:rPr>
        <w:t xml:space="preserve"> como se muestra a continuación. El bloque TC1 representa el mensaje “</w:t>
      </w:r>
      <w:proofErr w:type="spellStart"/>
      <w:r w:rsidRPr="009C09D9">
        <w:rPr>
          <w:rFonts w:ascii="Times New Roman" w:eastAsia="Times New Roman" w:hAnsi="Times New Roman" w:cs="Times New Roman"/>
        </w:rPr>
        <w:t>abc</w:t>
      </w:r>
      <w:proofErr w:type="spellEnd"/>
      <w:r w:rsidRPr="009C09D9">
        <w:rPr>
          <w:rFonts w:ascii="Times New Roman" w:eastAsia="Times New Roman" w:hAnsi="Times New Roman" w:cs="Times New Roman"/>
        </w:rPr>
        <w:t xml:space="preserve">” para un </w:t>
      </w:r>
      <w:ins w:id="3856" w:author="Maria Paola Fonseca Paez" w:date="2019-12-01T03:40:00Z">
        <w:r w:rsidR="00E9110F">
          <w:rPr>
            <w:rFonts w:ascii="Times New Roman" w:eastAsia="Times New Roman" w:hAnsi="Times New Roman" w:cs="Times New Roman"/>
          </w:rPr>
          <w:t xml:space="preserve">mensaje de entrada </w:t>
        </w:r>
      </w:ins>
      <w:del w:id="3857" w:author="Maria Paola Fonseca Paez" w:date="2019-12-01T03:40:00Z">
        <w:r w:rsidRPr="009C09D9" w:rsidDel="00E9110F">
          <w:rPr>
            <w:rFonts w:ascii="Times New Roman" w:eastAsia="Times New Roman" w:hAnsi="Times New Roman" w:cs="Times New Roman"/>
          </w:rPr>
          <w:delText xml:space="preserve">bloque </w:delText>
        </w:r>
      </w:del>
      <w:r w:rsidRPr="009C09D9">
        <w:rPr>
          <w:rFonts w:ascii="Times New Roman" w:eastAsia="Times New Roman" w:hAnsi="Times New Roman" w:cs="Times New Roman"/>
        </w:rPr>
        <w:t>menor a 512 bits.</w:t>
      </w:r>
    </w:p>
    <w:p w14:paraId="26AA5A0F" w14:textId="77777777" w:rsidR="00714E5C" w:rsidRPr="009C09D9" w:rsidRDefault="00AB58E9">
      <w:pPr>
        <w:spacing w:before="240" w:after="240"/>
        <w:jc w:val="both"/>
        <w:rPr>
          <w:rFonts w:ascii="Times New Roman" w:eastAsia="Times New Roman" w:hAnsi="Times New Roman" w:cs="Times New Roman"/>
        </w:rPr>
      </w:pPr>
      <w:r w:rsidRPr="009C09D9">
        <w:rPr>
          <w:rFonts w:ascii="Times New Roman" w:eastAsia="Times New Roman" w:hAnsi="Times New Roman" w:cs="Times New Roman"/>
        </w:rPr>
        <w:t xml:space="preserve"> </w:t>
      </w:r>
    </w:p>
    <w:p w14:paraId="704DA838" w14:textId="77777777" w:rsidR="00714E5C" w:rsidRPr="009C09D9" w:rsidRDefault="00AB58E9">
      <w:pPr>
        <w:spacing w:before="240"/>
        <w:jc w:val="center"/>
        <w:rPr>
          <w:rFonts w:ascii="Times New Roman" w:eastAsia="Times New Roman" w:hAnsi="Times New Roman" w:cs="Times New Roman"/>
          <w:lang w:val="en-US"/>
        </w:rPr>
      </w:pPr>
      <w:r w:rsidRPr="009C09D9">
        <w:rPr>
          <w:rFonts w:ascii="Times New Roman" w:eastAsia="Times New Roman" w:hAnsi="Times New Roman" w:cs="Times New Roman"/>
        </w:rPr>
        <w:t xml:space="preserve"> </w:t>
      </w:r>
      <w:r w:rsidRPr="009C09D9">
        <w:rPr>
          <w:rFonts w:ascii="Times New Roman" w:eastAsia="Times New Roman" w:hAnsi="Times New Roman" w:cs="Times New Roman"/>
          <w:lang w:val="en-US"/>
        </w:rPr>
        <w:t>TC1_block = [0x61626380, 0x00000000, 0x00000000, 0x00000000,</w:t>
      </w:r>
    </w:p>
    <w:p w14:paraId="6E3B6414" w14:textId="77777777" w:rsidR="00714E5C" w:rsidRPr="009C09D9" w:rsidRDefault="00AB58E9">
      <w:pPr>
        <w:spacing w:before="240"/>
        <w:jc w:val="center"/>
        <w:rPr>
          <w:rFonts w:ascii="Times New Roman" w:eastAsia="Times New Roman" w:hAnsi="Times New Roman" w:cs="Times New Roman"/>
          <w:lang w:val="en-US"/>
        </w:rPr>
      </w:pPr>
      <w:r w:rsidRPr="009C09D9">
        <w:rPr>
          <w:rFonts w:ascii="Times New Roman" w:eastAsia="Times New Roman" w:hAnsi="Times New Roman" w:cs="Times New Roman"/>
          <w:lang w:val="en-US"/>
        </w:rPr>
        <w:t xml:space="preserve">                         0x00000000, 0x00000000, 0x00000000, 0x00000000,</w:t>
      </w:r>
    </w:p>
    <w:p w14:paraId="777B374B" w14:textId="77777777" w:rsidR="00714E5C" w:rsidRPr="009C09D9" w:rsidRDefault="00AB58E9">
      <w:pPr>
        <w:spacing w:before="240"/>
        <w:jc w:val="center"/>
        <w:rPr>
          <w:rFonts w:ascii="Times New Roman" w:eastAsia="Times New Roman" w:hAnsi="Times New Roman" w:cs="Times New Roman"/>
          <w:lang w:val="en-US"/>
        </w:rPr>
      </w:pPr>
      <w:r w:rsidRPr="009C09D9">
        <w:rPr>
          <w:rFonts w:ascii="Times New Roman" w:eastAsia="Times New Roman" w:hAnsi="Times New Roman" w:cs="Times New Roman"/>
          <w:lang w:val="en-US"/>
        </w:rPr>
        <w:t xml:space="preserve">          </w:t>
      </w:r>
      <w:r w:rsidRPr="009C09D9">
        <w:rPr>
          <w:rFonts w:ascii="Times New Roman" w:eastAsia="Times New Roman" w:hAnsi="Times New Roman" w:cs="Times New Roman"/>
          <w:lang w:val="en-US"/>
        </w:rPr>
        <w:tab/>
        <w:t xml:space="preserve">            0x00000000, 0x00000000, 0x00000000, 0x00000000,</w:t>
      </w:r>
    </w:p>
    <w:p w14:paraId="4D0524F7" w14:textId="77777777" w:rsidR="00714E5C" w:rsidRPr="00842DAA" w:rsidRDefault="00AB58E9">
      <w:pPr>
        <w:keepNext/>
        <w:spacing w:before="240"/>
        <w:jc w:val="center"/>
        <w:rPr>
          <w:rFonts w:ascii="Times New Roman" w:eastAsia="Times New Roman" w:hAnsi="Times New Roman" w:cs="Times New Roman"/>
          <w:lang w:val="en-US"/>
          <w:rPrChange w:id="3858" w:author="Maria Paola Fonseca Paez" w:date="2019-12-01T03:42:00Z">
            <w:rPr>
              <w:rFonts w:ascii="Times New Roman" w:eastAsia="Times New Roman" w:hAnsi="Times New Roman" w:cs="Times New Roman"/>
              <w:lang w:val="en-US"/>
            </w:rPr>
          </w:rPrChange>
        </w:rPr>
        <w:pPrChange w:id="3859" w:author="Maria Paola Fonseca Paez" w:date="2019-12-01T03:42:00Z">
          <w:pPr>
            <w:spacing w:before="240"/>
            <w:jc w:val="center"/>
          </w:pPr>
        </w:pPrChange>
      </w:pPr>
      <w:r w:rsidRPr="00842DAA">
        <w:rPr>
          <w:rFonts w:ascii="Times New Roman" w:eastAsia="Times New Roman" w:hAnsi="Times New Roman" w:cs="Times New Roman"/>
          <w:lang w:val="en-US"/>
          <w:rPrChange w:id="3860" w:author="Maria Paola Fonseca Paez" w:date="2019-12-01T03:42:00Z">
            <w:rPr>
              <w:rFonts w:ascii="Times New Roman" w:eastAsia="Times New Roman" w:hAnsi="Times New Roman" w:cs="Times New Roman"/>
              <w:lang w:val="en-US"/>
            </w:rPr>
          </w:rPrChange>
        </w:rPr>
        <w:t xml:space="preserve">           </w:t>
      </w:r>
      <w:r w:rsidRPr="00842DAA">
        <w:rPr>
          <w:rFonts w:ascii="Times New Roman" w:eastAsia="Times New Roman" w:hAnsi="Times New Roman" w:cs="Times New Roman"/>
          <w:lang w:val="en-US"/>
          <w:rPrChange w:id="3861" w:author="Maria Paola Fonseca Paez" w:date="2019-12-01T03:42:00Z">
            <w:rPr>
              <w:rFonts w:ascii="Times New Roman" w:eastAsia="Times New Roman" w:hAnsi="Times New Roman" w:cs="Times New Roman"/>
              <w:lang w:val="en-US"/>
            </w:rPr>
          </w:rPrChange>
        </w:rPr>
        <w:tab/>
        <w:t xml:space="preserve">            0x00000000, 0x00000000, 0x00000000, 0x00000018]</w:t>
      </w:r>
    </w:p>
    <w:p w14:paraId="53FE9E26" w14:textId="2FC22E63" w:rsidR="00025C63" w:rsidRPr="00025C63" w:rsidRDefault="00025C63">
      <w:pPr>
        <w:pStyle w:val="Descripcin"/>
        <w:jc w:val="center"/>
        <w:rPr>
          <w:ins w:id="3862" w:author="Maria Paola Fonseca Paez" w:date="2019-12-01T03:42:00Z"/>
          <w:rFonts w:ascii="Times New Roman" w:hAnsi="Times New Roman" w:cs="Times New Roman"/>
          <w:color w:val="auto"/>
          <w:rPrChange w:id="3863" w:author="Maria Paola Fonseca Paez" w:date="2019-12-01T03:42:00Z">
            <w:rPr>
              <w:ins w:id="3864" w:author="Maria Paola Fonseca Paez" w:date="2019-12-01T03:42:00Z"/>
            </w:rPr>
          </w:rPrChange>
        </w:rPr>
        <w:pPrChange w:id="3865" w:author="Maria Paola Fonseca Paez" w:date="2019-12-01T03:42:00Z">
          <w:pPr>
            <w:pStyle w:val="Descripcin"/>
          </w:pPr>
        </w:pPrChange>
      </w:pPr>
      <w:bookmarkStart w:id="3866" w:name="_Ref26064248"/>
      <w:ins w:id="3867" w:author="Maria Paola Fonseca Paez" w:date="2019-12-01T03:42:00Z">
        <w:r w:rsidRPr="00025C63">
          <w:rPr>
            <w:rFonts w:ascii="Times New Roman" w:hAnsi="Times New Roman" w:cs="Times New Roman"/>
            <w:color w:val="auto"/>
            <w:rPrChange w:id="3868" w:author="Maria Paola Fonseca Paez" w:date="2019-12-01T03:42:00Z">
              <w:rPr/>
            </w:rPrChange>
          </w:rPr>
          <w:t xml:space="preserve">Figura </w:t>
        </w:r>
        <w:r w:rsidRPr="00025C63">
          <w:rPr>
            <w:rFonts w:ascii="Times New Roman" w:hAnsi="Times New Roman" w:cs="Times New Roman"/>
            <w:color w:val="auto"/>
            <w:rPrChange w:id="3869" w:author="Maria Paola Fonseca Paez" w:date="2019-12-01T03:42:00Z">
              <w:rPr/>
            </w:rPrChange>
          </w:rPr>
          <w:fldChar w:fldCharType="begin"/>
        </w:r>
        <w:r w:rsidRPr="00025C63">
          <w:rPr>
            <w:rFonts w:ascii="Times New Roman" w:hAnsi="Times New Roman" w:cs="Times New Roman"/>
            <w:color w:val="auto"/>
            <w:rPrChange w:id="3870" w:author="Maria Paola Fonseca Paez" w:date="2019-12-01T03:42:00Z">
              <w:rPr/>
            </w:rPrChange>
          </w:rPr>
          <w:instrText xml:space="preserve"> SEQ Figura \* ARABIC </w:instrText>
        </w:r>
      </w:ins>
      <w:r w:rsidRPr="00025C63">
        <w:rPr>
          <w:rFonts w:ascii="Times New Roman" w:hAnsi="Times New Roman" w:cs="Times New Roman"/>
          <w:color w:val="auto"/>
          <w:rPrChange w:id="3871" w:author="Maria Paola Fonseca Paez" w:date="2019-12-01T03:42:00Z">
            <w:rPr/>
          </w:rPrChange>
        </w:rPr>
        <w:fldChar w:fldCharType="separate"/>
      </w:r>
      <w:ins w:id="3872" w:author="Maria Paola Fonseca Paez" w:date="2019-12-01T03:44:00Z">
        <w:r>
          <w:rPr>
            <w:rFonts w:ascii="Times New Roman" w:hAnsi="Times New Roman" w:cs="Times New Roman"/>
            <w:noProof/>
            <w:color w:val="auto"/>
          </w:rPr>
          <w:t>19</w:t>
        </w:r>
      </w:ins>
      <w:ins w:id="3873" w:author="Maria Paola Fonseca Paez" w:date="2019-12-01T03:42:00Z">
        <w:r w:rsidRPr="00025C63">
          <w:rPr>
            <w:rFonts w:ascii="Times New Roman" w:hAnsi="Times New Roman" w:cs="Times New Roman"/>
            <w:color w:val="auto"/>
            <w:rPrChange w:id="3874" w:author="Maria Paola Fonseca Paez" w:date="2019-12-01T03:42:00Z">
              <w:rPr/>
            </w:rPrChange>
          </w:rPr>
          <w:fldChar w:fldCharType="end"/>
        </w:r>
        <w:bookmarkEnd w:id="3866"/>
        <w:r w:rsidRPr="00025C63">
          <w:rPr>
            <w:rFonts w:ascii="Times New Roman" w:hAnsi="Times New Roman" w:cs="Times New Roman"/>
            <w:color w:val="auto"/>
            <w:rPrChange w:id="3875" w:author="Maria Paola Fonseca Paez" w:date="2019-12-01T03:42:00Z">
              <w:rPr/>
            </w:rPrChange>
          </w:rPr>
          <w:t>. Entrada original TC1 IP de hash.</w:t>
        </w:r>
      </w:ins>
    </w:p>
    <w:p w14:paraId="59680726" w14:textId="5B249996" w:rsidR="00714E5C" w:rsidRPr="009C09D9" w:rsidDel="00025C63" w:rsidRDefault="00AB58E9">
      <w:pPr>
        <w:spacing w:before="240"/>
        <w:jc w:val="both"/>
        <w:rPr>
          <w:del w:id="3876" w:author="Maria Paola Fonseca Paez" w:date="2019-12-01T03:41:00Z"/>
          <w:rFonts w:ascii="Times New Roman" w:eastAsia="Times New Roman" w:hAnsi="Times New Roman" w:cs="Times New Roman"/>
          <w:i/>
          <w:sz w:val="20"/>
          <w:szCs w:val="20"/>
        </w:rPr>
        <w:pPrChange w:id="3877" w:author="Maria Paola Fonseca Paez" w:date="2019-12-01T03:43:00Z">
          <w:pPr>
            <w:spacing w:before="240"/>
            <w:jc w:val="center"/>
          </w:pPr>
        </w:pPrChange>
      </w:pPr>
      <w:del w:id="3878" w:author="Maria Paola Fonseca Paez" w:date="2019-12-01T03:41:00Z">
        <w:r w:rsidRPr="009C09D9" w:rsidDel="00025C63">
          <w:rPr>
            <w:rFonts w:ascii="Times New Roman" w:eastAsia="Times New Roman" w:hAnsi="Times New Roman" w:cs="Times New Roman"/>
            <w:lang w:val="en-US"/>
          </w:rPr>
          <w:delText xml:space="preserve"> </w:delText>
        </w:r>
        <w:r w:rsidRPr="009C09D9" w:rsidDel="00025C63">
          <w:rPr>
            <w:rFonts w:ascii="Times New Roman" w:eastAsia="Times New Roman" w:hAnsi="Times New Roman" w:cs="Times New Roman"/>
            <w:i/>
            <w:sz w:val="20"/>
            <w:szCs w:val="20"/>
          </w:rPr>
          <w:delText>Figura X. Entrada original TC1 IP de hash.</w:delText>
        </w:r>
      </w:del>
    </w:p>
    <w:p w14:paraId="06E71A78" w14:textId="14EFCBB4" w:rsidR="00714E5C" w:rsidRPr="009C09D9" w:rsidRDefault="00AB58E9">
      <w:pPr>
        <w:spacing w:before="240"/>
        <w:jc w:val="both"/>
        <w:rPr>
          <w:rFonts w:ascii="Times New Roman" w:eastAsia="Times New Roman" w:hAnsi="Times New Roman" w:cs="Times New Roman"/>
        </w:rPr>
        <w:pPrChange w:id="3879" w:author="Maria Paola Fonseca Paez" w:date="2019-12-01T03:43:00Z">
          <w:pPr>
            <w:spacing w:before="240" w:after="240"/>
            <w:jc w:val="both"/>
          </w:pPr>
        </w:pPrChange>
      </w:pPr>
      <w:r w:rsidRPr="009C09D9">
        <w:rPr>
          <w:rFonts w:ascii="Times New Roman" w:eastAsia="Times New Roman" w:hAnsi="Times New Roman" w:cs="Times New Roman"/>
        </w:rPr>
        <w:t xml:space="preserve">La adecuación </w:t>
      </w:r>
      <w:del w:id="3880" w:author="Maria Paola Fonseca Paez" w:date="2019-12-01T03:42:00Z">
        <w:r w:rsidRPr="009C09D9" w:rsidDel="00025C63">
          <w:rPr>
            <w:rFonts w:ascii="Times New Roman" w:eastAsia="Times New Roman" w:hAnsi="Times New Roman" w:cs="Times New Roman"/>
          </w:rPr>
          <w:delText xml:space="preserve">consistió </w:delText>
        </w:r>
      </w:del>
      <w:ins w:id="3881" w:author="Maria Paola Fonseca Paez" w:date="2019-12-01T03:42:00Z">
        <w:r w:rsidR="00025C63">
          <w:rPr>
            <w:rFonts w:ascii="Times New Roman" w:eastAsia="Times New Roman" w:hAnsi="Times New Roman" w:cs="Times New Roman"/>
          </w:rPr>
          <w:t>consiste</w:t>
        </w:r>
        <w:r w:rsidR="00025C63"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principalmente en leer el mensaje de entrada, concatenar el valor de </w:t>
      </w:r>
      <w:r w:rsidRPr="009C09D9">
        <w:rPr>
          <w:rFonts w:ascii="Times New Roman" w:eastAsia="Times New Roman" w:hAnsi="Times New Roman" w:cs="Times New Roman"/>
          <w:i/>
        </w:rPr>
        <w:t>nonce</w:t>
      </w:r>
      <w:r w:rsidRPr="009C09D9">
        <w:rPr>
          <w:rFonts w:ascii="Times New Roman" w:eastAsia="Times New Roman" w:hAnsi="Times New Roman" w:cs="Times New Roman"/>
        </w:rPr>
        <w:t xml:space="preserve"> generado por el </w:t>
      </w:r>
      <w:r w:rsidRPr="009C09D9">
        <w:rPr>
          <w:rFonts w:ascii="Times New Roman" w:eastAsia="Times New Roman" w:hAnsi="Times New Roman" w:cs="Times New Roman"/>
          <w:i/>
        </w:rPr>
        <w:t>software</w:t>
      </w:r>
      <w:r w:rsidRPr="009C09D9">
        <w:rPr>
          <w:rFonts w:ascii="Times New Roman" w:eastAsia="Times New Roman" w:hAnsi="Times New Roman" w:cs="Times New Roman"/>
        </w:rPr>
        <w:t xml:space="preserve"> al inicio del mensaje, y almacenar el valor correspondiente en entero hexadecimal a cada carácter </w:t>
      </w:r>
      <w:r w:rsidRPr="009C09D9">
        <w:rPr>
          <w:rFonts w:ascii="Times New Roman" w:eastAsia="Times New Roman" w:hAnsi="Times New Roman" w:cs="Times New Roman"/>
          <w:i/>
        </w:rPr>
        <w:t>ASCII</w:t>
      </w:r>
      <w:r w:rsidRPr="009C09D9">
        <w:rPr>
          <w:rFonts w:ascii="Times New Roman" w:eastAsia="Times New Roman" w:hAnsi="Times New Roman" w:cs="Times New Roman"/>
        </w:rPr>
        <w:t xml:space="preserve"> en un arreglo. Estos valores se pasaron a cadenas de caracteres para así concatenarlos y agruparlos en grupos de 8 dígitos hexadecimales en los cuales cada 2 representa un carácter </w:t>
      </w:r>
      <w:r w:rsidRPr="009C09D9">
        <w:rPr>
          <w:rFonts w:ascii="Times New Roman" w:eastAsia="Times New Roman" w:hAnsi="Times New Roman" w:cs="Times New Roman"/>
          <w:i/>
        </w:rPr>
        <w:t>ASCII</w:t>
      </w:r>
      <w:r w:rsidRPr="009C09D9">
        <w:rPr>
          <w:rFonts w:ascii="Times New Roman" w:eastAsia="Times New Roman" w:hAnsi="Times New Roman" w:cs="Times New Roman"/>
        </w:rPr>
        <w:t xml:space="preserve"> como se muestra en la </w:t>
      </w:r>
      <w:ins w:id="3882" w:author="Maria Paola Fonseca Paez" w:date="2019-12-01T03:43:00Z">
        <w:r w:rsidR="00025C63">
          <w:rPr>
            <w:rFonts w:ascii="Times New Roman" w:eastAsia="Times New Roman" w:hAnsi="Times New Roman" w:cs="Times New Roman"/>
          </w:rPr>
          <w:fldChar w:fldCharType="begin"/>
        </w:r>
        <w:r w:rsidR="00025C63">
          <w:rPr>
            <w:rFonts w:ascii="Times New Roman" w:eastAsia="Times New Roman" w:hAnsi="Times New Roman" w:cs="Times New Roman"/>
          </w:rPr>
          <w:instrText xml:space="preserve"> REF _Ref26064248 \h </w:instrText>
        </w:r>
      </w:ins>
      <w:r w:rsidR="00025C63">
        <w:rPr>
          <w:rFonts w:ascii="Times New Roman" w:eastAsia="Times New Roman" w:hAnsi="Times New Roman" w:cs="Times New Roman"/>
        </w:rPr>
      </w:r>
      <w:r w:rsidR="00025C63">
        <w:rPr>
          <w:rFonts w:ascii="Times New Roman" w:eastAsia="Times New Roman" w:hAnsi="Times New Roman" w:cs="Times New Roman"/>
        </w:rPr>
        <w:fldChar w:fldCharType="separate"/>
      </w:r>
      <w:ins w:id="3883" w:author="Maria Paola Fonseca Paez" w:date="2019-12-01T03:43:00Z">
        <w:r w:rsidR="00025C63" w:rsidRPr="00025C63">
          <w:rPr>
            <w:rFonts w:ascii="Times New Roman" w:hAnsi="Times New Roman" w:cs="Times New Roman"/>
            <w:rPrChange w:id="3884" w:author="Maria Paola Fonseca Paez" w:date="2019-12-01T03:42:00Z">
              <w:rPr/>
            </w:rPrChange>
          </w:rPr>
          <w:t xml:space="preserve">Figura </w:t>
        </w:r>
        <w:r w:rsidR="00025C63" w:rsidRPr="00025C63">
          <w:rPr>
            <w:rFonts w:ascii="Times New Roman" w:hAnsi="Times New Roman" w:cs="Times New Roman"/>
            <w:noProof/>
            <w:rPrChange w:id="3885" w:author="Maria Paola Fonseca Paez" w:date="2019-12-01T03:42:00Z">
              <w:rPr>
                <w:noProof/>
              </w:rPr>
            </w:rPrChange>
          </w:rPr>
          <w:t>19</w:t>
        </w:r>
        <w:r w:rsidR="00025C63">
          <w:rPr>
            <w:rFonts w:ascii="Times New Roman" w:eastAsia="Times New Roman" w:hAnsi="Times New Roman" w:cs="Times New Roman"/>
          </w:rPr>
          <w:fldChar w:fldCharType="end"/>
        </w:r>
      </w:ins>
      <w:del w:id="3886" w:author="Maria Paola Fonseca Paez" w:date="2019-12-01T03:43:00Z">
        <w:r w:rsidRPr="009C09D9" w:rsidDel="00025C63">
          <w:rPr>
            <w:rFonts w:ascii="Times New Roman" w:eastAsia="Times New Roman" w:hAnsi="Times New Roman" w:cs="Times New Roman"/>
          </w:rPr>
          <w:delText>figura X</w:delText>
        </w:r>
      </w:del>
      <w:r w:rsidRPr="009C09D9">
        <w:rPr>
          <w:rFonts w:ascii="Times New Roman" w:eastAsia="Times New Roman" w:hAnsi="Times New Roman" w:cs="Times New Roman"/>
        </w:rPr>
        <w:t xml:space="preserve">. De igual forma que el </w:t>
      </w:r>
      <w:r w:rsidRPr="00025C63">
        <w:rPr>
          <w:rFonts w:ascii="Times New Roman" w:eastAsia="Times New Roman" w:hAnsi="Times New Roman" w:cs="Times New Roman"/>
          <w:i/>
          <w:rPrChange w:id="3887" w:author="Maria Paola Fonseca Paez" w:date="2019-12-01T03:44:00Z">
            <w:rPr>
              <w:rFonts w:ascii="Times New Roman" w:eastAsia="Times New Roman" w:hAnsi="Times New Roman" w:cs="Times New Roman"/>
            </w:rPr>
          </w:rPrChange>
        </w:rPr>
        <w:t>hardware</w:t>
      </w:r>
      <w:r w:rsidRPr="009C09D9">
        <w:rPr>
          <w:rFonts w:ascii="Times New Roman" w:eastAsia="Times New Roman" w:hAnsi="Times New Roman" w:cs="Times New Roman"/>
        </w:rPr>
        <w:t xml:space="preserve">, al adjuntar el </w:t>
      </w:r>
      <w:r w:rsidRPr="009C09D9">
        <w:rPr>
          <w:rFonts w:ascii="Times New Roman" w:eastAsia="Times New Roman" w:hAnsi="Times New Roman" w:cs="Times New Roman"/>
          <w:i/>
        </w:rPr>
        <w:t>nonce</w:t>
      </w:r>
      <w:r w:rsidRPr="009C09D9">
        <w:rPr>
          <w:rFonts w:ascii="Times New Roman" w:eastAsia="Times New Roman" w:hAnsi="Times New Roman" w:cs="Times New Roman"/>
        </w:rPr>
        <w:t xml:space="preserve"> al mensaje se requirió adicionar los 32 bits a los caracteres finales que indican el tamaño del mensaje. </w:t>
      </w:r>
    </w:p>
    <w:p w14:paraId="6AEF2304" w14:textId="58577C75" w:rsidR="00714E5C" w:rsidRDefault="00AB58E9">
      <w:pPr>
        <w:spacing w:before="240" w:after="240"/>
        <w:jc w:val="both"/>
        <w:rPr>
          <w:ins w:id="3888" w:author="Maria Paola Fonseca Paez" w:date="2019-12-01T03:44:00Z"/>
          <w:rFonts w:ascii="Times New Roman" w:eastAsia="Times New Roman" w:hAnsi="Times New Roman" w:cs="Times New Roman"/>
        </w:rPr>
      </w:pPr>
      <w:r w:rsidRPr="009C09D9">
        <w:rPr>
          <w:rFonts w:ascii="Times New Roman" w:eastAsia="Times New Roman" w:hAnsi="Times New Roman" w:cs="Times New Roman"/>
        </w:rPr>
        <w:t>A continuación</w:t>
      </w:r>
      <w:ins w:id="3889" w:author="Maria Paola Fonseca Paez" w:date="2019-12-01T03:44:00Z">
        <w:r w:rsidR="00025C63">
          <w:rPr>
            <w:rFonts w:ascii="Times New Roman" w:eastAsia="Times New Roman" w:hAnsi="Times New Roman" w:cs="Times New Roman"/>
          </w:rPr>
          <w:t>,</w:t>
        </w:r>
      </w:ins>
      <w:r w:rsidRPr="009C09D9">
        <w:rPr>
          <w:rFonts w:ascii="Times New Roman" w:eastAsia="Times New Roman" w:hAnsi="Times New Roman" w:cs="Times New Roman"/>
        </w:rPr>
        <w:t xml:space="preserve"> </w:t>
      </w:r>
      <w:ins w:id="3890" w:author="Maria Paola Fonseca Paez" w:date="2019-12-01T03:45:00Z">
        <w:r w:rsidR="00035F93">
          <w:rPr>
            <w:rFonts w:ascii="Times New Roman" w:eastAsia="Times New Roman" w:hAnsi="Times New Roman" w:cs="Times New Roman"/>
          </w:rPr>
          <w:t xml:space="preserve">en la </w:t>
        </w:r>
        <w:r w:rsidR="00035F93">
          <w:rPr>
            <w:rFonts w:ascii="Times New Roman" w:eastAsia="Times New Roman" w:hAnsi="Times New Roman" w:cs="Times New Roman"/>
          </w:rPr>
          <w:fldChar w:fldCharType="begin"/>
        </w:r>
        <w:r w:rsidR="00035F93">
          <w:rPr>
            <w:rFonts w:ascii="Times New Roman" w:eastAsia="Times New Roman" w:hAnsi="Times New Roman" w:cs="Times New Roman"/>
          </w:rPr>
          <w:instrText xml:space="preserve"> REF _Ref26064316 \h </w:instrText>
        </w:r>
      </w:ins>
      <w:r w:rsidR="00035F93">
        <w:rPr>
          <w:rFonts w:ascii="Times New Roman" w:eastAsia="Times New Roman" w:hAnsi="Times New Roman" w:cs="Times New Roman"/>
        </w:rPr>
      </w:r>
      <w:ins w:id="3891" w:author="Maria Paola Fonseca Paez" w:date="2019-12-01T03:45:00Z">
        <w:r w:rsidR="00035F93">
          <w:rPr>
            <w:rFonts w:ascii="Times New Roman" w:eastAsia="Times New Roman" w:hAnsi="Times New Roman" w:cs="Times New Roman"/>
          </w:rPr>
          <w:fldChar w:fldCharType="separate"/>
        </w:r>
        <w:r w:rsidR="00035F93" w:rsidRPr="00156A91">
          <w:rPr>
            <w:rFonts w:ascii="Times New Roman" w:hAnsi="Times New Roman" w:cs="Times New Roman"/>
          </w:rPr>
          <w:t xml:space="preserve">Figura </w:t>
        </w:r>
        <w:r w:rsidR="00035F93" w:rsidRPr="00156A91">
          <w:rPr>
            <w:rFonts w:ascii="Times New Roman" w:hAnsi="Times New Roman" w:cs="Times New Roman"/>
            <w:noProof/>
          </w:rPr>
          <w:t>20</w:t>
        </w:r>
        <w:r w:rsidR="00035F93">
          <w:rPr>
            <w:rFonts w:ascii="Times New Roman" w:eastAsia="Times New Roman" w:hAnsi="Times New Roman" w:cs="Times New Roman"/>
          </w:rPr>
          <w:fldChar w:fldCharType="end"/>
        </w:r>
        <w:r w:rsidR="00035F93">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se ilustra la secuencia de funcionamiento del script en </w:t>
      </w:r>
      <w:r w:rsidRPr="00025C63">
        <w:rPr>
          <w:rFonts w:ascii="Times New Roman" w:eastAsia="Times New Roman" w:hAnsi="Times New Roman" w:cs="Times New Roman"/>
          <w:i/>
          <w:rPrChange w:id="3892" w:author="Maria Paola Fonseca Paez" w:date="2019-12-01T03:42:00Z">
            <w:rPr>
              <w:rFonts w:ascii="Times New Roman" w:eastAsia="Times New Roman" w:hAnsi="Times New Roman" w:cs="Times New Roman"/>
            </w:rPr>
          </w:rPrChange>
        </w:rPr>
        <w:t>software</w:t>
      </w:r>
      <w:r w:rsidRPr="009C09D9">
        <w:rPr>
          <w:rFonts w:ascii="Times New Roman" w:eastAsia="Times New Roman" w:hAnsi="Times New Roman" w:cs="Times New Roman"/>
        </w:rPr>
        <w:t>:</w:t>
      </w:r>
    </w:p>
    <w:p w14:paraId="1EE0EE99" w14:textId="77777777" w:rsidR="00025C63" w:rsidRPr="009C09D9" w:rsidRDefault="00025C63">
      <w:pPr>
        <w:spacing w:before="240" w:after="240"/>
        <w:jc w:val="both"/>
        <w:rPr>
          <w:rFonts w:ascii="Times New Roman" w:eastAsia="Times New Roman" w:hAnsi="Times New Roman" w:cs="Times New Roman"/>
        </w:rPr>
      </w:pPr>
    </w:p>
    <w:p w14:paraId="1E3E3F75" w14:textId="77777777" w:rsidR="00025C63" w:rsidRDefault="00AB58E9">
      <w:pPr>
        <w:keepNext/>
        <w:spacing w:before="240" w:after="240"/>
        <w:jc w:val="both"/>
        <w:rPr>
          <w:ins w:id="3893" w:author="Maria Paola Fonseca Paez" w:date="2019-12-01T03:44:00Z"/>
        </w:rPr>
        <w:pPrChange w:id="3894" w:author="Maria Paola Fonseca Paez" w:date="2019-12-01T03:44:00Z">
          <w:pPr>
            <w:spacing w:before="240" w:after="240"/>
            <w:jc w:val="both"/>
          </w:pPr>
        </w:pPrChange>
      </w:pPr>
      <w:r w:rsidRPr="009C09D9">
        <w:rPr>
          <w:rFonts w:ascii="Times New Roman" w:eastAsia="Times New Roman" w:hAnsi="Times New Roman" w:cs="Times New Roman"/>
          <w:noProof/>
          <w:lang w:val="it-IT"/>
        </w:rPr>
        <w:drawing>
          <wp:inline distT="114300" distB="114300" distL="114300" distR="114300" wp14:anchorId="4F546985" wp14:editId="7460FAF0">
            <wp:extent cx="5672040" cy="1104900"/>
            <wp:effectExtent l="0" t="0" r="0" b="0"/>
            <wp:docPr id="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5672040" cy="1104900"/>
                    </a:xfrm>
                    <a:prstGeom prst="rect">
                      <a:avLst/>
                    </a:prstGeom>
                    <a:ln/>
                  </pic:spPr>
                </pic:pic>
              </a:graphicData>
            </a:graphic>
          </wp:inline>
        </w:drawing>
      </w:r>
    </w:p>
    <w:p w14:paraId="731F3DD8" w14:textId="10F70B6E" w:rsidR="00714E5C" w:rsidRPr="00025C63" w:rsidRDefault="00025C63">
      <w:pPr>
        <w:pStyle w:val="Descripcin"/>
        <w:jc w:val="center"/>
        <w:rPr>
          <w:rFonts w:ascii="Times New Roman" w:eastAsia="Times New Roman" w:hAnsi="Times New Roman" w:cs="Times New Roman"/>
          <w:rPrChange w:id="3895" w:author="Maria Paola Fonseca Paez" w:date="2019-12-01T03:44:00Z">
            <w:rPr>
              <w:rFonts w:ascii="Times New Roman" w:eastAsia="Times New Roman" w:hAnsi="Times New Roman" w:cs="Times New Roman"/>
            </w:rPr>
          </w:rPrChange>
        </w:rPr>
        <w:pPrChange w:id="3896" w:author="Maria Paola Fonseca Paez" w:date="2019-12-01T03:44:00Z">
          <w:pPr>
            <w:spacing w:before="240" w:after="240"/>
            <w:jc w:val="both"/>
          </w:pPr>
        </w:pPrChange>
      </w:pPr>
      <w:bookmarkStart w:id="3897" w:name="_Ref26064316"/>
      <w:ins w:id="3898" w:author="Maria Paola Fonseca Paez" w:date="2019-12-01T03:44:00Z">
        <w:r w:rsidRPr="00025C63">
          <w:rPr>
            <w:rFonts w:ascii="Times New Roman" w:hAnsi="Times New Roman" w:cs="Times New Roman"/>
            <w:color w:val="auto"/>
            <w:rPrChange w:id="3899" w:author="Maria Paola Fonseca Paez" w:date="2019-12-01T03:44:00Z">
              <w:rPr>
                <w:i/>
                <w:iCs/>
              </w:rPr>
            </w:rPrChange>
          </w:rPr>
          <w:t xml:space="preserve">Figura </w:t>
        </w:r>
        <w:r w:rsidRPr="00025C63">
          <w:rPr>
            <w:rFonts w:ascii="Times New Roman" w:hAnsi="Times New Roman" w:cs="Times New Roman"/>
            <w:color w:val="auto"/>
            <w:rPrChange w:id="3900" w:author="Maria Paola Fonseca Paez" w:date="2019-12-01T03:44:00Z">
              <w:rPr>
                <w:i/>
                <w:iCs/>
              </w:rPr>
            </w:rPrChange>
          </w:rPr>
          <w:fldChar w:fldCharType="begin"/>
        </w:r>
        <w:r w:rsidRPr="00025C63">
          <w:rPr>
            <w:rFonts w:ascii="Times New Roman" w:hAnsi="Times New Roman" w:cs="Times New Roman"/>
            <w:color w:val="auto"/>
            <w:rPrChange w:id="3901" w:author="Maria Paola Fonseca Paez" w:date="2019-12-01T03:44:00Z">
              <w:rPr>
                <w:i/>
                <w:iCs/>
              </w:rPr>
            </w:rPrChange>
          </w:rPr>
          <w:instrText xml:space="preserve"> SEQ Figura \* ARABIC </w:instrText>
        </w:r>
      </w:ins>
      <w:r w:rsidRPr="00025C63">
        <w:rPr>
          <w:rFonts w:ascii="Times New Roman" w:hAnsi="Times New Roman" w:cs="Times New Roman"/>
          <w:color w:val="auto"/>
          <w:rPrChange w:id="3902" w:author="Maria Paola Fonseca Paez" w:date="2019-12-01T03:44:00Z">
            <w:rPr>
              <w:i/>
              <w:iCs/>
            </w:rPr>
          </w:rPrChange>
        </w:rPr>
        <w:fldChar w:fldCharType="separate"/>
      </w:r>
      <w:ins w:id="3903" w:author="Maria Paola Fonseca Paez" w:date="2019-12-01T03:44:00Z">
        <w:r w:rsidRPr="00025C63">
          <w:rPr>
            <w:rFonts w:ascii="Times New Roman" w:hAnsi="Times New Roman" w:cs="Times New Roman"/>
            <w:noProof/>
            <w:color w:val="auto"/>
            <w:rPrChange w:id="3904" w:author="Maria Paola Fonseca Paez" w:date="2019-12-01T03:44:00Z">
              <w:rPr>
                <w:i/>
                <w:iCs/>
                <w:noProof/>
              </w:rPr>
            </w:rPrChange>
          </w:rPr>
          <w:t>20</w:t>
        </w:r>
        <w:r w:rsidRPr="00025C63">
          <w:rPr>
            <w:rFonts w:ascii="Times New Roman" w:hAnsi="Times New Roman" w:cs="Times New Roman"/>
            <w:color w:val="auto"/>
            <w:rPrChange w:id="3905" w:author="Maria Paola Fonseca Paez" w:date="2019-12-01T03:44:00Z">
              <w:rPr>
                <w:i/>
                <w:iCs/>
              </w:rPr>
            </w:rPrChange>
          </w:rPr>
          <w:fldChar w:fldCharType="end"/>
        </w:r>
        <w:bookmarkEnd w:id="3897"/>
        <w:r w:rsidRPr="00025C63">
          <w:rPr>
            <w:rFonts w:ascii="Times New Roman" w:hAnsi="Times New Roman" w:cs="Times New Roman"/>
            <w:color w:val="auto"/>
            <w:rPrChange w:id="3906" w:author="Maria Paola Fonseca Paez" w:date="2019-12-01T03:44:00Z">
              <w:rPr>
                <w:i/>
                <w:iCs/>
              </w:rPr>
            </w:rPrChange>
          </w:rPr>
          <w:t>. Secuencia de funcionamiento software.</w:t>
        </w:r>
      </w:ins>
    </w:p>
    <w:p w14:paraId="10948F2B" w14:textId="0B296B98" w:rsidR="00714E5C" w:rsidRPr="009C09D9" w:rsidRDefault="00AB58E9">
      <w:pPr>
        <w:spacing w:before="240"/>
        <w:jc w:val="both"/>
        <w:rPr>
          <w:rFonts w:ascii="Times New Roman" w:eastAsia="Times New Roman" w:hAnsi="Times New Roman" w:cs="Times New Roman"/>
        </w:rPr>
        <w:pPrChange w:id="3907" w:author="Maria Paola Fonseca Paez" w:date="2019-12-01T03:44:00Z">
          <w:pPr>
            <w:spacing w:before="240"/>
            <w:jc w:val="center"/>
          </w:pPr>
        </w:pPrChange>
      </w:pPr>
      <w:r w:rsidRPr="009C09D9">
        <w:rPr>
          <w:rFonts w:ascii="Times New Roman" w:eastAsia="Times New Roman" w:hAnsi="Times New Roman" w:cs="Times New Roman"/>
        </w:rPr>
        <w:t xml:space="preserve"> </w:t>
      </w:r>
      <w:del w:id="3908" w:author="Maria Paola Fonseca Paez" w:date="2019-12-01T03:44:00Z">
        <w:r w:rsidRPr="009C09D9" w:rsidDel="00025C63">
          <w:rPr>
            <w:rFonts w:ascii="Times New Roman" w:eastAsia="Times New Roman" w:hAnsi="Times New Roman" w:cs="Times New Roman"/>
            <w:i/>
            <w:sz w:val="20"/>
            <w:szCs w:val="20"/>
          </w:rPr>
          <w:delText>Figura M. Secuencia de funcionamiento software.</w:delText>
        </w:r>
      </w:del>
    </w:p>
    <w:p w14:paraId="2E45164D" w14:textId="4AED2711" w:rsidR="00714E5C" w:rsidRPr="00FD5AB6" w:rsidRDefault="00AB58E9">
      <w:pPr>
        <w:pStyle w:val="Ttulo1"/>
        <w:pBdr>
          <w:top w:val="nil"/>
          <w:left w:val="nil"/>
          <w:bottom w:val="nil"/>
          <w:right w:val="nil"/>
          <w:between w:val="nil"/>
        </w:pBdr>
        <w:jc w:val="both"/>
        <w:rPr>
          <w:rFonts w:ascii="Times New Roman" w:eastAsia="Times New Roman" w:hAnsi="Times New Roman" w:cs="Times New Roman"/>
          <w:b/>
          <w:szCs w:val="32"/>
        </w:rPr>
      </w:pPr>
      <w:r w:rsidRPr="00FD5AB6">
        <w:rPr>
          <w:rFonts w:ascii="Times New Roman" w:eastAsia="Times New Roman" w:hAnsi="Times New Roman" w:cs="Times New Roman"/>
          <w:b/>
          <w:szCs w:val="32"/>
        </w:rPr>
        <w:fldChar w:fldCharType="begin"/>
      </w:r>
      <w:ins w:id="3909" w:author="Maria Paola Fonseca Paez" w:date="2019-11-30T17:14:00Z">
        <w:r w:rsidR="00AC7B2A">
          <w:rPr>
            <w:rFonts w:ascii="Times New Roman" w:eastAsia="Times New Roman" w:hAnsi="Times New Roman" w:cs="Times New Roman"/>
            <w:b/>
            <w:szCs w:val="32"/>
          </w:rPr>
          <w:instrText xml:space="preserve">HYPERLINK  \l "_ÍNDICE" \h </w:instrText>
        </w:r>
      </w:ins>
      <w:del w:id="3910" w:author="Maria Paola Fonseca Paez" w:date="2019-11-30T17:14:00Z">
        <w:r w:rsidRPr="00FD5AB6" w:rsidDel="00AC7B2A">
          <w:rPr>
            <w:rFonts w:ascii="Times New Roman" w:eastAsia="Times New Roman" w:hAnsi="Times New Roman" w:cs="Times New Roman"/>
            <w:b/>
            <w:szCs w:val="32"/>
          </w:rPr>
          <w:delInstrText xml:space="preserve"> HYPERLINK \l "_7c3l0myobogq" \h </w:delInstrText>
        </w:r>
      </w:del>
      <w:r w:rsidRPr="00FD5AB6">
        <w:rPr>
          <w:rFonts w:ascii="Times New Roman" w:eastAsia="Times New Roman" w:hAnsi="Times New Roman" w:cs="Times New Roman"/>
          <w:b/>
          <w:szCs w:val="32"/>
        </w:rPr>
        <w:fldChar w:fldCharType="separate"/>
      </w:r>
      <w:bookmarkStart w:id="3911" w:name="_Toc26029289"/>
      <w:r w:rsidRPr="00FD5AB6">
        <w:rPr>
          <w:rFonts w:ascii="Times New Roman" w:eastAsia="Times New Roman" w:hAnsi="Times New Roman" w:cs="Times New Roman"/>
          <w:b/>
          <w:szCs w:val="32"/>
        </w:rPr>
        <w:t>PROTOCOLO DE PRUEBAS</w:t>
      </w:r>
      <w:bookmarkEnd w:id="3911"/>
      <w:r w:rsidRPr="00FD5AB6">
        <w:rPr>
          <w:rFonts w:ascii="Times New Roman" w:eastAsia="Times New Roman" w:hAnsi="Times New Roman" w:cs="Times New Roman"/>
          <w:b/>
          <w:szCs w:val="32"/>
        </w:rPr>
        <w:fldChar w:fldCharType="end"/>
      </w:r>
    </w:p>
    <w:p w14:paraId="2B754BDC" w14:textId="77777777" w:rsidR="00714E5C" w:rsidRPr="009C09D9" w:rsidRDefault="00714E5C">
      <w:pPr>
        <w:jc w:val="both"/>
        <w:rPr>
          <w:rFonts w:ascii="Times New Roman" w:eastAsia="Times New Roman" w:hAnsi="Times New Roman" w:cs="Times New Roman"/>
          <w:color w:val="0000FF"/>
        </w:rPr>
      </w:pPr>
    </w:p>
    <w:p w14:paraId="4DEC0020" w14:textId="58F17F58" w:rsidR="00714E5C" w:rsidRPr="009C09D9" w:rsidDel="00035F93" w:rsidRDefault="00AB58E9">
      <w:pPr>
        <w:jc w:val="both"/>
        <w:rPr>
          <w:del w:id="3912" w:author="Maria Paola Fonseca Paez" w:date="2019-12-01T03:45:00Z"/>
          <w:rFonts w:ascii="Times New Roman" w:eastAsia="Times New Roman" w:hAnsi="Times New Roman" w:cs="Times New Roman"/>
          <w:color w:val="0000FF"/>
          <w:sz w:val="16"/>
          <w:szCs w:val="16"/>
        </w:rPr>
      </w:pPr>
      <w:del w:id="3913" w:author="Maria Paola Fonseca Paez" w:date="2019-12-01T03:45:00Z">
        <w:r w:rsidRPr="009C09D9" w:rsidDel="00035F93">
          <w:rPr>
            <w:rFonts w:ascii="Times New Roman" w:eastAsia="Times New Roman" w:hAnsi="Times New Roman" w:cs="Times New Roman"/>
            <w:color w:val="0000FF"/>
            <w:sz w:val="16"/>
            <w:szCs w:val="16"/>
          </w:rPr>
          <w:delText xml:space="preserve">Deben colocarse en este apartado los </w:delText>
        </w:r>
        <w:r w:rsidRPr="009C09D9" w:rsidDel="00035F93">
          <w:rPr>
            <w:rFonts w:ascii="Times New Roman" w:eastAsia="Times New Roman" w:hAnsi="Times New Roman" w:cs="Times New Roman"/>
            <w:color w:val="0000FF"/>
            <w:sz w:val="16"/>
            <w:szCs w:val="16"/>
            <w:shd w:val="clear" w:color="auto" w:fill="D5A6BD"/>
          </w:rPr>
          <w:delText>procedimientos realizados (y su justificación) para obtener las evidencias del cumplimiento tanto del objetivo del proyecto como de los entregables</w:delText>
        </w:r>
        <w:r w:rsidRPr="009C09D9" w:rsidDel="00035F93">
          <w:rPr>
            <w:rFonts w:ascii="Times New Roman" w:eastAsia="Times New Roman" w:hAnsi="Times New Roman" w:cs="Times New Roman"/>
            <w:color w:val="0000FF"/>
            <w:sz w:val="16"/>
            <w:szCs w:val="16"/>
          </w:rPr>
          <w:delText xml:space="preserve">. </w:delText>
        </w:r>
      </w:del>
    </w:p>
    <w:p w14:paraId="71CDB738" w14:textId="77777777" w:rsidR="00714E5C" w:rsidRPr="009C09D9" w:rsidRDefault="00714E5C">
      <w:pPr>
        <w:jc w:val="both"/>
        <w:rPr>
          <w:rFonts w:ascii="Times New Roman" w:eastAsia="Times New Roman" w:hAnsi="Times New Roman" w:cs="Times New Roman"/>
          <w:color w:val="0000FF"/>
          <w:sz w:val="16"/>
          <w:szCs w:val="16"/>
        </w:rPr>
      </w:pPr>
    </w:p>
    <w:p w14:paraId="7BFAD940" w14:textId="43AF2970" w:rsidR="00714E5C" w:rsidRPr="009C09D9" w:rsidRDefault="00AB58E9">
      <w:pPr>
        <w:pStyle w:val="Style3"/>
        <w:pPrChange w:id="3914" w:author="Maria Paola Fonseca Paez" w:date="2019-12-01T03:45:00Z">
          <w:pPr>
            <w:jc w:val="both"/>
          </w:pPr>
        </w:pPrChange>
      </w:pPr>
      <w:r w:rsidRPr="009C09D9">
        <w:lastRenderedPageBreak/>
        <w:t>En el presente capítulo se presenta la descripción del protocolo de pruebas planteado para obtener las evidencias del cumplimiento tanto del objetivo del proyecto</w:t>
      </w:r>
      <w:ins w:id="3915" w:author="Maria Paola Fonseca Paez" w:date="2019-12-01T03:46:00Z">
        <w:r w:rsidR="00035F93">
          <w:t>,</w:t>
        </w:r>
      </w:ins>
      <w:r w:rsidRPr="009C09D9">
        <w:t xml:space="preserve"> como del desempeño funcional del proyecto desarrollado, con los respectivos procedimientos realizados y su justificación.</w:t>
      </w:r>
    </w:p>
    <w:p w14:paraId="616D5A78" w14:textId="77777777" w:rsidR="00714E5C" w:rsidRPr="009C09D9" w:rsidRDefault="00714E5C">
      <w:pPr>
        <w:jc w:val="both"/>
        <w:rPr>
          <w:rFonts w:ascii="Times New Roman" w:eastAsia="Times New Roman" w:hAnsi="Times New Roman" w:cs="Times New Roman"/>
        </w:rPr>
      </w:pPr>
    </w:p>
    <w:p w14:paraId="0D70DDCD" w14:textId="296C0F99" w:rsidR="00035F93" w:rsidRDefault="00AB58E9">
      <w:pPr>
        <w:jc w:val="both"/>
        <w:rPr>
          <w:ins w:id="3916" w:author="Maria Paola Fonseca Paez" w:date="2019-12-01T03:47:00Z"/>
          <w:rFonts w:ascii="Times New Roman" w:eastAsia="Times New Roman" w:hAnsi="Times New Roman" w:cs="Times New Roman"/>
        </w:rPr>
      </w:pPr>
      <w:r w:rsidRPr="009C09D9">
        <w:rPr>
          <w:rFonts w:ascii="Times New Roman" w:eastAsia="Times New Roman" w:hAnsi="Times New Roman" w:cs="Times New Roman"/>
        </w:rPr>
        <w:t xml:space="preserve">Se planteó un entorno de pruebas basado en </w:t>
      </w:r>
      <w:r w:rsidRPr="009C09D9">
        <w:rPr>
          <w:rFonts w:ascii="Times New Roman" w:eastAsia="Times New Roman" w:hAnsi="Times New Roman" w:cs="Times New Roman"/>
          <w:i/>
        </w:rPr>
        <w:t xml:space="preserve">software </w:t>
      </w:r>
      <w:r w:rsidRPr="009C09D9">
        <w:rPr>
          <w:rFonts w:ascii="Times New Roman" w:eastAsia="Times New Roman" w:hAnsi="Times New Roman" w:cs="Times New Roman"/>
        </w:rPr>
        <w:t xml:space="preserve">para realizar una comparación funcional, automatizar el proceso y realizar una recopilación de datos para su posterior análisis. El objetivo del trabajo de grado consistió principalmente en realizar un sistema en </w:t>
      </w:r>
      <w:r w:rsidRPr="009C09D9">
        <w:rPr>
          <w:rFonts w:ascii="Times New Roman" w:eastAsia="Times New Roman" w:hAnsi="Times New Roman" w:cs="Times New Roman"/>
          <w:i/>
        </w:rPr>
        <w:t>hardware</w:t>
      </w:r>
      <w:ins w:id="3917" w:author="Maria Paola Fonseca Paez" w:date="2019-12-01T03:47:00Z">
        <w:r w:rsidR="00035F93">
          <w:rPr>
            <w:rFonts w:ascii="Times New Roman" w:eastAsia="Times New Roman" w:hAnsi="Times New Roman" w:cs="Times New Roman"/>
            <w:i/>
          </w:rPr>
          <w:t>,</w:t>
        </w:r>
      </w:ins>
      <w:r w:rsidRPr="009C09D9">
        <w:rPr>
          <w:rFonts w:ascii="Times New Roman" w:eastAsia="Times New Roman" w:hAnsi="Times New Roman" w:cs="Times New Roman"/>
          <w:i/>
        </w:rPr>
        <w:t xml:space="preserve"> </w:t>
      </w:r>
      <w:r w:rsidRPr="009C09D9">
        <w:rPr>
          <w:rFonts w:ascii="Times New Roman" w:eastAsia="Times New Roman" w:hAnsi="Times New Roman" w:cs="Times New Roman"/>
        </w:rPr>
        <w:t xml:space="preserve">el cual ejecutara y encontrara un valor </w:t>
      </w:r>
      <w:r w:rsidRPr="009C09D9">
        <w:rPr>
          <w:rFonts w:ascii="Times New Roman" w:eastAsia="Times New Roman" w:hAnsi="Times New Roman" w:cs="Times New Roman"/>
          <w:i/>
        </w:rPr>
        <w:t>hash</w:t>
      </w:r>
      <w:ins w:id="3918" w:author="Maria Paola Fonseca Paez" w:date="2019-12-01T03:47:00Z">
        <w:r w:rsidR="00035F93">
          <w:rPr>
            <w:rFonts w:ascii="Times New Roman" w:eastAsia="Times New Roman" w:hAnsi="Times New Roman" w:cs="Times New Roman"/>
            <w:i/>
          </w:rPr>
          <w:t>,</w:t>
        </w:r>
      </w:ins>
      <w:r w:rsidRPr="009C09D9">
        <w:rPr>
          <w:rFonts w:ascii="Times New Roman" w:eastAsia="Times New Roman" w:hAnsi="Times New Roman" w:cs="Times New Roman"/>
          <w:i/>
        </w:rPr>
        <w:t xml:space="preserve"> </w:t>
      </w:r>
      <w:r w:rsidRPr="009C09D9">
        <w:rPr>
          <w:rFonts w:ascii="Times New Roman" w:eastAsia="Times New Roman" w:hAnsi="Times New Roman" w:cs="Times New Roman"/>
        </w:rPr>
        <w:t>para un determinado número de ceros al inicio del resultado a partir de la variación de</w:t>
      </w:r>
      <w:ins w:id="3919" w:author="Maria Paola Fonseca Paez" w:date="2019-12-01T03:47:00Z">
        <w:r w:rsidR="00035F93">
          <w:rPr>
            <w:rFonts w:ascii="Times New Roman" w:eastAsia="Times New Roman" w:hAnsi="Times New Roman" w:cs="Times New Roman"/>
          </w:rPr>
          <w:t xml:space="preserve"> un</w:t>
        </w:r>
      </w:ins>
      <w:r w:rsidRPr="009C09D9">
        <w:rPr>
          <w:rFonts w:ascii="Times New Roman" w:eastAsia="Times New Roman" w:hAnsi="Times New Roman" w:cs="Times New Roman"/>
        </w:rPr>
        <w:t xml:space="preserve"> </w:t>
      </w:r>
      <w:r w:rsidRPr="009C09D9">
        <w:rPr>
          <w:rFonts w:ascii="Times New Roman" w:eastAsia="Times New Roman" w:hAnsi="Times New Roman" w:cs="Times New Roman"/>
          <w:i/>
        </w:rPr>
        <w:t>nonce</w:t>
      </w:r>
      <w:del w:id="3920" w:author="Maria Paola Fonseca Paez" w:date="2019-12-01T03:47:00Z">
        <w:r w:rsidRPr="009C09D9" w:rsidDel="00035F93">
          <w:rPr>
            <w:rFonts w:ascii="Times New Roman" w:eastAsia="Times New Roman" w:hAnsi="Times New Roman" w:cs="Times New Roman"/>
            <w:i/>
          </w:rPr>
          <w:delText>s</w:delText>
        </w:r>
      </w:del>
      <w:r w:rsidRPr="009C09D9">
        <w:rPr>
          <w:rFonts w:ascii="Times New Roman" w:eastAsia="Times New Roman" w:hAnsi="Times New Roman" w:cs="Times New Roman"/>
        </w:rPr>
        <w:t xml:space="preserve">. </w:t>
      </w:r>
      <w:del w:id="3921" w:author="Maria Paola Fonseca Paez" w:date="2019-12-01T03:47:00Z">
        <w:r w:rsidRPr="009C09D9" w:rsidDel="00035F93">
          <w:rPr>
            <w:rFonts w:ascii="Times New Roman" w:eastAsia="Times New Roman" w:hAnsi="Times New Roman" w:cs="Times New Roman"/>
          </w:rPr>
          <w:delText>Sin embargo</w:delText>
        </w:r>
      </w:del>
      <w:ins w:id="3922" w:author="Maria Paola Fonseca Paez" w:date="2019-12-01T03:47:00Z">
        <w:r w:rsidR="00035F93">
          <w:rPr>
            <w:rFonts w:ascii="Times New Roman" w:eastAsia="Times New Roman" w:hAnsi="Times New Roman" w:cs="Times New Roman"/>
          </w:rPr>
          <w:t>No obstante,</w:t>
        </w:r>
      </w:ins>
      <w:r w:rsidRPr="009C09D9">
        <w:rPr>
          <w:rFonts w:ascii="Times New Roman" w:eastAsia="Times New Roman" w:hAnsi="Times New Roman" w:cs="Times New Roman"/>
        </w:rPr>
        <w:t xml:space="preserve"> obtener el resultado sin referencia alguna no garantiza </w:t>
      </w:r>
      <w:ins w:id="3923" w:author="Maria Paola Fonseca Paez" w:date="2019-12-01T03:48:00Z">
        <w:r w:rsidR="00035F93">
          <w:rPr>
            <w:rFonts w:ascii="Times New Roman" w:eastAsia="Times New Roman" w:hAnsi="Times New Roman" w:cs="Times New Roman"/>
          </w:rPr>
          <w:t>la validez del</w:t>
        </w:r>
      </w:ins>
      <w:del w:id="3924" w:author="Maria Paola Fonseca Paez" w:date="2019-12-01T03:48:00Z">
        <w:r w:rsidRPr="009C09D9" w:rsidDel="00035F93">
          <w:rPr>
            <w:rFonts w:ascii="Times New Roman" w:eastAsia="Times New Roman" w:hAnsi="Times New Roman" w:cs="Times New Roman"/>
          </w:rPr>
          <w:delText>un resultado objetivo</w:delText>
        </w:r>
      </w:del>
      <w:ins w:id="3925" w:author="Maria Paola Fonseca Paez" w:date="2019-12-01T03:48:00Z">
        <w:r w:rsidR="00035F93">
          <w:rPr>
            <w:rFonts w:ascii="Times New Roman" w:eastAsia="Times New Roman" w:hAnsi="Times New Roman" w:cs="Times New Roman"/>
          </w:rPr>
          <w:t xml:space="preserve"> resultado.</w:t>
        </w:r>
      </w:ins>
      <w:del w:id="3926" w:author="Maria Paola Fonseca Paez" w:date="2019-12-01T03:48:00Z">
        <w:r w:rsidRPr="009C09D9" w:rsidDel="00035F93">
          <w:rPr>
            <w:rFonts w:ascii="Times New Roman" w:eastAsia="Times New Roman" w:hAnsi="Times New Roman" w:cs="Times New Roman"/>
          </w:rPr>
          <w:delText>,</w:delText>
        </w:r>
      </w:del>
      <w:r w:rsidRPr="009C09D9">
        <w:rPr>
          <w:rFonts w:ascii="Times New Roman" w:eastAsia="Times New Roman" w:hAnsi="Times New Roman" w:cs="Times New Roman"/>
        </w:rPr>
        <w:t xml:space="preserve"> </w:t>
      </w:r>
      <w:del w:id="3927" w:author="Maria Paola Fonseca Paez" w:date="2019-12-01T03:48:00Z">
        <w:r w:rsidRPr="009C09D9" w:rsidDel="00035F93">
          <w:rPr>
            <w:rFonts w:ascii="Times New Roman" w:eastAsia="Times New Roman" w:hAnsi="Times New Roman" w:cs="Times New Roman"/>
          </w:rPr>
          <w:delText xml:space="preserve">para </w:delText>
        </w:r>
      </w:del>
      <w:ins w:id="3928" w:author="Maria Paola Fonseca Paez" w:date="2019-12-01T03:48:00Z">
        <w:r w:rsidR="00035F93">
          <w:rPr>
            <w:rFonts w:ascii="Times New Roman" w:eastAsia="Times New Roman" w:hAnsi="Times New Roman" w:cs="Times New Roman"/>
          </w:rPr>
          <w:t>Por</w:t>
        </w:r>
        <w:r w:rsidR="00035F93"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ello se realizó la implementación de un código en </w:t>
      </w:r>
      <w:r w:rsidRPr="009C09D9">
        <w:rPr>
          <w:rFonts w:ascii="Times New Roman" w:eastAsia="Times New Roman" w:hAnsi="Times New Roman" w:cs="Times New Roman"/>
          <w:i/>
        </w:rPr>
        <w:t xml:space="preserve">software </w:t>
      </w:r>
      <w:r w:rsidRPr="009C09D9">
        <w:rPr>
          <w:rFonts w:ascii="Times New Roman" w:eastAsia="Times New Roman" w:hAnsi="Times New Roman" w:cs="Times New Roman"/>
        </w:rPr>
        <w:t xml:space="preserve">basado en la IP de </w:t>
      </w:r>
      <w:proofErr w:type="spellStart"/>
      <w:r w:rsidRPr="009C09D9">
        <w:rPr>
          <w:rFonts w:ascii="Times New Roman" w:eastAsia="Times New Roman" w:hAnsi="Times New Roman" w:cs="Times New Roman"/>
          <w:i/>
        </w:rPr>
        <w:t>python</w:t>
      </w:r>
      <w:proofErr w:type="spellEnd"/>
      <w:r w:rsidRPr="009C09D9">
        <w:rPr>
          <w:rFonts w:ascii="Times New Roman" w:eastAsia="Times New Roman" w:hAnsi="Times New Roman" w:cs="Times New Roman"/>
          <w:i/>
        </w:rPr>
        <w:t xml:space="preserve"> </w:t>
      </w:r>
      <w:r w:rsidRPr="009C09D9">
        <w:rPr>
          <w:rFonts w:ascii="Times New Roman" w:eastAsia="Times New Roman" w:hAnsi="Times New Roman" w:cs="Times New Roman"/>
        </w:rPr>
        <w:t xml:space="preserve">que se </w:t>
      </w:r>
      <w:del w:id="3929" w:author="Maria Paola Fonseca Paez" w:date="2019-12-01T03:48:00Z">
        <w:r w:rsidRPr="009C09D9" w:rsidDel="00035F93">
          <w:rPr>
            <w:rFonts w:ascii="Times New Roman" w:eastAsia="Times New Roman" w:hAnsi="Times New Roman" w:cs="Times New Roman"/>
          </w:rPr>
          <w:delText xml:space="preserve">encontraba </w:delText>
        </w:r>
      </w:del>
      <w:ins w:id="3930" w:author="Maria Paola Fonseca Paez" w:date="2019-12-01T03:48:00Z">
        <w:r w:rsidR="00035F93" w:rsidRPr="009C09D9">
          <w:rPr>
            <w:rFonts w:ascii="Times New Roman" w:eastAsia="Times New Roman" w:hAnsi="Times New Roman" w:cs="Times New Roman"/>
          </w:rPr>
          <w:t>enc</w:t>
        </w:r>
        <w:r w:rsidR="00035F93">
          <w:rPr>
            <w:rFonts w:ascii="Times New Roman" w:eastAsia="Times New Roman" w:hAnsi="Times New Roman" w:cs="Times New Roman"/>
          </w:rPr>
          <w:t>uentr</w:t>
        </w:r>
        <w:r w:rsidR="00035F93" w:rsidRPr="009C09D9">
          <w:rPr>
            <w:rFonts w:ascii="Times New Roman" w:eastAsia="Times New Roman" w:hAnsi="Times New Roman" w:cs="Times New Roman"/>
          </w:rPr>
          <w:t xml:space="preserve">a </w:t>
        </w:r>
      </w:ins>
      <w:r w:rsidRPr="009C09D9">
        <w:rPr>
          <w:rFonts w:ascii="Times New Roman" w:eastAsia="Times New Roman" w:hAnsi="Times New Roman" w:cs="Times New Roman"/>
        </w:rPr>
        <w:t xml:space="preserve">adjunta </w:t>
      </w:r>
      <w:ins w:id="3931" w:author="Maria Paola Fonseca Paez" w:date="2019-12-01T03:48:00Z">
        <w:r w:rsidR="00035F93">
          <w:rPr>
            <w:rFonts w:ascii="Times New Roman" w:eastAsia="Times New Roman" w:hAnsi="Times New Roman" w:cs="Times New Roman"/>
          </w:rPr>
          <w:t>a</w:t>
        </w:r>
      </w:ins>
      <w:del w:id="3932" w:author="Maria Paola Fonseca Paez" w:date="2019-12-01T03:48:00Z">
        <w:r w:rsidRPr="009C09D9" w:rsidDel="00035F93">
          <w:rPr>
            <w:rFonts w:ascii="Times New Roman" w:eastAsia="Times New Roman" w:hAnsi="Times New Roman" w:cs="Times New Roman"/>
          </w:rPr>
          <w:delText>con</w:delText>
        </w:r>
      </w:del>
      <w:r w:rsidRPr="009C09D9">
        <w:rPr>
          <w:rFonts w:ascii="Times New Roman" w:eastAsia="Times New Roman" w:hAnsi="Times New Roman" w:cs="Times New Roman"/>
        </w:rPr>
        <w:t xml:space="preserve"> la IP de </w:t>
      </w:r>
      <w:r w:rsidRPr="009C09D9">
        <w:rPr>
          <w:rFonts w:ascii="Times New Roman" w:eastAsia="Times New Roman" w:hAnsi="Times New Roman" w:cs="Times New Roman"/>
          <w:i/>
        </w:rPr>
        <w:t xml:space="preserve">hardware </w:t>
      </w:r>
      <w:r w:rsidRPr="009C09D9">
        <w:rPr>
          <w:rFonts w:ascii="Times New Roman" w:eastAsia="Times New Roman" w:hAnsi="Times New Roman" w:cs="Times New Roman"/>
        </w:rPr>
        <w:t xml:space="preserve">obtenida de </w:t>
      </w:r>
      <w:proofErr w:type="spellStart"/>
      <w:r w:rsidRPr="009C09D9">
        <w:rPr>
          <w:rFonts w:ascii="Times New Roman" w:eastAsia="Times New Roman" w:hAnsi="Times New Roman" w:cs="Times New Roman"/>
          <w:i/>
        </w:rPr>
        <w:t>Github</w:t>
      </w:r>
      <w:proofErr w:type="spellEnd"/>
      <w:r w:rsidRPr="009C09D9">
        <w:rPr>
          <w:rFonts w:ascii="Times New Roman" w:eastAsia="Times New Roman" w:hAnsi="Times New Roman" w:cs="Times New Roman"/>
        </w:rPr>
        <w:t xml:space="preserve">. </w:t>
      </w:r>
    </w:p>
    <w:p w14:paraId="333496B2" w14:textId="77777777" w:rsidR="00035F93" w:rsidRDefault="00035F93">
      <w:pPr>
        <w:jc w:val="both"/>
        <w:rPr>
          <w:ins w:id="3933" w:author="Maria Paola Fonseca Paez" w:date="2019-12-01T03:47:00Z"/>
          <w:rFonts w:ascii="Times New Roman" w:eastAsia="Times New Roman" w:hAnsi="Times New Roman" w:cs="Times New Roman"/>
        </w:rPr>
      </w:pPr>
    </w:p>
    <w:p w14:paraId="3B348EED" w14:textId="0DBF0FDB"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Para la verificación del funcionamiento del </w:t>
      </w:r>
      <w:r w:rsidRPr="009C09D9">
        <w:rPr>
          <w:rFonts w:ascii="Times New Roman" w:eastAsia="Times New Roman" w:hAnsi="Times New Roman" w:cs="Times New Roman"/>
          <w:i/>
        </w:rPr>
        <w:t>hardware</w:t>
      </w:r>
      <w:r w:rsidRPr="009C09D9">
        <w:rPr>
          <w:rFonts w:ascii="Times New Roman" w:eastAsia="Times New Roman" w:hAnsi="Times New Roman" w:cs="Times New Roman"/>
        </w:rPr>
        <w:t xml:space="preserve">, se </w:t>
      </w:r>
      <w:del w:id="3934" w:author="Maria Paola Fonseca Paez" w:date="2019-12-01T03:49:00Z">
        <w:r w:rsidRPr="009C09D9" w:rsidDel="00035F93">
          <w:rPr>
            <w:rFonts w:ascii="Times New Roman" w:eastAsia="Times New Roman" w:hAnsi="Times New Roman" w:cs="Times New Roman"/>
          </w:rPr>
          <w:delText xml:space="preserve">proyectó </w:delText>
        </w:r>
      </w:del>
      <w:ins w:id="3935" w:author="Maria Paola Fonseca Paez" w:date="2019-12-01T03:49:00Z">
        <w:r w:rsidR="00035F93" w:rsidRPr="009C09D9">
          <w:rPr>
            <w:rFonts w:ascii="Times New Roman" w:eastAsia="Times New Roman" w:hAnsi="Times New Roman" w:cs="Times New Roman"/>
          </w:rPr>
          <w:t>p</w:t>
        </w:r>
        <w:r w:rsidR="00035F93">
          <w:rPr>
            <w:rFonts w:ascii="Times New Roman" w:eastAsia="Times New Roman" w:hAnsi="Times New Roman" w:cs="Times New Roman"/>
          </w:rPr>
          <w:t>lanteó</w:t>
        </w:r>
        <w:r w:rsidR="00035F93" w:rsidRPr="009C09D9">
          <w:rPr>
            <w:rFonts w:ascii="Times New Roman" w:eastAsia="Times New Roman" w:hAnsi="Times New Roman" w:cs="Times New Roman"/>
          </w:rPr>
          <w:t xml:space="preserve"> </w:t>
        </w:r>
      </w:ins>
      <w:r w:rsidRPr="009C09D9">
        <w:rPr>
          <w:rFonts w:ascii="Times New Roman" w:eastAsia="Times New Roman" w:hAnsi="Times New Roman" w:cs="Times New Roman"/>
        </w:rPr>
        <w:t xml:space="preserve">recibir el resultado de la </w:t>
      </w:r>
      <w:r w:rsidRPr="009C09D9">
        <w:rPr>
          <w:rFonts w:ascii="Times New Roman" w:eastAsia="Times New Roman" w:hAnsi="Times New Roman" w:cs="Times New Roman"/>
          <w:i/>
        </w:rPr>
        <w:t xml:space="preserve">FPGA </w:t>
      </w:r>
      <w:r w:rsidRPr="009C09D9">
        <w:rPr>
          <w:rFonts w:ascii="Times New Roman" w:eastAsia="Times New Roman" w:hAnsi="Times New Roman" w:cs="Times New Roman"/>
        </w:rPr>
        <w:t xml:space="preserve">de forma serial por medio de la librería </w:t>
      </w:r>
      <w:proofErr w:type="spellStart"/>
      <w:r w:rsidRPr="009C09D9">
        <w:rPr>
          <w:rFonts w:ascii="Times New Roman" w:eastAsia="Times New Roman" w:hAnsi="Times New Roman" w:cs="Times New Roman"/>
          <w:i/>
        </w:rPr>
        <w:t>pyserial</w:t>
      </w:r>
      <w:proofErr w:type="spellEnd"/>
      <w:r w:rsidRPr="009C09D9">
        <w:rPr>
          <w:rFonts w:ascii="Times New Roman" w:eastAsia="Times New Roman" w:hAnsi="Times New Roman" w:cs="Times New Roman"/>
        </w:rPr>
        <w:t>, y con ello comparar el resultado recibido por el puerto serial con el resultado generado en el</w:t>
      </w:r>
      <w:ins w:id="3936" w:author="Maria Paola Fonseca Paez" w:date="2019-12-01T03:49:00Z">
        <w:r w:rsidR="00035F93">
          <w:rPr>
            <w:rFonts w:ascii="Times New Roman" w:eastAsia="Times New Roman" w:hAnsi="Times New Roman" w:cs="Times New Roman"/>
          </w:rPr>
          <w:t xml:space="preserve"> sistema de minado del</w:t>
        </w:r>
      </w:ins>
      <w:r w:rsidRPr="009C09D9">
        <w:rPr>
          <w:rFonts w:ascii="Times New Roman" w:eastAsia="Times New Roman" w:hAnsi="Times New Roman" w:cs="Times New Roman"/>
        </w:rPr>
        <w:t xml:space="preserve"> </w:t>
      </w:r>
      <w:r w:rsidRPr="009C09D9">
        <w:rPr>
          <w:rFonts w:ascii="Times New Roman" w:eastAsia="Times New Roman" w:hAnsi="Times New Roman" w:cs="Times New Roman"/>
          <w:i/>
        </w:rPr>
        <w:t>software</w:t>
      </w:r>
      <w:r w:rsidRPr="009C09D9">
        <w:rPr>
          <w:rFonts w:ascii="Times New Roman" w:eastAsia="Times New Roman" w:hAnsi="Times New Roman" w:cs="Times New Roman"/>
        </w:rPr>
        <w:t>, para así obtener un chequeo automático. De igual forma se estipul</w:t>
      </w:r>
      <w:ins w:id="3937" w:author="Maria Paola Fonseca Paez" w:date="2019-12-01T03:49:00Z">
        <w:r w:rsidR="00035F93">
          <w:rPr>
            <w:rFonts w:ascii="Times New Roman" w:eastAsia="Times New Roman" w:hAnsi="Times New Roman" w:cs="Times New Roman"/>
          </w:rPr>
          <w:t>ó</w:t>
        </w:r>
      </w:ins>
      <w:del w:id="3938" w:author="Maria Paola Fonseca Paez" w:date="2019-12-01T03:49:00Z">
        <w:r w:rsidRPr="009C09D9" w:rsidDel="00035F93">
          <w:rPr>
            <w:rFonts w:ascii="Times New Roman" w:eastAsia="Times New Roman" w:hAnsi="Times New Roman" w:cs="Times New Roman"/>
          </w:rPr>
          <w:delText>o</w:delText>
        </w:r>
      </w:del>
      <w:r w:rsidRPr="009C09D9">
        <w:rPr>
          <w:rFonts w:ascii="Times New Roman" w:eastAsia="Times New Roman" w:hAnsi="Times New Roman" w:cs="Times New Roman"/>
        </w:rPr>
        <w:t xml:space="preserve"> almacenar los dos resultados en arreglos para recopilar todos los casos de prueba en un documento y a</w:t>
      </w:r>
      <w:commentRangeStart w:id="3939"/>
      <w:r w:rsidRPr="009C09D9">
        <w:rPr>
          <w:rFonts w:ascii="Times New Roman" w:eastAsia="Times New Roman" w:hAnsi="Times New Roman" w:cs="Times New Roman"/>
        </w:rPr>
        <w:t xml:space="preserve">nalizar </w:t>
      </w:r>
      <w:del w:id="3940" w:author="Maria Paola Fonseca Paez" w:date="2019-12-01T03:46:00Z">
        <w:r w:rsidRPr="009C09D9" w:rsidDel="00035F93">
          <w:rPr>
            <w:rFonts w:ascii="Times New Roman" w:eastAsia="Times New Roman" w:hAnsi="Times New Roman" w:cs="Times New Roman"/>
          </w:rPr>
          <w:delText xml:space="preserve">los </w:delText>
        </w:r>
      </w:del>
      <w:r w:rsidRPr="009C09D9">
        <w:rPr>
          <w:rFonts w:ascii="Times New Roman" w:eastAsia="Times New Roman" w:hAnsi="Times New Roman" w:cs="Times New Roman"/>
        </w:rPr>
        <w:t xml:space="preserve">la </w:t>
      </w:r>
      <w:commentRangeEnd w:id="3939"/>
      <w:r w:rsidR="00276EAF" w:rsidRPr="009C09D9">
        <w:rPr>
          <w:rStyle w:val="Refdecomentario"/>
          <w:rFonts w:ascii="Times New Roman" w:hAnsi="Times New Roman" w:cs="Times New Roman"/>
        </w:rPr>
        <w:commentReference w:id="3939"/>
      </w:r>
      <w:r w:rsidRPr="009C09D9">
        <w:rPr>
          <w:rFonts w:ascii="Times New Roman" w:eastAsia="Times New Roman" w:hAnsi="Times New Roman" w:cs="Times New Roman"/>
        </w:rPr>
        <w:t xml:space="preserve">salida de los sistemas. Para la arquitectura base de </w:t>
      </w:r>
      <w:r w:rsidRPr="009C09D9">
        <w:rPr>
          <w:rFonts w:ascii="Times New Roman" w:eastAsia="Times New Roman" w:hAnsi="Times New Roman" w:cs="Times New Roman"/>
          <w:i/>
        </w:rPr>
        <w:t xml:space="preserve">hardware </w:t>
      </w:r>
      <w:r w:rsidRPr="009C09D9">
        <w:rPr>
          <w:rFonts w:ascii="Times New Roman" w:eastAsia="Times New Roman" w:hAnsi="Times New Roman" w:cs="Times New Roman"/>
        </w:rPr>
        <w:t xml:space="preserve">y el </w:t>
      </w:r>
      <w:r w:rsidRPr="009C09D9">
        <w:rPr>
          <w:rFonts w:ascii="Times New Roman" w:eastAsia="Times New Roman" w:hAnsi="Times New Roman" w:cs="Times New Roman"/>
          <w:i/>
        </w:rPr>
        <w:t>software</w:t>
      </w:r>
      <w:r w:rsidRPr="009C09D9">
        <w:rPr>
          <w:rFonts w:ascii="Times New Roman" w:eastAsia="Times New Roman" w:hAnsi="Times New Roman" w:cs="Times New Roman"/>
        </w:rPr>
        <w:t xml:space="preserve">, las variables que se almacenan principalmente en los documentos de salida fueron el resultado del </w:t>
      </w:r>
      <w:r w:rsidRPr="009C09D9">
        <w:rPr>
          <w:rFonts w:ascii="Times New Roman" w:eastAsia="Times New Roman" w:hAnsi="Times New Roman" w:cs="Times New Roman"/>
          <w:i/>
        </w:rPr>
        <w:t>hash</w:t>
      </w:r>
      <w:r w:rsidRPr="009C09D9">
        <w:rPr>
          <w:rFonts w:ascii="Times New Roman" w:eastAsia="Times New Roman" w:hAnsi="Times New Roman" w:cs="Times New Roman"/>
        </w:rPr>
        <w:t xml:space="preserve">, el tiempo tanto en </w:t>
      </w:r>
      <w:r w:rsidRPr="009C09D9">
        <w:rPr>
          <w:rFonts w:ascii="Times New Roman" w:eastAsia="Times New Roman" w:hAnsi="Times New Roman" w:cs="Times New Roman"/>
          <w:i/>
        </w:rPr>
        <w:t xml:space="preserve">hardware </w:t>
      </w:r>
      <w:r w:rsidRPr="009C09D9">
        <w:rPr>
          <w:rFonts w:ascii="Times New Roman" w:eastAsia="Times New Roman" w:hAnsi="Times New Roman" w:cs="Times New Roman"/>
        </w:rPr>
        <w:t xml:space="preserve">como en </w:t>
      </w:r>
      <w:r w:rsidRPr="009C09D9">
        <w:rPr>
          <w:rFonts w:ascii="Times New Roman" w:eastAsia="Times New Roman" w:hAnsi="Times New Roman" w:cs="Times New Roman"/>
          <w:i/>
        </w:rPr>
        <w:t>software</w:t>
      </w:r>
      <w:r w:rsidRPr="009C09D9">
        <w:rPr>
          <w:rFonts w:ascii="Times New Roman" w:eastAsia="Times New Roman" w:hAnsi="Times New Roman" w:cs="Times New Roman"/>
        </w:rPr>
        <w:t>, el valor de nonce y si la prueba fue válida o no (</w:t>
      </w:r>
      <w:r w:rsidRPr="009C09D9">
        <w:rPr>
          <w:rFonts w:ascii="Times New Roman" w:eastAsia="Times New Roman" w:hAnsi="Times New Roman" w:cs="Times New Roman"/>
          <w:i/>
        </w:rPr>
        <w:t xml:space="preserve">software </w:t>
      </w:r>
      <w:r w:rsidRPr="009C09D9">
        <w:rPr>
          <w:rFonts w:ascii="Times New Roman" w:eastAsia="Times New Roman" w:hAnsi="Times New Roman" w:cs="Times New Roman"/>
        </w:rPr>
        <w:t xml:space="preserve">igual </w:t>
      </w:r>
      <w:r w:rsidRPr="009C09D9">
        <w:rPr>
          <w:rFonts w:ascii="Times New Roman" w:eastAsia="Times New Roman" w:hAnsi="Times New Roman" w:cs="Times New Roman"/>
          <w:i/>
        </w:rPr>
        <w:t>hardware</w:t>
      </w:r>
      <w:r w:rsidRPr="009C09D9">
        <w:rPr>
          <w:rFonts w:ascii="Times New Roman" w:eastAsia="Times New Roman" w:hAnsi="Times New Roman" w:cs="Times New Roman"/>
        </w:rPr>
        <w:t xml:space="preserve">) como se muestra a continuación en la figura Y. </w:t>
      </w:r>
    </w:p>
    <w:p w14:paraId="6A5BF210" w14:textId="77777777" w:rsidR="00714E5C" w:rsidRPr="009C09D9" w:rsidRDefault="00714E5C">
      <w:pPr>
        <w:jc w:val="both"/>
        <w:rPr>
          <w:rFonts w:ascii="Times New Roman" w:eastAsia="Times New Roman" w:hAnsi="Times New Roman" w:cs="Times New Roman"/>
        </w:rPr>
      </w:pPr>
    </w:p>
    <w:p w14:paraId="64623317" w14:textId="77777777" w:rsidR="00714E5C" w:rsidRPr="009C09D9" w:rsidRDefault="00AB58E9">
      <w:pPr>
        <w:jc w:val="center"/>
        <w:rPr>
          <w:rFonts w:ascii="Times New Roman" w:eastAsia="Times New Roman" w:hAnsi="Times New Roman" w:cs="Times New Roman"/>
        </w:rPr>
      </w:pPr>
      <w:r w:rsidRPr="009C09D9">
        <w:rPr>
          <w:rFonts w:ascii="Times New Roman" w:eastAsia="Times New Roman" w:hAnsi="Times New Roman" w:cs="Times New Roman"/>
          <w:noProof/>
          <w:lang w:val="it-IT"/>
        </w:rPr>
        <w:drawing>
          <wp:inline distT="114300" distB="114300" distL="114300" distR="114300" wp14:anchorId="4787D168" wp14:editId="40796550">
            <wp:extent cx="3255975" cy="287655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l="1203"/>
                    <a:stretch>
                      <a:fillRect/>
                    </a:stretch>
                  </pic:blipFill>
                  <pic:spPr>
                    <a:xfrm>
                      <a:off x="0" y="0"/>
                      <a:ext cx="3255975" cy="2876550"/>
                    </a:xfrm>
                    <a:prstGeom prst="rect">
                      <a:avLst/>
                    </a:prstGeom>
                    <a:ln/>
                  </pic:spPr>
                </pic:pic>
              </a:graphicData>
            </a:graphic>
          </wp:inline>
        </w:drawing>
      </w:r>
    </w:p>
    <w:p w14:paraId="264EED0C" w14:textId="77777777" w:rsidR="00714E5C" w:rsidRPr="009C09D9" w:rsidRDefault="00AB58E9">
      <w:pPr>
        <w:spacing w:before="240"/>
        <w:jc w:val="center"/>
        <w:rPr>
          <w:rFonts w:ascii="Times New Roman" w:eastAsia="Times New Roman" w:hAnsi="Times New Roman" w:cs="Times New Roman"/>
          <w:i/>
          <w:sz w:val="20"/>
          <w:szCs w:val="20"/>
        </w:rPr>
      </w:pPr>
      <w:r w:rsidRPr="009C09D9">
        <w:rPr>
          <w:rFonts w:ascii="Times New Roman" w:eastAsia="Times New Roman" w:hAnsi="Times New Roman" w:cs="Times New Roman"/>
        </w:rPr>
        <w:t xml:space="preserve"> </w:t>
      </w:r>
      <w:r w:rsidRPr="009C09D9">
        <w:rPr>
          <w:rFonts w:ascii="Times New Roman" w:eastAsia="Times New Roman" w:hAnsi="Times New Roman" w:cs="Times New Roman"/>
          <w:i/>
          <w:sz w:val="20"/>
          <w:szCs w:val="20"/>
        </w:rPr>
        <w:t>Figura Y. Archivo de salida para pruebas de funcionamiento para hardware original.</w:t>
      </w:r>
    </w:p>
    <w:p w14:paraId="3CE8AA38" w14:textId="77777777" w:rsidR="00714E5C" w:rsidRPr="009C09D9" w:rsidRDefault="00AB58E9">
      <w:pPr>
        <w:spacing w:before="240"/>
        <w:jc w:val="both"/>
        <w:rPr>
          <w:rFonts w:ascii="Times New Roman" w:eastAsia="Times New Roman" w:hAnsi="Times New Roman" w:cs="Times New Roman"/>
        </w:rPr>
      </w:pPr>
      <w:r w:rsidRPr="009C09D9">
        <w:rPr>
          <w:rFonts w:ascii="Times New Roman" w:eastAsia="Times New Roman" w:hAnsi="Times New Roman" w:cs="Times New Roman"/>
        </w:rPr>
        <w:t xml:space="preserve">Adicionalmente se verificó cuantas pruebas se estaban realizando, el número de pruebas fallidas y el número de pruebas exitosas para corroborar el funcionamiento; si existía una prueba fallida se procedía a revisar los sistemas de </w:t>
      </w:r>
      <w:r w:rsidRPr="009C09D9">
        <w:rPr>
          <w:rFonts w:ascii="Times New Roman" w:eastAsia="Times New Roman" w:hAnsi="Times New Roman" w:cs="Times New Roman"/>
          <w:i/>
        </w:rPr>
        <w:t>software</w:t>
      </w:r>
      <w:r w:rsidRPr="009C09D9">
        <w:rPr>
          <w:rFonts w:ascii="Times New Roman" w:eastAsia="Times New Roman" w:hAnsi="Times New Roman" w:cs="Times New Roman"/>
        </w:rPr>
        <w:t>-</w:t>
      </w:r>
      <w:r w:rsidRPr="009C09D9">
        <w:rPr>
          <w:rFonts w:ascii="Times New Roman" w:eastAsia="Times New Roman" w:hAnsi="Times New Roman" w:cs="Times New Roman"/>
          <w:i/>
        </w:rPr>
        <w:t xml:space="preserve">hardware </w:t>
      </w:r>
      <w:r w:rsidRPr="009C09D9">
        <w:rPr>
          <w:rFonts w:ascii="Times New Roman" w:eastAsia="Times New Roman" w:hAnsi="Times New Roman" w:cs="Times New Roman"/>
        </w:rPr>
        <w:t xml:space="preserve">para verificar y arreglar la lógica errónea para un resultado diferente. </w:t>
      </w:r>
      <w:proofErr w:type="gramStart"/>
      <w:r w:rsidRPr="009C09D9">
        <w:rPr>
          <w:rFonts w:ascii="Times New Roman" w:eastAsia="Times New Roman" w:hAnsi="Times New Roman" w:cs="Times New Roman"/>
        </w:rPr>
        <w:t>Asimismo</w:t>
      </w:r>
      <w:proofErr w:type="gramEnd"/>
      <w:r w:rsidRPr="009C09D9">
        <w:rPr>
          <w:rFonts w:ascii="Times New Roman" w:eastAsia="Times New Roman" w:hAnsi="Times New Roman" w:cs="Times New Roman"/>
        </w:rPr>
        <w:t xml:space="preserve"> se generó un documento adicional con el tiempo de cada prueba para realizar un análisis estadístico posterior, como se muestra en la figura W. Con respecto a la variación de la arquitectura original se tomaron los datos de tiempo para comparar entre la arquitectura original y su variación. El resultado de </w:t>
      </w:r>
      <w:r w:rsidRPr="009C09D9">
        <w:rPr>
          <w:rFonts w:ascii="Times New Roman" w:eastAsia="Times New Roman" w:hAnsi="Times New Roman" w:cs="Times New Roman"/>
          <w:i/>
        </w:rPr>
        <w:t xml:space="preserve">hardware </w:t>
      </w:r>
      <w:r w:rsidRPr="009C09D9">
        <w:rPr>
          <w:rFonts w:ascii="Times New Roman" w:eastAsia="Times New Roman" w:hAnsi="Times New Roman" w:cs="Times New Roman"/>
        </w:rPr>
        <w:t xml:space="preserve">y </w:t>
      </w:r>
      <w:r w:rsidRPr="009C09D9">
        <w:rPr>
          <w:rFonts w:ascii="Times New Roman" w:eastAsia="Times New Roman" w:hAnsi="Times New Roman" w:cs="Times New Roman"/>
          <w:i/>
        </w:rPr>
        <w:t xml:space="preserve">software </w:t>
      </w:r>
      <w:r w:rsidRPr="009C09D9">
        <w:rPr>
          <w:rFonts w:ascii="Times New Roman" w:eastAsia="Times New Roman" w:hAnsi="Times New Roman" w:cs="Times New Roman"/>
        </w:rPr>
        <w:t>se fue obteniendo y almacenando por mensaje</w:t>
      </w:r>
      <w:commentRangeStart w:id="3941"/>
      <w:r w:rsidRPr="009C09D9">
        <w:rPr>
          <w:rFonts w:ascii="Times New Roman" w:eastAsia="Times New Roman" w:hAnsi="Times New Roman" w:cs="Times New Roman"/>
        </w:rPr>
        <w:t>.</w:t>
      </w:r>
      <w:commentRangeEnd w:id="3941"/>
      <w:r w:rsidR="00276EAF" w:rsidRPr="009C09D9">
        <w:rPr>
          <w:rStyle w:val="Refdecomentario"/>
          <w:rFonts w:ascii="Times New Roman" w:hAnsi="Times New Roman" w:cs="Times New Roman"/>
        </w:rPr>
        <w:commentReference w:id="3941"/>
      </w:r>
    </w:p>
    <w:p w14:paraId="44D6FD69" w14:textId="77777777" w:rsidR="00714E5C" w:rsidRPr="009C09D9" w:rsidRDefault="00AB58E9">
      <w:pPr>
        <w:spacing w:before="240"/>
        <w:jc w:val="center"/>
        <w:rPr>
          <w:rFonts w:ascii="Times New Roman" w:eastAsia="Times New Roman" w:hAnsi="Times New Roman" w:cs="Times New Roman"/>
        </w:rPr>
      </w:pPr>
      <w:r w:rsidRPr="009C09D9">
        <w:rPr>
          <w:rFonts w:ascii="Times New Roman" w:eastAsia="Times New Roman" w:hAnsi="Times New Roman" w:cs="Times New Roman"/>
          <w:noProof/>
          <w:lang w:val="it-IT"/>
        </w:rPr>
        <w:lastRenderedPageBreak/>
        <w:drawing>
          <wp:inline distT="114300" distB="114300" distL="114300" distR="114300" wp14:anchorId="0C30826F" wp14:editId="3C08A408">
            <wp:extent cx="1962150" cy="5754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b="79930"/>
                    <a:stretch>
                      <a:fillRect/>
                    </a:stretch>
                  </pic:blipFill>
                  <pic:spPr>
                    <a:xfrm>
                      <a:off x="0" y="0"/>
                      <a:ext cx="1962150" cy="575400"/>
                    </a:xfrm>
                    <a:prstGeom prst="rect">
                      <a:avLst/>
                    </a:prstGeom>
                    <a:ln/>
                  </pic:spPr>
                </pic:pic>
              </a:graphicData>
            </a:graphic>
          </wp:inline>
        </w:drawing>
      </w:r>
    </w:p>
    <w:p w14:paraId="06C48189" w14:textId="77777777" w:rsidR="00714E5C" w:rsidRPr="009C09D9" w:rsidRDefault="00AB58E9">
      <w:pPr>
        <w:spacing w:before="240"/>
        <w:jc w:val="center"/>
        <w:rPr>
          <w:rFonts w:ascii="Times New Roman" w:eastAsia="Times New Roman" w:hAnsi="Times New Roman" w:cs="Times New Roman"/>
        </w:rPr>
      </w:pPr>
      <w:r w:rsidRPr="009C09D9">
        <w:rPr>
          <w:rFonts w:ascii="Times New Roman" w:eastAsia="Times New Roman" w:hAnsi="Times New Roman" w:cs="Times New Roman"/>
        </w:rPr>
        <w:t xml:space="preserve"> </w:t>
      </w:r>
      <w:r w:rsidRPr="009C09D9">
        <w:rPr>
          <w:rFonts w:ascii="Times New Roman" w:eastAsia="Times New Roman" w:hAnsi="Times New Roman" w:cs="Times New Roman"/>
          <w:i/>
          <w:sz w:val="20"/>
          <w:szCs w:val="20"/>
        </w:rPr>
        <w:t>Figura Y. Pequeña fracción de archivo de salida de tiempo para hardware original.</w:t>
      </w:r>
    </w:p>
    <w:p w14:paraId="3BAA16D2" w14:textId="77777777" w:rsidR="00714E5C" w:rsidRPr="009C09D9" w:rsidRDefault="00AB58E9">
      <w:pPr>
        <w:spacing w:before="240"/>
        <w:jc w:val="both"/>
        <w:rPr>
          <w:rFonts w:ascii="Times New Roman" w:eastAsia="Times New Roman" w:hAnsi="Times New Roman" w:cs="Times New Roman"/>
        </w:rPr>
      </w:pPr>
      <w:r w:rsidRPr="009C09D9">
        <w:rPr>
          <w:rFonts w:ascii="Times New Roman" w:eastAsia="Times New Roman" w:hAnsi="Times New Roman" w:cs="Times New Roman"/>
        </w:rPr>
        <w:t xml:space="preserve">Para la automatización del proceso de pruebas se decidió implementar una generación de entradas aleatorias con diferentes tamaños. Al variar los tamaños de la entrada se buscó como objetivo verificar que el sistema proporcionara un resultado valido para todas las posibilidades de bloques. Para ingresar la entrada se implementó la generación de cadenas de caracteres aleatorios de tamaños múltiplos a </w:t>
      </w:r>
      <w:r w:rsidRPr="009C09D9">
        <w:rPr>
          <w:rFonts w:ascii="Times New Roman" w:eastAsia="Times New Roman" w:hAnsi="Times New Roman" w:cs="Times New Roman"/>
          <w:highlight w:val="red"/>
        </w:rPr>
        <w:t>55 caracteres</w:t>
      </w:r>
      <w:r w:rsidRPr="009C09D9">
        <w:rPr>
          <w:rFonts w:ascii="Times New Roman" w:eastAsia="Times New Roman" w:hAnsi="Times New Roman" w:cs="Times New Roman"/>
        </w:rPr>
        <w:t xml:space="preserve"> con la librería </w:t>
      </w:r>
      <w:proofErr w:type="spellStart"/>
      <w:r w:rsidRPr="009C09D9">
        <w:rPr>
          <w:rFonts w:ascii="Times New Roman" w:eastAsia="Times New Roman" w:hAnsi="Times New Roman" w:cs="Times New Roman"/>
        </w:rPr>
        <w:t>random</w:t>
      </w:r>
      <w:proofErr w:type="spellEnd"/>
      <w:r w:rsidRPr="009C09D9">
        <w:rPr>
          <w:rFonts w:ascii="Times New Roman" w:eastAsia="Times New Roman" w:hAnsi="Times New Roman" w:cs="Times New Roman"/>
        </w:rPr>
        <w:t xml:space="preserve">, y se almacenaron en un </w:t>
      </w:r>
      <w:commentRangeStart w:id="3942"/>
      <w:proofErr w:type="spellStart"/>
      <w:r w:rsidRPr="009C09D9">
        <w:rPr>
          <w:rFonts w:ascii="Times New Roman" w:eastAsia="Times New Roman" w:hAnsi="Times New Roman" w:cs="Times New Roman"/>
        </w:rPr>
        <w:t>document</w:t>
      </w:r>
      <w:commentRangeEnd w:id="3942"/>
      <w:proofErr w:type="spellEnd"/>
      <w:r w:rsidR="00276EAF" w:rsidRPr="009C09D9">
        <w:rPr>
          <w:rStyle w:val="Refdecomentario"/>
          <w:rFonts w:ascii="Times New Roman" w:hAnsi="Times New Roman" w:cs="Times New Roman"/>
        </w:rPr>
        <w:commentReference w:id="3942"/>
      </w:r>
      <w:r w:rsidRPr="009C09D9">
        <w:rPr>
          <w:rFonts w:ascii="Times New Roman" w:eastAsia="Times New Roman" w:hAnsi="Times New Roman" w:cs="Times New Roman"/>
        </w:rPr>
        <w:t xml:space="preserve">. Cada documento contiene 25 líneas, es decir 25 mensajes de entrada cada mensaje se divide por medio de un fin de línea como se muestra en la figura Ñ. El nombre del documento fue proporcionado por parámetro a la función que realiza el </w:t>
      </w:r>
      <w:proofErr w:type="spellStart"/>
      <w:r w:rsidRPr="009C09D9">
        <w:rPr>
          <w:rFonts w:ascii="Times New Roman" w:eastAsia="Times New Roman" w:hAnsi="Times New Roman" w:cs="Times New Roman"/>
          <w:i/>
        </w:rPr>
        <w:t>padding</w:t>
      </w:r>
      <w:proofErr w:type="spellEnd"/>
      <w:r w:rsidRPr="009C09D9">
        <w:rPr>
          <w:rFonts w:ascii="Times New Roman" w:eastAsia="Times New Roman" w:hAnsi="Times New Roman" w:cs="Times New Roman"/>
          <w:i/>
        </w:rPr>
        <w:t xml:space="preserve"> </w:t>
      </w:r>
      <w:r w:rsidRPr="009C09D9">
        <w:rPr>
          <w:rFonts w:ascii="Times New Roman" w:eastAsia="Times New Roman" w:hAnsi="Times New Roman" w:cs="Times New Roman"/>
        </w:rPr>
        <w:t>para ejecutar todo el proceso de pruebas en un solo comando.</w:t>
      </w:r>
    </w:p>
    <w:p w14:paraId="073A5D05" w14:textId="77777777" w:rsidR="00714E5C" w:rsidRPr="009C09D9" w:rsidRDefault="00AB58E9">
      <w:pPr>
        <w:spacing w:before="240"/>
        <w:jc w:val="center"/>
        <w:rPr>
          <w:rFonts w:ascii="Times New Roman" w:eastAsia="Times New Roman" w:hAnsi="Times New Roman" w:cs="Times New Roman"/>
          <w:sz w:val="20"/>
          <w:szCs w:val="20"/>
        </w:rPr>
      </w:pPr>
      <w:r w:rsidRPr="009C09D9">
        <w:rPr>
          <w:rFonts w:ascii="Times New Roman" w:eastAsia="Times New Roman" w:hAnsi="Times New Roman" w:cs="Times New Roman"/>
          <w:noProof/>
          <w:lang w:val="it-IT"/>
        </w:rPr>
        <w:drawing>
          <wp:inline distT="114300" distB="114300" distL="114300" distR="114300" wp14:anchorId="32899A3A" wp14:editId="63EE7C4F">
            <wp:extent cx="1915652" cy="1837463"/>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1915652" cy="1837463"/>
                    </a:xfrm>
                    <a:prstGeom prst="rect">
                      <a:avLst/>
                    </a:prstGeom>
                    <a:ln/>
                  </pic:spPr>
                </pic:pic>
              </a:graphicData>
            </a:graphic>
          </wp:inline>
        </w:drawing>
      </w:r>
      <w:r w:rsidRPr="009C09D9">
        <w:rPr>
          <w:rFonts w:ascii="Times New Roman" w:eastAsia="Times New Roman" w:hAnsi="Times New Roman" w:cs="Times New Roman"/>
          <w:noProof/>
          <w:sz w:val="20"/>
          <w:szCs w:val="20"/>
          <w:lang w:val="it-IT"/>
        </w:rPr>
        <w:drawing>
          <wp:inline distT="114300" distB="114300" distL="114300" distR="114300" wp14:anchorId="4F23C95A" wp14:editId="2AF055B1">
            <wp:extent cx="3645876" cy="1846988"/>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3645876" cy="1846988"/>
                    </a:xfrm>
                    <a:prstGeom prst="rect">
                      <a:avLst/>
                    </a:prstGeom>
                    <a:ln/>
                  </pic:spPr>
                </pic:pic>
              </a:graphicData>
            </a:graphic>
          </wp:inline>
        </w:drawing>
      </w:r>
    </w:p>
    <w:p w14:paraId="650F3D6A" w14:textId="77777777" w:rsidR="00714E5C" w:rsidRPr="009C09D9" w:rsidRDefault="00AB58E9">
      <w:pPr>
        <w:spacing w:before="240"/>
        <w:jc w:val="center"/>
        <w:rPr>
          <w:rFonts w:ascii="Times New Roman" w:eastAsia="Times New Roman" w:hAnsi="Times New Roman" w:cs="Times New Roman"/>
          <w:sz w:val="20"/>
          <w:szCs w:val="20"/>
        </w:rPr>
      </w:pPr>
      <w:r w:rsidRPr="009C09D9">
        <w:rPr>
          <w:rFonts w:ascii="Times New Roman" w:eastAsia="Times New Roman" w:hAnsi="Times New Roman" w:cs="Times New Roman"/>
        </w:rPr>
        <w:t xml:space="preserve"> </w:t>
      </w:r>
      <w:r w:rsidRPr="009C09D9">
        <w:rPr>
          <w:rFonts w:ascii="Times New Roman" w:eastAsia="Times New Roman" w:hAnsi="Times New Roman" w:cs="Times New Roman"/>
          <w:i/>
          <w:sz w:val="20"/>
          <w:szCs w:val="20"/>
        </w:rPr>
        <w:t>Figura Ñ. Ejemplo archivos generados por el entorno de pruebas como entrada (mensajes) para 1 y dos 2 bloques.</w:t>
      </w:r>
    </w:p>
    <w:p w14:paraId="14B3F8FB" w14:textId="72B67737" w:rsidR="00714E5C" w:rsidRPr="009C09D9" w:rsidRDefault="00AB58E9">
      <w:pPr>
        <w:spacing w:before="240"/>
        <w:jc w:val="both"/>
        <w:rPr>
          <w:rFonts w:ascii="Times New Roman" w:eastAsia="Times New Roman" w:hAnsi="Times New Roman" w:cs="Times New Roman"/>
        </w:rPr>
      </w:pPr>
      <w:r w:rsidRPr="009C09D9">
        <w:rPr>
          <w:rFonts w:ascii="Times New Roman" w:eastAsia="Times New Roman" w:hAnsi="Times New Roman" w:cs="Times New Roman"/>
        </w:rPr>
        <w:t xml:space="preserve">Para abarcar todas las posibilidades de prueba, el código base se implementó dentro de dos ciclos </w:t>
      </w:r>
      <w:proofErr w:type="spellStart"/>
      <w:r w:rsidRPr="009C09D9">
        <w:rPr>
          <w:rFonts w:ascii="Times New Roman" w:eastAsia="Times New Roman" w:hAnsi="Times New Roman" w:cs="Times New Roman"/>
          <w:i/>
        </w:rPr>
        <w:t>for</w:t>
      </w:r>
      <w:proofErr w:type="spellEnd"/>
      <w:r w:rsidRPr="009C09D9">
        <w:rPr>
          <w:rFonts w:ascii="Times New Roman" w:eastAsia="Times New Roman" w:hAnsi="Times New Roman" w:cs="Times New Roman"/>
          <w:i/>
        </w:rPr>
        <w:t>,</w:t>
      </w:r>
      <w:r w:rsidRPr="009C09D9">
        <w:rPr>
          <w:rFonts w:ascii="Times New Roman" w:eastAsia="Times New Roman" w:hAnsi="Times New Roman" w:cs="Times New Roman"/>
        </w:rPr>
        <w:t xml:space="preserve"> el ciclo externo para el manejo del tamaño </w:t>
      </w:r>
      <w:commentRangeStart w:id="3943"/>
      <w:r w:rsidRPr="009C09D9">
        <w:rPr>
          <w:rFonts w:ascii="Times New Roman" w:eastAsia="Times New Roman" w:hAnsi="Times New Roman" w:cs="Times New Roman"/>
        </w:rPr>
        <w:t xml:space="preserve">de los bloque </w:t>
      </w:r>
      <w:commentRangeEnd w:id="3943"/>
      <w:r w:rsidR="00276EAF" w:rsidRPr="009C09D9">
        <w:rPr>
          <w:rStyle w:val="Refdecomentario"/>
          <w:rFonts w:ascii="Times New Roman" w:hAnsi="Times New Roman" w:cs="Times New Roman"/>
        </w:rPr>
        <w:commentReference w:id="3943"/>
      </w:r>
      <w:r w:rsidRPr="009C09D9">
        <w:rPr>
          <w:rFonts w:ascii="Times New Roman" w:eastAsia="Times New Roman" w:hAnsi="Times New Roman" w:cs="Times New Roman"/>
        </w:rPr>
        <w:t xml:space="preserve">y un ciclo interno para el manejo del número de ceros por bloque. El ciclo del número de ceros inicia en </w:t>
      </w:r>
      <w:commentRangeStart w:id="3944"/>
      <w:r w:rsidRPr="009C09D9">
        <w:rPr>
          <w:rFonts w:ascii="Times New Roman" w:eastAsia="Times New Roman" w:hAnsi="Times New Roman" w:cs="Times New Roman"/>
        </w:rPr>
        <w:t>1</w:t>
      </w:r>
      <w:commentRangeEnd w:id="3944"/>
      <w:r w:rsidR="00276EAF" w:rsidRPr="009C09D9">
        <w:rPr>
          <w:rStyle w:val="Refdecomentario"/>
          <w:rFonts w:ascii="Times New Roman" w:hAnsi="Times New Roman" w:cs="Times New Roman"/>
        </w:rPr>
        <w:commentReference w:id="3944"/>
      </w:r>
      <w:r w:rsidRPr="009C09D9">
        <w:rPr>
          <w:rFonts w:ascii="Times New Roman" w:eastAsia="Times New Roman" w:hAnsi="Times New Roman" w:cs="Times New Roman"/>
        </w:rPr>
        <w:t xml:space="preserve"> cero y finaliza con 4 ceros. Para el número de bloques de entrada se propuso inicialmente de 0 a 16 bloques. Sin </w:t>
      </w:r>
      <w:proofErr w:type="gramStart"/>
      <w:r w:rsidRPr="009C09D9">
        <w:rPr>
          <w:rFonts w:ascii="Times New Roman" w:eastAsia="Times New Roman" w:hAnsi="Times New Roman" w:cs="Times New Roman"/>
        </w:rPr>
        <w:t>embargo</w:t>
      </w:r>
      <w:proofErr w:type="gramEnd"/>
      <w:r w:rsidRPr="009C09D9">
        <w:rPr>
          <w:rFonts w:ascii="Times New Roman" w:eastAsia="Times New Roman" w:hAnsi="Times New Roman" w:cs="Times New Roman"/>
        </w:rPr>
        <w:t xml:space="preserve"> en el proceso de pruebas se evidenció diferencia en la salida del hash para una entrada de más de 8 bloques. Así pues, al evidenciar entre el resultado de hash entre software y hardware se verificó las posibles variaciones en el módulo para generar el valor de nonce, no obstante no se encontró diferencia alguna</w:t>
      </w:r>
      <w:commentRangeStart w:id="3945"/>
      <w:r w:rsidRPr="009C09D9">
        <w:rPr>
          <w:rFonts w:ascii="Times New Roman" w:eastAsia="Times New Roman" w:hAnsi="Times New Roman" w:cs="Times New Roman"/>
        </w:rPr>
        <w:t>.</w:t>
      </w:r>
      <w:commentRangeEnd w:id="3945"/>
      <w:r w:rsidR="00276EAF" w:rsidRPr="009C09D9">
        <w:rPr>
          <w:rStyle w:val="Refdecomentario"/>
          <w:rFonts w:ascii="Times New Roman" w:hAnsi="Times New Roman" w:cs="Times New Roman"/>
        </w:rPr>
        <w:commentReference w:id="3945"/>
      </w:r>
      <w:r w:rsidRPr="009C09D9">
        <w:rPr>
          <w:rFonts w:ascii="Times New Roman" w:eastAsia="Times New Roman" w:hAnsi="Times New Roman" w:cs="Times New Roman"/>
        </w:rPr>
        <w:t xml:space="preserve"> Posterior a verificar el </w:t>
      </w:r>
      <w:r w:rsidRPr="009C09D9">
        <w:rPr>
          <w:rFonts w:ascii="Times New Roman" w:eastAsia="Times New Roman" w:hAnsi="Times New Roman" w:cs="Times New Roman"/>
          <w:i/>
        </w:rPr>
        <w:t xml:space="preserve">nonce </w:t>
      </w:r>
      <w:r w:rsidRPr="009C09D9">
        <w:rPr>
          <w:rFonts w:ascii="Times New Roman" w:eastAsia="Times New Roman" w:hAnsi="Times New Roman" w:cs="Times New Roman"/>
        </w:rPr>
        <w:t xml:space="preserve">se decidió confirmar el funcionamiento de las máquinas de estados y contadores pues la diferencia solo se visualizaba después de 8 bloques, a pesar de ello los bloques analizados funcionaban según lo esperado, por lo tanto se verificó la sección de generación del hash. Se visualizaron los resultados de hash para cada iteración por bloque, es decir si la entrada tenía 10 bloques se mostraban 10 resultados de hash donde el último era el válido para </w:t>
      </w:r>
      <w:commentRangeStart w:id="3946"/>
      <w:r w:rsidRPr="009C09D9">
        <w:rPr>
          <w:rFonts w:ascii="Times New Roman" w:eastAsia="Times New Roman" w:hAnsi="Times New Roman" w:cs="Times New Roman"/>
        </w:rPr>
        <w:t>todo el mensaje si el mensaje.</w:t>
      </w:r>
      <w:commentRangeEnd w:id="3946"/>
      <w:r w:rsidR="00100798" w:rsidRPr="009C09D9">
        <w:rPr>
          <w:rStyle w:val="Refdecomentario"/>
          <w:rFonts w:ascii="Times New Roman" w:hAnsi="Times New Roman" w:cs="Times New Roman"/>
        </w:rPr>
        <w:commentReference w:id="3946"/>
      </w:r>
      <w:r w:rsidRPr="009C09D9">
        <w:rPr>
          <w:rFonts w:ascii="Times New Roman" w:eastAsia="Times New Roman" w:hAnsi="Times New Roman" w:cs="Times New Roman"/>
        </w:rPr>
        <w:t xml:space="preserve"> Al correr esta prueba (más de 8 bloques visualizando la salida para cada iteración por bloque) </w:t>
      </w:r>
      <w:commentRangeStart w:id="3947"/>
      <w:r w:rsidRPr="009C09D9">
        <w:rPr>
          <w:rFonts w:ascii="Times New Roman" w:eastAsia="Times New Roman" w:hAnsi="Times New Roman" w:cs="Times New Roman"/>
        </w:rPr>
        <w:t>se evidencio que para todos los bloques a excepción del último</w:t>
      </w:r>
      <w:commentRangeEnd w:id="3947"/>
      <w:r w:rsidR="00100798" w:rsidRPr="009C09D9">
        <w:rPr>
          <w:rStyle w:val="Refdecomentario"/>
          <w:rFonts w:ascii="Times New Roman" w:hAnsi="Times New Roman" w:cs="Times New Roman"/>
        </w:rPr>
        <w:commentReference w:id="3947"/>
      </w:r>
      <w:r w:rsidRPr="009C09D9">
        <w:rPr>
          <w:rFonts w:ascii="Times New Roman" w:eastAsia="Times New Roman" w:hAnsi="Times New Roman" w:cs="Times New Roman"/>
        </w:rPr>
        <w:t xml:space="preserve">, basado en ese planteamiento se decidió observar la variable que va actualizando su valor por cada hash dentro de la IP de </w:t>
      </w:r>
      <w:proofErr w:type="spellStart"/>
      <w:r w:rsidRPr="009C09D9">
        <w:rPr>
          <w:rFonts w:ascii="Times New Roman" w:eastAsia="Times New Roman" w:hAnsi="Times New Roman" w:cs="Times New Roman"/>
        </w:rPr>
        <w:t>python</w:t>
      </w:r>
      <w:proofErr w:type="spellEnd"/>
      <w:r w:rsidRPr="009C09D9">
        <w:rPr>
          <w:rFonts w:ascii="Times New Roman" w:eastAsia="Times New Roman" w:hAnsi="Times New Roman" w:cs="Times New Roman"/>
        </w:rPr>
        <w:t xml:space="preserve"> y se evidenció que este era el resultado que </w:t>
      </w:r>
      <w:proofErr w:type="spellStart"/>
      <w:r w:rsidRPr="009C09D9">
        <w:rPr>
          <w:rFonts w:ascii="Times New Roman" w:eastAsia="Times New Roman" w:hAnsi="Times New Roman" w:cs="Times New Roman"/>
        </w:rPr>
        <w:t>sal</w:t>
      </w:r>
      <w:r w:rsidR="00100798" w:rsidRPr="009C09D9">
        <w:rPr>
          <w:rFonts w:ascii="Times New Roman" w:eastAsia="Times New Roman" w:hAnsi="Times New Roman" w:cs="Times New Roman"/>
          <w:b/>
          <w:highlight w:val="yellow"/>
        </w:rPr>
        <w:t>Í</w:t>
      </w:r>
      <w:r w:rsidRPr="009C09D9">
        <w:rPr>
          <w:rFonts w:ascii="Times New Roman" w:eastAsia="Times New Roman" w:hAnsi="Times New Roman" w:cs="Times New Roman"/>
        </w:rPr>
        <w:t>a</w:t>
      </w:r>
      <w:proofErr w:type="spellEnd"/>
      <w:r w:rsidRPr="009C09D9">
        <w:rPr>
          <w:rFonts w:ascii="Times New Roman" w:eastAsia="Times New Roman" w:hAnsi="Times New Roman" w:cs="Times New Roman"/>
        </w:rPr>
        <w:t xml:space="preserve"> del sistema de hash original. Al realizar el análisis descrito anteriormente se decidió </w:t>
      </w:r>
      <w:commentRangeStart w:id="3948"/>
      <w:r w:rsidRPr="009C09D9">
        <w:rPr>
          <w:rFonts w:ascii="Times New Roman" w:eastAsia="Times New Roman" w:hAnsi="Times New Roman" w:cs="Times New Roman"/>
        </w:rPr>
        <w:t xml:space="preserve">contactar a por medio </w:t>
      </w:r>
      <w:commentRangeEnd w:id="3948"/>
      <w:r w:rsidR="00100798" w:rsidRPr="009C09D9">
        <w:rPr>
          <w:rStyle w:val="Refdecomentario"/>
          <w:rFonts w:ascii="Times New Roman" w:hAnsi="Times New Roman" w:cs="Times New Roman"/>
        </w:rPr>
        <w:commentReference w:id="3948"/>
      </w:r>
      <w:r w:rsidRPr="009C09D9">
        <w:rPr>
          <w:rFonts w:ascii="Times New Roman" w:eastAsia="Times New Roman" w:hAnsi="Times New Roman" w:cs="Times New Roman"/>
        </w:rPr>
        <w:t xml:space="preserve">de </w:t>
      </w:r>
      <w:proofErr w:type="spellStart"/>
      <w:r w:rsidRPr="009C09D9">
        <w:rPr>
          <w:rFonts w:ascii="Times New Roman" w:eastAsia="Times New Roman" w:hAnsi="Times New Roman" w:cs="Times New Roman"/>
        </w:rPr>
        <w:t>Github</w:t>
      </w:r>
      <w:proofErr w:type="spellEnd"/>
      <w:r w:rsidRPr="009C09D9">
        <w:rPr>
          <w:rFonts w:ascii="Times New Roman" w:eastAsia="Times New Roman" w:hAnsi="Times New Roman" w:cs="Times New Roman"/>
        </w:rPr>
        <w:t xml:space="preserve"> al autor original de la IP para informar de la diferencia presente en la generación del </w:t>
      </w:r>
      <w:r w:rsidRPr="009C09D9">
        <w:rPr>
          <w:rFonts w:ascii="Times New Roman" w:eastAsia="Times New Roman" w:hAnsi="Times New Roman" w:cs="Times New Roman"/>
          <w:i/>
        </w:rPr>
        <w:t xml:space="preserve">hash </w:t>
      </w:r>
      <w:r w:rsidRPr="009C09D9">
        <w:rPr>
          <w:rFonts w:ascii="Times New Roman" w:eastAsia="Times New Roman" w:hAnsi="Times New Roman" w:cs="Times New Roman"/>
        </w:rPr>
        <w:t xml:space="preserve">entre las IP de </w:t>
      </w:r>
      <w:r w:rsidRPr="009C09D9">
        <w:rPr>
          <w:rFonts w:ascii="Times New Roman" w:eastAsia="Times New Roman" w:hAnsi="Times New Roman" w:cs="Times New Roman"/>
          <w:i/>
        </w:rPr>
        <w:t xml:space="preserve">software </w:t>
      </w:r>
      <w:r w:rsidRPr="009C09D9">
        <w:rPr>
          <w:rFonts w:ascii="Times New Roman" w:eastAsia="Times New Roman" w:hAnsi="Times New Roman" w:cs="Times New Roman"/>
        </w:rPr>
        <w:t xml:space="preserve">y </w:t>
      </w:r>
      <w:r w:rsidRPr="009C09D9">
        <w:rPr>
          <w:rFonts w:ascii="Times New Roman" w:eastAsia="Times New Roman" w:hAnsi="Times New Roman" w:cs="Times New Roman"/>
          <w:i/>
        </w:rPr>
        <w:t xml:space="preserve">hardware </w:t>
      </w:r>
      <w:r w:rsidRPr="009C09D9">
        <w:rPr>
          <w:rFonts w:ascii="Times New Roman" w:eastAsia="Times New Roman" w:hAnsi="Times New Roman" w:cs="Times New Roman"/>
        </w:rPr>
        <w:t xml:space="preserve">para mensajes de entrada superiores a 4096 bits. </w:t>
      </w:r>
    </w:p>
    <w:p w14:paraId="5763771F" w14:textId="478FB225" w:rsidR="00714E5C" w:rsidRPr="009C09D9" w:rsidRDefault="00AB58E9">
      <w:pPr>
        <w:spacing w:before="240"/>
        <w:jc w:val="both"/>
        <w:rPr>
          <w:rFonts w:ascii="Times New Roman" w:eastAsia="Times New Roman" w:hAnsi="Times New Roman" w:cs="Times New Roman"/>
          <w:highlight w:val="cyan"/>
        </w:rPr>
      </w:pPr>
      <w:r w:rsidRPr="009C09D9">
        <w:rPr>
          <w:rFonts w:ascii="Times New Roman" w:eastAsia="Times New Roman" w:hAnsi="Times New Roman" w:cs="Times New Roman"/>
        </w:rPr>
        <w:t xml:space="preserve">Con respecto al entorno de pruebas del sistema en hardware basado en la paralelización de la arquitectura original, se decidió realizar cambios en la metodología de pruebas para </w:t>
      </w:r>
      <w:r w:rsidR="00100798" w:rsidRPr="009C09D9">
        <w:rPr>
          <w:rFonts w:ascii="Times New Roman" w:eastAsia="Times New Roman" w:hAnsi="Times New Roman" w:cs="Times New Roman"/>
          <w:b/>
          <w:highlight w:val="yellow"/>
        </w:rPr>
        <w:t>EL</w:t>
      </w:r>
      <w:r w:rsidR="00100798" w:rsidRPr="009C09D9">
        <w:rPr>
          <w:rFonts w:ascii="Times New Roman" w:eastAsia="Times New Roman" w:hAnsi="Times New Roman" w:cs="Times New Roman"/>
        </w:rPr>
        <w:t xml:space="preserve"> </w:t>
      </w:r>
      <w:r w:rsidRPr="009C09D9">
        <w:rPr>
          <w:rFonts w:ascii="Times New Roman" w:eastAsia="Times New Roman" w:hAnsi="Times New Roman" w:cs="Times New Roman"/>
        </w:rPr>
        <w:t xml:space="preserve">análisis </w:t>
      </w:r>
      <w:proofErr w:type="spellStart"/>
      <w:r w:rsidRPr="009C09D9">
        <w:rPr>
          <w:rFonts w:ascii="Times New Roman" w:eastAsia="Times New Roman" w:hAnsi="Times New Roman" w:cs="Times New Roman"/>
        </w:rPr>
        <w:t>propuest</w:t>
      </w:r>
      <w:r w:rsidR="00100798" w:rsidRPr="009C09D9">
        <w:rPr>
          <w:rFonts w:ascii="Times New Roman" w:eastAsia="Times New Roman" w:hAnsi="Times New Roman" w:cs="Times New Roman"/>
          <w:b/>
          <w:highlight w:val="yellow"/>
        </w:rPr>
        <w:t>O</w:t>
      </w:r>
      <w:proofErr w:type="spellEnd"/>
      <w:r w:rsidRPr="009C09D9">
        <w:rPr>
          <w:rFonts w:ascii="Times New Roman" w:eastAsia="Times New Roman" w:hAnsi="Times New Roman" w:cs="Times New Roman"/>
        </w:rPr>
        <w:t xml:space="preserve">, </w:t>
      </w:r>
      <w:commentRangeStart w:id="3949"/>
      <w:r w:rsidRPr="009C09D9">
        <w:rPr>
          <w:rFonts w:ascii="Times New Roman" w:eastAsia="Times New Roman" w:hAnsi="Times New Roman" w:cs="Times New Roman"/>
        </w:rPr>
        <w:t xml:space="preserve">pues </w:t>
      </w:r>
      <w:r w:rsidRPr="009C09D9">
        <w:rPr>
          <w:rFonts w:ascii="Times New Roman" w:eastAsia="Times New Roman" w:hAnsi="Times New Roman" w:cs="Times New Roman"/>
        </w:rPr>
        <w:lastRenderedPageBreak/>
        <w:t xml:space="preserve">realizar la comparación entre resultado de software y este sistema en hardware no tiene sentido debido a la forma en que se obtiene el resultado (distinto resultado). </w:t>
      </w:r>
      <w:commentRangeEnd w:id="3949"/>
      <w:r w:rsidR="00100798" w:rsidRPr="009C09D9">
        <w:rPr>
          <w:rStyle w:val="Refdecomentario"/>
          <w:rFonts w:ascii="Times New Roman" w:hAnsi="Times New Roman" w:cs="Times New Roman"/>
        </w:rPr>
        <w:commentReference w:id="3949"/>
      </w:r>
      <w:r w:rsidRPr="009C09D9">
        <w:rPr>
          <w:rFonts w:ascii="Times New Roman" w:eastAsia="Times New Roman" w:hAnsi="Times New Roman" w:cs="Times New Roman"/>
        </w:rPr>
        <w:t xml:space="preserve">Siendo la implementación en hardware más eficiente al no realizar el proceso de manera secuencial como el código en software, </w:t>
      </w:r>
      <w:commentRangeStart w:id="3950"/>
      <w:r w:rsidRPr="009C09D9">
        <w:rPr>
          <w:rFonts w:ascii="Times New Roman" w:eastAsia="Times New Roman" w:hAnsi="Times New Roman" w:cs="Times New Roman"/>
        </w:rPr>
        <w:t xml:space="preserve">se decidió descartar la opción de realizar la comparación entre resultados y la toma de muestras del software al mismo tiempo con el </w:t>
      </w:r>
      <w:r w:rsidRPr="009C09D9">
        <w:rPr>
          <w:rFonts w:ascii="Times New Roman" w:eastAsia="Times New Roman" w:hAnsi="Times New Roman" w:cs="Times New Roman"/>
          <w:i/>
        </w:rPr>
        <w:t>hardware</w:t>
      </w:r>
      <w:r w:rsidRPr="009C09D9">
        <w:rPr>
          <w:rFonts w:ascii="Times New Roman" w:eastAsia="Times New Roman" w:hAnsi="Times New Roman" w:cs="Times New Roman"/>
        </w:rPr>
        <w:t xml:space="preserve">, a diferencia de la arquitectura original. </w:t>
      </w:r>
      <w:commentRangeEnd w:id="3950"/>
      <w:r w:rsidR="00100798" w:rsidRPr="009C09D9">
        <w:rPr>
          <w:rStyle w:val="Refdecomentario"/>
          <w:rFonts w:ascii="Times New Roman" w:hAnsi="Times New Roman" w:cs="Times New Roman"/>
        </w:rPr>
        <w:commentReference w:id="3950"/>
      </w:r>
      <w:r w:rsidRPr="009C09D9">
        <w:rPr>
          <w:rFonts w:ascii="Times New Roman" w:eastAsia="Times New Roman" w:hAnsi="Times New Roman" w:cs="Times New Roman"/>
        </w:rPr>
        <w:t xml:space="preserve">Para este sistema se generaron dos documentos, el primero solo con los parámetros obtenidos del hardware como el resultado, el tiempo y el nonce, como se muestra en la figura Q. Adicionalmente se produjo un documento con el tiempo individual para su posterior análisis con el tiempo de la arquitectura original. </w:t>
      </w:r>
      <w:r w:rsidRPr="009C09D9">
        <w:rPr>
          <w:rFonts w:ascii="Times New Roman" w:eastAsia="Times New Roman" w:hAnsi="Times New Roman" w:cs="Times New Roman"/>
          <w:highlight w:val="cyan"/>
        </w:rPr>
        <w:t>//Poner la figura para el tiempo cuando esté corregido</w:t>
      </w:r>
    </w:p>
    <w:p w14:paraId="1DDDB41C" w14:textId="77777777" w:rsidR="00714E5C" w:rsidRPr="009C09D9" w:rsidRDefault="00AB58E9">
      <w:pPr>
        <w:spacing w:before="240"/>
        <w:jc w:val="center"/>
        <w:rPr>
          <w:rFonts w:ascii="Times New Roman" w:eastAsia="Times New Roman" w:hAnsi="Times New Roman" w:cs="Times New Roman"/>
        </w:rPr>
      </w:pPr>
      <w:r w:rsidRPr="009C09D9">
        <w:rPr>
          <w:rFonts w:ascii="Times New Roman" w:eastAsia="Times New Roman" w:hAnsi="Times New Roman" w:cs="Times New Roman"/>
          <w:noProof/>
          <w:lang w:val="it-IT"/>
        </w:rPr>
        <w:drawing>
          <wp:inline distT="114300" distB="114300" distL="114300" distR="114300" wp14:anchorId="61143287" wp14:editId="5EE34CF8">
            <wp:extent cx="3839647" cy="1361213"/>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3839647" cy="1361213"/>
                    </a:xfrm>
                    <a:prstGeom prst="rect">
                      <a:avLst/>
                    </a:prstGeom>
                    <a:ln/>
                  </pic:spPr>
                </pic:pic>
              </a:graphicData>
            </a:graphic>
          </wp:inline>
        </w:drawing>
      </w:r>
    </w:p>
    <w:p w14:paraId="5D535376" w14:textId="77777777" w:rsidR="00714E5C" w:rsidRPr="009C09D9" w:rsidRDefault="00AB58E9">
      <w:pPr>
        <w:spacing w:before="240"/>
        <w:jc w:val="center"/>
        <w:rPr>
          <w:rFonts w:ascii="Times New Roman" w:eastAsia="Times New Roman" w:hAnsi="Times New Roman" w:cs="Times New Roman"/>
        </w:rPr>
      </w:pPr>
      <w:r w:rsidRPr="009C09D9">
        <w:rPr>
          <w:rFonts w:ascii="Times New Roman" w:eastAsia="Times New Roman" w:hAnsi="Times New Roman" w:cs="Times New Roman"/>
        </w:rPr>
        <w:t xml:space="preserve"> </w:t>
      </w:r>
      <w:r w:rsidRPr="009C09D9">
        <w:rPr>
          <w:rFonts w:ascii="Times New Roman" w:eastAsia="Times New Roman" w:hAnsi="Times New Roman" w:cs="Times New Roman"/>
          <w:i/>
          <w:sz w:val="20"/>
          <w:szCs w:val="20"/>
        </w:rPr>
        <w:t>Figura Y. Pequeña fracción de archivo de salida de para la variación hardware.</w:t>
      </w:r>
    </w:p>
    <w:p w14:paraId="60B5C608" w14:textId="77777777" w:rsidR="00714E5C" w:rsidRPr="009C09D9" w:rsidRDefault="00AB58E9">
      <w:pPr>
        <w:spacing w:before="240"/>
        <w:jc w:val="both"/>
        <w:rPr>
          <w:rFonts w:ascii="Times New Roman" w:eastAsia="Times New Roman" w:hAnsi="Times New Roman" w:cs="Times New Roman"/>
        </w:rPr>
      </w:pPr>
      <w:r w:rsidRPr="009C09D9">
        <w:rPr>
          <w:rFonts w:ascii="Times New Roman" w:eastAsia="Times New Roman" w:hAnsi="Times New Roman" w:cs="Times New Roman"/>
        </w:rPr>
        <w:t xml:space="preserve">En consecuencia, como protocolo de pruebas final con el fin de analizar estadísticamente los resultados, se estipularon 640 pruebas: 20 mensajes a 1, 2, 3, y 4 ceros con bloques de tamaño de entrada entre 1 y 8, donde cada mensaje es una cadena de caracteres alfanuméricos basados en los caracteres imprimibles de </w:t>
      </w:r>
      <w:r w:rsidRPr="009C09D9">
        <w:rPr>
          <w:rFonts w:ascii="Times New Roman" w:eastAsia="Times New Roman" w:hAnsi="Times New Roman" w:cs="Times New Roman"/>
          <w:i/>
        </w:rPr>
        <w:t>ASCII</w:t>
      </w:r>
      <w:r w:rsidRPr="009C09D9">
        <w:rPr>
          <w:rFonts w:ascii="Times New Roman" w:eastAsia="Times New Roman" w:hAnsi="Times New Roman" w:cs="Times New Roman"/>
        </w:rPr>
        <w:t xml:space="preserve">. Los resultados de salida se almacenaron en dos documentos principales, uno para almacenar el tiempo de cada solución de </w:t>
      </w:r>
      <w:r w:rsidRPr="009C09D9">
        <w:rPr>
          <w:rFonts w:ascii="Times New Roman" w:eastAsia="Times New Roman" w:hAnsi="Times New Roman" w:cs="Times New Roman"/>
          <w:i/>
        </w:rPr>
        <w:t xml:space="preserve">hash </w:t>
      </w:r>
      <w:r w:rsidRPr="009C09D9">
        <w:rPr>
          <w:rFonts w:ascii="Times New Roman" w:eastAsia="Times New Roman" w:hAnsi="Times New Roman" w:cs="Times New Roman"/>
        </w:rPr>
        <w:t xml:space="preserve">y otro para un resumen del resultado de los parámetros con los cuales se obtuvo el resultado como hash, nonce y tiempo para </w:t>
      </w:r>
      <w:r w:rsidRPr="009C09D9">
        <w:rPr>
          <w:rFonts w:ascii="Times New Roman" w:eastAsia="Times New Roman" w:hAnsi="Times New Roman" w:cs="Times New Roman"/>
          <w:i/>
        </w:rPr>
        <w:t xml:space="preserve">hardware </w:t>
      </w:r>
      <w:r w:rsidRPr="009C09D9">
        <w:rPr>
          <w:rFonts w:ascii="Times New Roman" w:eastAsia="Times New Roman" w:hAnsi="Times New Roman" w:cs="Times New Roman"/>
        </w:rPr>
        <w:t xml:space="preserve">y </w:t>
      </w:r>
      <w:r w:rsidRPr="009C09D9">
        <w:rPr>
          <w:rFonts w:ascii="Times New Roman" w:eastAsia="Times New Roman" w:hAnsi="Times New Roman" w:cs="Times New Roman"/>
          <w:i/>
        </w:rPr>
        <w:t>software</w:t>
      </w:r>
      <w:r w:rsidRPr="009C09D9">
        <w:rPr>
          <w:rFonts w:ascii="Times New Roman" w:eastAsia="Times New Roman" w:hAnsi="Times New Roman" w:cs="Times New Roman"/>
        </w:rPr>
        <w:t xml:space="preserve">. En síntesis, la idea fue automatizar el proceso de pruebas por medio de la herramienta </w:t>
      </w:r>
      <w:proofErr w:type="spellStart"/>
      <w:r w:rsidRPr="009C09D9">
        <w:rPr>
          <w:rFonts w:ascii="Times New Roman" w:eastAsia="Times New Roman" w:hAnsi="Times New Roman" w:cs="Times New Roman"/>
          <w:i/>
        </w:rPr>
        <w:t>python</w:t>
      </w:r>
      <w:proofErr w:type="spellEnd"/>
      <w:r w:rsidRPr="009C09D9">
        <w:rPr>
          <w:rFonts w:ascii="Times New Roman" w:eastAsia="Times New Roman" w:hAnsi="Times New Roman" w:cs="Times New Roman"/>
          <w:i/>
        </w:rPr>
        <w:t xml:space="preserve"> </w:t>
      </w:r>
      <w:r w:rsidRPr="009C09D9">
        <w:rPr>
          <w:rFonts w:ascii="Times New Roman" w:eastAsia="Times New Roman" w:hAnsi="Times New Roman" w:cs="Times New Roman"/>
        </w:rPr>
        <w:t xml:space="preserve">en </w:t>
      </w:r>
      <w:r w:rsidRPr="009C09D9">
        <w:rPr>
          <w:rFonts w:ascii="Times New Roman" w:eastAsia="Times New Roman" w:hAnsi="Times New Roman" w:cs="Times New Roman"/>
          <w:i/>
        </w:rPr>
        <w:t>software</w:t>
      </w:r>
      <w:r w:rsidRPr="009C09D9">
        <w:rPr>
          <w:rFonts w:ascii="Times New Roman" w:eastAsia="Times New Roman" w:hAnsi="Times New Roman" w:cs="Times New Roman"/>
        </w:rPr>
        <w:t xml:space="preserve">. </w:t>
      </w:r>
    </w:p>
    <w:p w14:paraId="387B1DE3" w14:textId="77777777" w:rsidR="00714E5C" w:rsidRPr="009C09D9" w:rsidRDefault="00AB58E9">
      <w:pPr>
        <w:spacing w:before="240"/>
        <w:jc w:val="both"/>
        <w:rPr>
          <w:rFonts w:ascii="Times New Roman" w:eastAsia="Times New Roman" w:hAnsi="Times New Roman" w:cs="Times New Roman"/>
          <w:sz w:val="20"/>
          <w:szCs w:val="20"/>
        </w:rPr>
      </w:pPr>
      <w:r w:rsidRPr="009C09D9">
        <w:rPr>
          <w:rFonts w:ascii="Times New Roman" w:eastAsia="Times New Roman" w:hAnsi="Times New Roman" w:cs="Times New Roman"/>
          <w:noProof/>
          <w:sz w:val="20"/>
          <w:szCs w:val="20"/>
          <w:lang w:val="it-IT"/>
        </w:rPr>
        <w:drawing>
          <wp:inline distT="114300" distB="114300" distL="114300" distR="114300" wp14:anchorId="510C9D76" wp14:editId="6C0189C3">
            <wp:extent cx="5672040" cy="850900"/>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a:stretch>
                      <a:fillRect/>
                    </a:stretch>
                  </pic:blipFill>
                  <pic:spPr>
                    <a:xfrm>
                      <a:off x="0" y="0"/>
                      <a:ext cx="5672040" cy="850900"/>
                    </a:xfrm>
                    <a:prstGeom prst="rect">
                      <a:avLst/>
                    </a:prstGeom>
                    <a:ln/>
                  </pic:spPr>
                </pic:pic>
              </a:graphicData>
            </a:graphic>
          </wp:inline>
        </w:drawing>
      </w:r>
    </w:p>
    <w:p w14:paraId="66366667" w14:textId="77777777" w:rsidR="00714E5C" w:rsidRPr="009C09D9" w:rsidRDefault="00AB58E9">
      <w:pPr>
        <w:spacing w:before="240"/>
        <w:jc w:val="center"/>
        <w:rPr>
          <w:rFonts w:ascii="Times New Roman" w:eastAsia="Times New Roman" w:hAnsi="Times New Roman" w:cs="Times New Roman"/>
          <w:i/>
          <w:sz w:val="20"/>
          <w:szCs w:val="20"/>
        </w:rPr>
      </w:pPr>
      <w:r w:rsidRPr="009C09D9">
        <w:rPr>
          <w:rFonts w:ascii="Times New Roman" w:eastAsia="Times New Roman" w:hAnsi="Times New Roman" w:cs="Times New Roman"/>
          <w:i/>
          <w:sz w:val="20"/>
          <w:szCs w:val="20"/>
        </w:rPr>
        <w:t>Figura M. Flujo de funcionamiento de pruebas.</w:t>
      </w:r>
    </w:p>
    <w:p w14:paraId="50036E8F" w14:textId="77777777" w:rsidR="00714E5C" w:rsidRPr="009C09D9" w:rsidRDefault="00AB58E9">
      <w:pPr>
        <w:spacing w:before="240"/>
        <w:rPr>
          <w:rFonts w:ascii="Times New Roman" w:eastAsia="Times New Roman" w:hAnsi="Times New Roman" w:cs="Times New Roman"/>
          <w:sz w:val="20"/>
          <w:szCs w:val="20"/>
          <w:highlight w:val="cyan"/>
        </w:rPr>
      </w:pPr>
      <w:r w:rsidRPr="009C09D9">
        <w:rPr>
          <w:rFonts w:ascii="Times New Roman" w:eastAsia="Times New Roman" w:hAnsi="Times New Roman" w:cs="Times New Roman"/>
          <w:sz w:val="20"/>
          <w:szCs w:val="20"/>
          <w:highlight w:val="cyan"/>
        </w:rPr>
        <w:t xml:space="preserve">//Adicionar la parte de la transacción </w:t>
      </w:r>
    </w:p>
    <w:bookmarkStart w:id="3951" w:name="_ANÁLISIS_DE_RESULTADOS"/>
    <w:bookmarkEnd w:id="3951"/>
    <w:p w14:paraId="2EB5486E" w14:textId="6A86C9D4" w:rsidR="00714E5C" w:rsidRPr="00FD5AB6" w:rsidRDefault="00AB58E9">
      <w:pPr>
        <w:pStyle w:val="Ttulo1"/>
        <w:rPr>
          <w:rFonts w:ascii="Times New Roman" w:eastAsia="Times New Roman" w:hAnsi="Times New Roman" w:cs="Times New Roman"/>
          <w:b/>
          <w:szCs w:val="32"/>
        </w:rPr>
      </w:pPr>
      <w:r w:rsidRPr="00FD5AB6">
        <w:rPr>
          <w:rFonts w:ascii="Times New Roman" w:eastAsia="Times New Roman" w:hAnsi="Times New Roman" w:cs="Times New Roman"/>
          <w:b/>
          <w:szCs w:val="32"/>
        </w:rPr>
        <w:fldChar w:fldCharType="begin"/>
      </w:r>
      <w:ins w:id="3952" w:author="Maria Paola Fonseca Paez" w:date="2019-11-30T17:14:00Z">
        <w:r w:rsidR="00AC7B2A">
          <w:rPr>
            <w:rFonts w:ascii="Times New Roman" w:eastAsia="Times New Roman" w:hAnsi="Times New Roman" w:cs="Times New Roman"/>
            <w:b/>
            <w:szCs w:val="32"/>
          </w:rPr>
          <w:instrText xml:space="preserve">HYPERLINK  \l "_ÍNDICE" \h </w:instrText>
        </w:r>
      </w:ins>
      <w:del w:id="3953" w:author="Maria Paola Fonseca Paez" w:date="2019-11-30T17:14:00Z">
        <w:r w:rsidRPr="00FD5AB6" w:rsidDel="00AC7B2A">
          <w:rPr>
            <w:rFonts w:ascii="Times New Roman" w:eastAsia="Times New Roman" w:hAnsi="Times New Roman" w:cs="Times New Roman"/>
            <w:b/>
            <w:szCs w:val="32"/>
          </w:rPr>
          <w:delInstrText xml:space="preserve"> HYPERLINK \l "_7c3l0myobogq" \h </w:delInstrText>
        </w:r>
      </w:del>
      <w:r w:rsidRPr="00FD5AB6">
        <w:rPr>
          <w:rFonts w:ascii="Times New Roman" w:eastAsia="Times New Roman" w:hAnsi="Times New Roman" w:cs="Times New Roman"/>
          <w:b/>
          <w:szCs w:val="32"/>
        </w:rPr>
        <w:fldChar w:fldCharType="separate"/>
      </w:r>
      <w:bookmarkStart w:id="3954" w:name="_Toc26029290"/>
      <w:r w:rsidRPr="00FD5AB6">
        <w:rPr>
          <w:rFonts w:ascii="Times New Roman" w:eastAsia="Times New Roman" w:hAnsi="Times New Roman" w:cs="Times New Roman"/>
          <w:b/>
          <w:szCs w:val="32"/>
        </w:rPr>
        <w:t>ANÁLISIS DE RESULTADOS</w:t>
      </w:r>
      <w:bookmarkEnd w:id="3954"/>
      <w:r w:rsidRPr="00FD5AB6">
        <w:rPr>
          <w:rFonts w:ascii="Times New Roman" w:eastAsia="Times New Roman" w:hAnsi="Times New Roman" w:cs="Times New Roman"/>
          <w:b/>
          <w:szCs w:val="32"/>
        </w:rPr>
        <w:fldChar w:fldCharType="end"/>
      </w:r>
    </w:p>
    <w:p w14:paraId="7BA86DB0" w14:textId="77777777" w:rsidR="00714E5C" w:rsidRPr="009C09D9" w:rsidRDefault="00714E5C">
      <w:pPr>
        <w:jc w:val="both"/>
        <w:rPr>
          <w:rFonts w:ascii="Times New Roman" w:eastAsia="Times New Roman" w:hAnsi="Times New Roman" w:cs="Times New Roman"/>
          <w:color w:val="0000FF"/>
        </w:rPr>
      </w:pPr>
    </w:p>
    <w:p w14:paraId="0784EEF4" w14:textId="77777777" w:rsidR="00714E5C" w:rsidRPr="009C09D9" w:rsidRDefault="00AB58E9">
      <w:pPr>
        <w:jc w:val="both"/>
        <w:rPr>
          <w:rFonts w:ascii="Times New Roman" w:eastAsia="Times New Roman" w:hAnsi="Times New Roman" w:cs="Times New Roman"/>
          <w:color w:val="0000FF"/>
          <w:sz w:val="16"/>
          <w:szCs w:val="16"/>
        </w:rPr>
      </w:pPr>
      <w:r w:rsidRPr="009C09D9">
        <w:rPr>
          <w:rFonts w:ascii="Times New Roman" w:eastAsia="Times New Roman" w:hAnsi="Times New Roman" w:cs="Times New Roman"/>
          <w:color w:val="0000FF"/>
          <w:sz w:val="16"/>
          <w:szCs w:val="16"/>
        </w:rPr>
        <w:t xml:space="preserve">En este capítulo debe realizarse el </w:t>
      </w:r>
      <w:r w:rsidRPr="009C09D9">
        <w:rPr>
          <w:rFonts w:ascii="Times New Roman" w:eastAsia="Times New Roman" w:hAnsi="Times New Roman" w:cs="Times New Roman"/>
          <w:color w:val="0000FF"/>
          <w:sz w:val="16"/>
          <w:szCs w:val="16"/>
          <w:shd w:val="clear" w:color="auto" w:fill="D5A6BD"/>
        </w:rPr>
        <w:t>análisis y la interpretación de los resultados obtenidos</w:t>
      </w:r>
      <w:r w:rsidRPr="009C09D9">
        <w:rPr>
          <w:rFonts w:ascii="Times New Roman" w:eastAsia="Times New Roman" w:hAnsi="Times New Roman" w:cs="Times New Roman"/>
          <w:color w:val="0000FF"/>
          <w:sz w:val="16"/>
          <w:szCs w:val="16"/>
        </w:rPr>
        <w:t xml:space="preserve"> al seguir el protocolo de pruebas desarrollado en el punto anterior; </w:t>
      </w:r>
      <w:r w:rsidRPr="009C09D9">
        <w:rPr>
          <w:rFonts w:ascii="Times New Roman" w:eastAsia="Times New Roman" w:hAnsi="Times New Roman" w:cs="Times New Roman"/>
          <w:color w:val="0000FF"/>
          <w:sz w:val="16"/>
          <w:szCs w:val="16"/>
          <w:shd w:val="clear" w:color="auto" w:fill="D5A6BD"/>
        </w:rPr>
        <w:t>la interpretación de los datos constituye el soporte de las conclusiones</w:t>
      </w:r>
      <w:r w:rsidRPr="009C09D9">
        <w:rPr>
          <w:rFonts w:ascii="Times New Roman" w:eastAsia="Times New Roman" w:hAnsi="Times New Roman" w:cs="Times New Roman"/>
          <w:color w:val="0000FF"/>
          <w:sz w:val="16"/>
          <w:szCs w:val="16"/>
        </w:rPr>
        <w:t xml:space="preserve">. </w:t>
      </w:r>
    </w:p>
    <w:p w14:paraId="11CFBD6B" w14:textId="77777777" w:rsidR="00714E5C" w:rsidRPr="009C09D9" w:rsidRDefault="00AB58E9">
      <w:pPr>
        <w:jc w:val="both"/>
        <w:rPr>
          <w:rFonts w:ascii="Times New Roman" w:eastAsia="Times New Roman" w:hAnsi="Times New Roman" w:cs="Times New Roman"/>
          <w:color w:val="0000FF"/>
          <w:sz w:val="16"/>
          <w:szCs w:val="16"/>
        </w:rPr>
      </w:pPr>
      <w:commentRangeStart w:id="3955"/>
      <w:r w:rsidRPr="009C09D9">
        <w:rPr>
          <w:rFonts w:ascii="Times New Roman" w:eastAsia="Times New Roman" w:hAnsi="Times New Roman" w:cs="Times New Roman"/>
        </w:rPr>
        <w:t xml:space="preserve">En el presente capítulo se presentan los resultados obtenidos del análisis e interpretación de los resultados obtenidos </w:t>
      </w:r>
      <w:commentRangeEnd w:id="3955"/>
      <w:r w:rsidR="00100798" w:rsidRPr="009C09D9">
        <w:rPr>
          <w:rStyle w:val="Refdecomentario"/>
          <w:rFonts w:ascii="Times New Roman" w:hAnsi="Times New Roman" w:cs="Times New Roman"/>
        </w:rPr>
        <w:commentReference w:id="3955"/>
      </w:r>
      <w:r w:rsidRPr="009C09D9">
        <w:rPr>
          <w:rFonts w:ascii="Times New Roman" w:eastAsia="Times New Roman" w:hAnsi="Times New Roman" w:cs="Times New Roman"/>
        </w:rPr>
        <w:t>al seguir el protocolo de pruebas desarrollado en el capítulo anterior, explicando en cada instancia la información presentada a continuación.</w:t>
      </w:r>
    </w:p>
    <w:p w14:paraId="69A25CE1" w14:textId="569E81C5" w:rsidR="00714E5C" w:rsidRPr="00FD5AB6" w:rsidRDefault="00AB58E9">
      <w:pPr>
        <w:pStyle w:val="Ttulo1"/>
        <w:jc w:val="both"/>
        <w:rPr>
          <w:rFonts w:ascii="Times New Roman" w:eastAsia="Times New Roman" w:hAnsi="Times New Roman" w:cs="Times New Roman"/>
          <w:b/>
          <w:szCs w:val="32"/>
        </w:rPr>
      </w:pPr>
      <w:r w:rsidRPr="00FD5AB6">
        <w:rPr>
          <w:rFonts w:ascii="Times New Roman" w:eastAsia="Times New Roman" w:hAnsi="Times New Roman" w:cs="Times New Roman"/>
          <w:b/>
          <w:szCs w:val="32"/>
        </w:rPr>
        <w:lastRenderedPageBreak/>
        <w:fldChar w:fldCharType="begin"/>
      </w:r>
      <w:ins w:id="3956" w:author="Maria Paola Fonseca Paez" w:date="2019-11-30T17:15:00Z">
        <w:r w:rsidR="00AC7B2A">
          <w:rPr>
            <w:rFonts w:ascii="Times New Roman" w:eastAsia="Times New Roman" w:hAnsi="Times New Roman" w:cs="Times New Roman"/>
            <w:b/>
            <w:szCs w:val="32"/>
          </w:rPr>
          <w:instrText xml:space="preserve">HYPERLINK  \l "_ÍNDICE" \h </w:instrText>
        </w:r>
      </w:ins>
      <w:del w:id="3957" w:author="Maria Paola Fonseca Paez" w:date="2019-11-30T17:15:00Z">
        <w:r w:rsidRPr="00FD5AB6" w:rsidDel="00AC7B2A">
          <w:rPr>
            <w:rFonts w:ascii="Times New Roman" w:eastAsia="Times New Roman" w:hAnsi="Times New Roman" w:cs="Times New Roman"/>
            <w:b/>
            <w:szCs w:val="32"/>
          </w:rPr>
          <w:delInstrText xml:space="preserve"> HYPERLINK \l "_7c3l0myobogq" \h </w:delInstrText>
        </w:r>
      </w:del>
      <w:r w:rsidRPr="00FD5AB6">
        <w:rPr>
          <w:rFonts w:ascii="Times New Roman" w:eastAsia="Times New Roman" w:hAnsi="Times New Roman" w:cs="Times New Roman"/>
          <w:b/>
          <w:szCs w:val="32"/>
        </w:rPr>
        <w:fldChar w:fldCharType="separate"/>
      </w:r>
      <w:bookmarkStart w:id="3958" w:name="_Toc26029291"/>
      <w:r w:rsidRPr="00FD5AB6">
        <w:rPr>
          <w:rFonts w:ascii="Times New Roman" w:eastAsia="Times New Roman" w:hAnsi="Times New Roman" w:cs="Times New Roman"/>
          <w:b/>
          <w:szCs w:val="32"/>
        </w:rPr>
        <w:t>CONCLUSIONES Y RECOMENDACIONES</w:t>
      </w:r>
      <w:bookmarkEnd w:id="3958"/>
      <w:r w:rsidRPr="00FD5AB6">
        <w:rPr>
          <w:rFonts w:ascii="Times New Roman" w:eastAsia="Times New Roman" w:hAnsi="Times New Roman" w:cs="Times New Roman"/>
          <w:b/>
          <w:szCs w:val="32"/>
        </w:rPr>
        <w:fldChar w:fldCharType="end"/>
      </w:r>
    </w:p>
    <w:p w14:paraId="14D2079F" w14:textId="77777777"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En este capítulo se presentan los puntos concluyentes, producto del análisis e interpretación de los datos pertenecientes a los resultados presentados en la sección anterior. De igual manera se incluyen los hallazgos encontrados durante la realización del trabajo de grado, junto con las recomendaciones del mismo.</w:t>
      </w:r>
    </w:p>
    <w:p w14:paraId="587B171B" w14:textId="77777777" w:rsidR="00714E5C" w:rsidRPr="009C09D9" w:rsidRDefault="00714E5C">
      <w:pPr>
        <w:jc w:val="both"/>
        <w:rPr>
          <w:rFonts w:ascii="Times New Roman" w:eastAsia="Times New Roman" w:hAnsi="Times New Roman" w:cs="Times New Roman"/>
        </w:rPr>
      </w:pPr>
    </w:p>
    <w:p w14:paraId="0532576E" w14:textId="77777777" w:rsidR="00714E5C" w:rsidRPr="009C09D9" w:rsidRDefault="00AB58E9">
      <w:pPr>
        <w:jc w:val="both"/>
        <w:rPr>
          <w:rFonts w:ascii="Times New Roman" w:eastAsia="Times New Roman" w:hAnsi="Times New Roman" w:cs="Times New Roman"/>
          <w:color w:val="0000FF"/>
          <w:sz w:val="16"/>
          <w:szCs w:val="16"/>
          <w:shd w:val="clear" w:color="auto" w:fill="D5A6BD"/>
        </w:rPr>
      </w:pPr>
      <w:r w:rsidRPr="009C09D9">
        <w:rPr>
          <w:rFonts w:ascii="Times New Roman" w:eastAsia="Times New Roman" w:hAnsi="Times New Roman" w:cs="Times New Roman"/>
          <w:color w:val="0000FF"/>
          <w:sz w:val="16"/>
          <w:szCs w:val="16"/>
          <w:shd w:val="clear" w:color="auto" w:fill="D5A6BD"/>
        </w:rPr>
        <w:t>Relacionar los puntos concluyentes producto del análisis y la interpretación de resultados</w:t>
      </w:r>
      <w:r w:rsidRPr="009C09D9">
        <w:rPr>
          <w:rFonts w:ascii="Times New Roman" w:eastAsia="Times New Roman" w:hAnsi="Times New Roman" w:cs="Times New Roman"/>
          <w:color w:val="0000FF"/>
          <w:sz w:val="16"/>
          <w:szCs w:val="16"/>
        </w:rPr>
        <w:t xml:space="preserve">; así mismo, deben </w:t>
      </w:r>
      <w:r w:rsidRPr="009C09D9">
        <w:rPr>
          <w:rFonts w:ascii="Times New Roman" w:eastAsia="Times New Roman" w:hAnsi="Times New Roman" w:cs="Times New Roman"/>
          <w:color w:val="0000FF"/>
          <w:sz w:val="16"/>
          <w:szCs w:val="16"/>
          <w:shd w:val="clear" w:color="auto" w:fill="D5A6BD"/>
        </w:rPr>
        <w:t xml:space="preserve">escribirse los hallazgos encontrados </w:t>
      </w:r>
      <w:r w:rsidRPr="009C09D9">
        <w:rPr>
          <w:rFonts w:ascii="Times New Roman" w:eastAsia="Times New Roman" w:hAnsi="Times New Roman" w:cs="Times New Roman"/>
          <w:color w:val="0000FF"/>
          <w:sz w:val="16"/>
          <w:szCs w:val="16"/>
        </w:rPr>
        <w:t xml:space="preserve">al realizar el trabajo de grado. En este contexto se entienden los hallazgos como </w:t>
      </w:r>
      <w:r w:rsidRPr="009C09D9">
        <w:rPr>
          <w:rFonts w:ascii="Times New Roman" w:eastAsia="Times New Roman" w:hAnsi="Times New Roman" w:cs="Times New Roman"/>
          <w:color w:val="FF0000"/>
          <w:sz w:val="16"/>
          <w:szCs w:val="16"/>
          <w:shd w:val="clear" w:color="auto" w:fill="D5A6BD"/>
        </w:rPr>
        <w:t>descubrimientos inesperados</w:t>
      </w:r>
      <w:r w:rsidRPr="009C09D9">
        <w:rPr>
          <w:rFonts w:ascii="Times New Roman" w:eastAsia="Times New Roman" w:hAnsi="Times New Roman" w:cs="Times New Roman"/>
          <w:color w:val="0000FF"/>
          <w:sz w:val="16"/>
          <w:szCs w:val="16"/>
          <w:shd w:val="clear" w:color="auto" w:fill="D5A6BD"/>
        </w:rPr>
        <w:t xml:space="preserve"> durante el desarrollo del proyecto</w:t>
      </w:r>
      <w:r w:rsidRPr="009C09D9">
        <w:rPr>
          <w:rFonts w:ascii="Times New Roman" w:eastAsia="Times New Roman" w:hAnsi="Times New Roman" w:cs="Times New Roman"/>
          <w:color w:val="0000FF"/>
          <w:sz w:val="16"/>
          <w:szCs w:val="16"/>
        </w:rPr>
        <w:t xml:space="preserve">. </w:t>
      </w:r>
      <w:r w:rsidRPr="009C09D9">
        <w:rPr>
          <w:rFonts w:ascii="Times New Roman" w:eastAsia="Times New Roman" w:hAnsi="Times New Roman" w:cs="Times New Roman"/>
          <w:color w:val="0000FF"/>
          <w:sz w:val="16"/>
          <w:szCs w:val="16"/>
          <w:shd w:val="clear" w:color="auto" w:fill="D5A6BD"/>
        </w:rPr>
        <w:t>Las recomendaciones son de suma importancia</w:t>
      </w:r>
      <w:r w:rsidRPr="009C09D9">
        <w:rPr>
          <w:rFonts w:ascii="Times New Roman" w:eastAsia="Times New Roman" w:hAnsi="Times New Roman" w:cs="Times New Roman"/>
          <w:color w:val="0000FF"/>
          <w:sz w:val="16"/>
          <w:szCs w:val="16"/>
        </w:rPr>
        <w:t xml:space="preserve"> en todo el trabajo, pues es el aporte que realizan los autores al avance del conocimiento. Tenga en cuenta que </w:t>
      </w:r>
      <w:r w:rsidRPr="009C09D9">
        <w:rPr>
          <w:rFonts w:ascii="Times New Roman" w:eastAsia="Times New Roman" w:hAnsi="Times New Roman" w:cs="Times New Roman"/>
          <w:color w:val="0000FF"/>
          <w:sz w:val="16"/>
          <w:szCs w:val="16"/>
          <w:shd w:val="clear" w:color="auto" w:fill="D5A6BD"/>
        </w:rPr>
        <w:t xml:space="preserve">las conclusiones no son una lista de los resultados finales. </w:t>
      </w:r>
    </w:p>
    <w:p w14:paraId="7750CAA9" w14:textId="77777777" w:rsidR="00714E5C" w:rsidRPr="009C09D9" w:rsidRDefault="00714E5C">
      <w:pPr>
        <w:rPr>
          <w:rFonts w:ascii="Times New Roman" w:eastAsia="Times New Roman" w:hAnsi="Times New Roman" w:cs="Times New Roman"/>
          <w:color w:val="0000FF"/>
        </w:rPr>
      </w:pPr>
    </w:p>
    <w:p w14:paraId="717B9BF8" w14:textId="34C49F2B" w:rsidR="00714E5C" w:rsidRPr="00FD5AB6" w:rsidRDefault="00AB58E9">
      <w:pPr>
        <w:pStyle w:val="Ttulo1"/>
        <w:jc w:val="both"/>
        <w:rPr>
          <w:rFonts w:ascii="Times New Roman" w:hAnsi="Times New Roman" w:cs="Times New Roman"/>
          <w:sz w:val="52"/>
        </w:rPr>
      </w:pPr>
      <w:r w:rsidRPr="00FD5AB6">
        <w:rPr>
          <w:rFonts w:ascii="Times New Roman" w:eastAsia="Times New Roman" w:hAnsi="Times New Roman" w:cs="Times New Roman"/>
          <w:b/>
          <w:szCs w:val="28"/>
        </w:rPr>
        <w:fldChar w:fldCharType="begin"/>
      </w:r>
      <w:ins w:id="3959" w:author="Maria Paola Fonseca Paez" w:date="2019-11-30T17:15:00Z">
        <w:r w:rsidR="00AC7B2A">
          <w:rPr>
            <w:rFonts w:ascii="Times New Roman" w:eastAsia="Times New Roman" w:hAnsi="Times New Roman" w:cs="Times New Roman"/>
            <w:b/>
            <w:szCs w:val="28"/>
          </w:rPr>
          <w:instrText xml:space="preserve">HYPERLINK  \l "_ÍNDICE" \h </w:instrText>
        </w:r>
      </w:ins>
      <w:del w:id="3960" w:author="Maria Paola Fonseca Paez" w:date="2019-11-30T17:15:00Z">
        <w:r w:rsidRPr="00FD5AB6" w:rsidDel="00AC7B2A">
          <w:rPr>
            <w:rFonts w:ascii="Times New Roman" w:eastAsia="Times New Roman" w:hAnsi="Times New Roman" w:cs="Times New Roman"/>
            <w:b/>
            <w:szCs w:val="28"/>
          </w:rPr>
          <w:delInstrText xml:space="preserve"> HYPERLINK \l "_7c3l0myobogq" \h </w:delInstrText>
        </w:r>
      </w:del>
      <w:r w:rsidRPr="00FD5AB6">
        <w:rPr>
          <w:rFonts w:ascii="Times New Roman" w:eastAsia="Times New Roman" w:hAnsi="Times New Roman" w:cs="Times New Roman"/>
          <w:b/>
          <w:szCs w:val="28"/>
        </w:rPr>
        <w:fldChar w:fldCharType="separate"/>
      </w:r>
      <w:bookmarkStart w:id="3961" w:name="_Toc26029292"/>
      <w:r w:rsidRPr="00FD5AB6">
        <w:rPr>
          <w:rFonts w:ascii="Times New Roman" w:eastAsia="Times New Roman" w:hAnsi="Times New Roman" w:cs="Times New Roman"/>
          <w:b/>
          <w:szCs w:val="28"/>
        </w:rPr>
        <w:t>BIBLIOGRAFÍA</w:t>
      </w:r>
      <w:bookmarkEnd w:id="3961"/>
      <w:r w:rsidRPr="00FD5AB6">
        <w:rPr>
          <w:rFonts w:ascii="Times New Roman" w:eastAsia="Times New Roman" w:hAnsi="Times New Roman" w:cs="Times New Roman"/>
          <w:b/>
          <w:szCs w:val="28"/>
        </w:rPr>
        <w:fldChar w:fldCharType="end"/>
      </w:r>
    </w:p>
    <w:p w14:paraId="2E1B6C8F" w14:textId="77777777" w:rsidR="00714E5C" w:rsidRPr="009C09D9" w:rsidRDefault="00714E5C">
      <w:pPr>
        <w:jc w:val="both"/>
        <w:rPr>
          <w:rFonts w:ascii="Times New Roman" w:eastAsia="Times New Roman" w:hAnsi="Times New Roman" w:cs="Times New Roman"/>
          <w:color w:val="0000FF"/>
        </w:rPr>
      </w:pPr>
    </w:p>
    <w:p w14:paraId="6D208057" w14:textId="77777777" w:rsidR="00714E5C" w:rsidRPr="009C09D9" w:rsidRDefault="00AB58E9">
      <w:pPr>
        <w:jc w:val="both"/>
        <w:rPr>
          <w:rFonts w:ascii="Times New Roman" w:eastAsia="Times New Roman" w:hAnsi="Times New Roman" w:cs="Times New Roman"/>
          <w:color w:val="0000FF"/>
        </w:rPr>
      </w:pPr>
      <w:r w:rsidRPr="009C09D9">
        <w:rPr>
          <w:rFonts w:ascii="Times New Roman" w:eastAsia="Times New Roman" w:hAnsi="Times New Roman" w:cs="Times New Roman"/>
          <w:color w:val="0000FF"/>
          <w:sz w:val="16"/>
          <w:szCs w:val="16"/>
        </w:rPr>
        <w:t xml:space="preserve">Se deben relacionar </w:t>
      </w:r>
      <w:r w:rsidRPr="009C09D9">
        <w:rPr>
          <w:rFonts w:ascii="Times New Roman" w:eastAsia="Times New Roman" w:hAnsi="Times New Roman" w:cs="Times New Roman"/>
          <w:color w:val="0000FF"/>
          <w:sz w:val="16"/>
          <w:szCs w:val="16"/>
          <w:shd w:val="clear" w:color="auto" w:fill="D5A6BD"/>
        </w:rPr>
        <w:t xml:space="preserve">todos </w:t>
      </w:r>
      <w:r w:rsidRPr="009C09D9">
        <w:rPr>
          <w:rFonts w:ascii="Times New Roman" w:eastAsia="Times New Roman" w:hAnsi="Times New Roman" w:cs="Times New Roman"/>
          <w:color w:val="0000FF"/>
          <w:sz w:val="16"/>
          <w:szCs w:val="16"/>
        </w:rPr>
        <w:t>los libros, revistas, artículos, documentos y diversas fuentes de información consultadas.</w:t>
      </w:r>
      <w:r w:rsidRPr="009C09D9">
        <w:rPr>
          <w:rFonts w:ascii="Times New Roman" w:eastAsia="Times New Roman" w:hAnsi="Times New Roman" w:cs="Times New Roman"/>
          <w:color w:val="0000FF"/>
        </w:rPr>
        <w:t xml:space="preserve"> </w:t>
      </w:r>
    </w:p>
    <w:p w14:paraId="12E87402" w14:textId="77777777" w:rsidR="00714E5C" w:rsidRPr="009C09D9" w:rsidRDefault="00714E5C">
      <w:pPr>
        <w:jc w:val="both"/>
        <w:rPr>
          <w:rFonts w:ascii="Times New Roman" w:eastAsia="Times New Roman" w:hAnsi="Times New Roman" w:cs="Times New Roman"/>
          <w:color w:val="0000FF"/>
        </w:rPr>
      </w:pPr>
    </w:p>
    <w:p w14:paraId="7AB72180" w14:textId="77777777" w:rsidR="00714E5C" w:rsidRPr="009C09D9" w:rsidRDefault="00AB58E9">
      <w:pPr>
        <w:jc w:val="both"/>
        <w:rPr>
          <w:rFonts w:ascii="Times New Roman" w:eastAsia="Times New Roman" w:hAnsi="Times New Roman" w:cs="Times New Roman"/>
          <w:color w:val="0000FF"/>
        </w:rPr>
      </w:pPr>
      <w:r w:rsidRPr="009C09D9">
        <w:rPr>
          <w:rFonts w:ascii="Times New Roman" w:eastAsia="Times New Roman" w:hAnsi="Times New Roman" w:cs="Times New Roman"/>
        </w:rPr>
        <w:t>BIBLIOGRAFÍA ADRIANA</w:t>
      </w:r>
    </w:p>
    <w:p w14:paraId="5E8D3537" w14:textId="77777777" w:rsidR="00714E5C" w:rsidRPr="009C09D9" w:rsidRDefault="009C09D9">
      <w:pPr>
        <w:spacing w:before="240" w:after="240"/>
        <w:jc w:val="both"/>
        <w:rPr>
          <w:rFonts w:ascii="Times New Roman" w:eastAsia="Times New Roman" w:hAnsi="Times New Roman" w:cs="Times New Roman"/>
          <w:b/>
          <w:color w:val="1155CC"/>
          <w:u w:val="single"/>
        </w:rPr>
      </w:pPr>
      <w:r w:rsidRPr="009C09D9">
        <w:rPr>
          <w:rFonts w:ascii="Times New Roman" w:hAnsi="Times New Roman" w:cs="Times New Roman"/>
        </w:rPr>
        <w:fldChar w:fldCharType="begin"/>
      </w:r>
      <w:r w:rsidRPr="009C09D9">
        <w:rPr>
          <w:rFonts w:ascii="Times New Roman" w:hAnsi="Times New Roman" w:cs="Times New Roman"/>
        </w:rPr>
        <w:instrText xml:space="preserve"> HYPERLINK "https://www.youtube.com/watch?v=D4_SQawLwQs" \h </w:instrText>
      </w:r>
      <w:r w:rsidRPr="009C09D9">
        <w:rPr>
          <w:rFonts w:ascii="Times New Roman" w:hAnsi="Times New Roman" w:cs="Times New Roman"/>
        </w:rPr>
        <w:fldChar w:fldCharType="separate"/>
      </w:r>
      <w:r w:rsidR="00AB58E9" w:rsidRPr="009C09D9">
        <w:rPr>
          <w:rFonts w:ascii="Times New Roman" w:eastAsia="Times New Roman" w:hAnsi="Times New Roman" w:cs="Times New Roman"/>
          <w:b/>
          <w:color w:val="1155CC"/>
          <w:u w:val="single"/>
        </w:rPr>
        <w:t>https://www.youtube.com/watch?v=D4_SQawLwQs</w:t>
      </w:r>
      <w:r w:rsidRPr="009C09D9">
        <w:rPr>
          <w:rFonts w:ascii="Times New Roman" w:eastAsia="Times New Roman" w:hAnsi="Times New Roman" w:cs="Times New Roman"/>
          <w:b/>
          <w:color w:val="1155CC"/>
          <w:u w:val="single"/>
        </w:rPr>
        <w:fldChar w:fldCharType="end"/>
      </w:r>
    </w:p>
    <w:p w14:paraId="6A3F79C9" w14:textId="77777777" w:rsidR="00714E5C" w:rsidRPr="009C09D9" w:rsidRDefault="00714E5C">
      <w:pPr>
        <w:jc w:val="both"/>
        <w:rPr>
          <w:rFonts w:ascii="Times New Roman" w:eastAsia="Times New Roman" w:hAnsi="Times New Roman" w:cs="Times New Roman"/>
          <w:b/>
          <w:color w:val="0000FF"/>
        </w:rPr>
      </w:pPr>
    </w:p>
    <w:p w14:paraId="2030090F" w14:textId="77777777" w:rsidR="00714E5C" w:rsidRPr="009C09D9" w:rsidRDefault="00AB58E9">
      <w:pPr>
        <w:rPr>
          <w:rFonts w:ascii="Times New Roman" w:eastAsia="Times New Roman" w:hAnsi="Times New Roman" w:cs="Times New Roman"/>
        </w:rPr>
      </w:pPr>
      <w:r w:rsidRPr="009C09D9">
        <w:rPr>
          <w:rFonts w:ascii="Times New Roman" w:eastAsia="Times New Roman" w:hAnsi="Times New Roman" w:cs="Times New Roman"/>
        </w:rPr>
        <w:t>BIBLIOGRAFÍA PAOLA</w:t>
      </w:r>
    </w:p>
    <w:p w14:paraId="6DD853A5" w14:textId="77777777" w:rsidR="00714E5C" w:rsidRPr="009C09D9" w:rsidRDefault="00714E5C">
      <w:pPr>
        <w:rPr>
          <w:rFonts w:ascii="Times New Roman" w:eastAsia="Times New Roman" w:hAnsi="Times New Roman" w:cs="Times New Roman"/>
          <w:sz w:val="16"/>
          <w:szCs w:val="16"/>
        </w:rPr>
      </w:pPr>
    </w:p>
    <w:p w14:paraId="1F0DE0EC" w14:textId="77777777" w:rsidR="00714E5C" w:rsidRPr="009C09D9" w:rsidRDefault="00AB58E9">
      <w:pPr>
        <w:rPr>
          <w:rFonts w:ascii="Times New Roman" w:eastAsia="Times New Roman" w:hAnsi="Times New Roman" w:cs="Times New Roman"/>
          <w:sz w:val="16"/>
          <w:szCs w:val="16"/>
        </w:rPr>
      </w:pPr>
      <w:r w:rsidRPr="009C09D9">
        <w:rPr>
          <w:rFonts w:ascii="Times New Roman" w:eastAsia="Times New Roman" w:hAnsi="Times New Roman" w:cs="Times New Roman"/>
          <w:sz w:val="16"/>
          <w:szCs w:val="16"/>
        </w:rPr>
        <w:t>[1]</w:t>
      </w:r>
      <w:r w:rsidR="009C09D9" w:rsidRPr="009C09D9">
        <w:rPr>
          <w:rFonts w:ascii="Times New Roman" w:hAnsi="Times New Roman" w:cs="Times New Roman"/>
        </w:rPr>
        <w:fldChar w:fldCharType="begin"/>
      </w:r>
      <w:r w:rsidR="009C09D9" w:rsidRPr="009C09D9">
        <w:rPr>
          <w:rFonts w:ascii="Times New Roman" w:hAnsi="Times New Roman" w:cs="Times New Roman"/>
        </w:rPr>
        <w:instrText xml:space="preserve"> HYPERLINK "https://www.xilinx.com/support/documentation/sw_manuals/xilinx11/ism_p_instantiating_verilog_module_mixedlang.htm" \h </w:instrText>
      </w:r>
      <w:r w:rsidR="009C09D9" w:rsidRPr="009C09D9">
        <w:rPr>
          <w:rFonts w:ascii="Times New Roman" w:hAnsi="Times New Roman" w:cs="Times New Roman"/>
        </w:rPr>
        <w:fldChar w:fldCharType="separate"/>
      </w:r>
      <w:r w:rsidRPr="009C09D9">
        <w:rPr>
          <w:rFonts w:ascii="Times New Roman" w:eastAsia="Times New Roman" w:hAnsi="Times New Roman" w:cs="Times New Roman"/>
          <w:color w:val="1155CC"/>
          <w:sz w:val="16"/>
          <w:szCs w:val="16"/>
          <w:u w:val="single"/>
        </w:rPr>
        <w:t>https://www.xilinx.com/support/documentation/sw_manuals/xilinx11/ism_p_instantiating_verilog_module_mixedlang.htm</w:t>
      </w:r>
      <w:r w:rsidR="009C09D9" w:rsidRPr="009C09D9">
        <w:rPr>
          <w:rFonts w:ascii="Times New Roman" w:eastAsia="Times New Roman" w:hAnsi="Times New Roman" w:cs="Times New Roman"/>
          <w:color w:val="1155CC"/>
          <w:sz w:val="16"/>
          <w:szCs w:val="16"/>
          <w:u w:val="single"/>
        </w:rPr>
        <w:fldChar w:fldCharType="end"/>
      </w:r>
    </w:p>
    <w:p w14:paraId="727A7A80" w14:textId="77777777" w:rsidR="00714E5C" w:rsidRPr="009C09D9" w:rsidRDefault="00714E5C">
      <w:pPr>
        <w:rPr>
          <w:rFonts w:ascii="Times New Roman" w:eastAsia="Times New Roman" w:hAnsi="Times New Roman" w:cs="Times New Roman"/>
          <w:sz w:val="16"/>
          <w:szCs w:val="16"/>
        </w:rPr>
      </w:pPr>
    </w:p>
    <w:p w14:paraId="5FBA6640" w14:textId="77777777" w:rsidR="00714E5C" w:rsidRPr="009C09D9" w:rsidRDefault="00AB58E9">
      <w:pPr>
        <w:rPr>
          <w:rFonts w:ascii="Times New Roman" w:eastAsia="Times New Roman" w:hAnsi="Times New Roman" w:cs="Times New Roman"/>
          <w:sz w:val="16"/>
          <w:szCs w:val="16"/>
          <w:lang w:val="en-US"/>
        </w:rPr>
      </w:pPr>
      <w:r w:rsidRPr="009C09D9">
        <w:rPr>
          <w:rFonts w:ascii="Times New Roman" w:eastAsia="Times New Roman" w:hAnsi="Times New Roman" w:cs="Times New Roman"/>
          <w:sz w:val="16"/>
          <w:szCs w:val="16"/>
          <w:lang w:val="en-US"/>
        </w:rPr>
        <w:t xml:space="preserve">[2] Secure Programming Cookbook for C and C++by Matt Messier; John </w:t>
      </w:r>
      <w:proofErr w:type="spellStart"/>
      <w:r w:rsidRPr="009C09D9">
        <w:rPr>
          <w:rFonts w:ascii="Times New Roman" w:eastAsia="Times New Roman" w:hAnsi="Times New Roman" w:cs="Times New Roman"/>
          <w:sz w:val="16"/>
          <w:szCs w:val="16"/>
          <w:lang w:val="en-US"/>
        </w:rPr>
        <w:t>ViegaPublished</w:t>
      </w:r>
      <w:proofErr w:type="spellEnd"/>
      <w:r w:rsidRPr="009C09D9">
        <w:rPr>
          <w:rFonts w:ascii="Times New Roman" w:eastAsia="Times New Roman" w:hAnsi="Times New Roman" w:cs="Times New Roman"/>
          <w:sz w:val="16"/>
          <w:szCs w:val="16"/>
          <w:lang w:val="en-US"/>
        </w:rPr>
        <w:t xml:space="preserve"> by O'Reilly Media, Inc., 2003</w:t>
      </w:r>
    </w:p>
    <w:p w14:paraId="0CF198DE" w14:textId="77777777" w:rsidR="00714E5C" w:rsidRPr="009C09D9" w:rsidRDefault="009C09D9">
      <w:pPr>
        <w:rPr>
          <w:rFonts w:ascii="Times New Roman" w:eastAsia="Times New Roman" w:hAnsi="Times New Roman" w:cs="Times New Roman"/>
          <w:sz w:val="16"/>
          <w:szCs w:val="16"/>
          <w:lang w:val="en-US"/>
        </w:rPr>
      </w:pPr>
      <w:r w:rsidRPr="009C09D9">
        <w:rPr>
          <w:rFonts w:ascii="Times New Roman" w:hAnsi="Times New Roman" w:cs="Times New Roman"/>
        </w:rPr>
        <w:fldChar w:fldCharType="begin"/>
      </w:r>
      <w:r w:rsidRPr="009C09D9">
        <w:rPr>
          <w:rFonts w:ascii="Times New Roman" w:hAnsi="Times New Roman" w:cs="Times New Roman"/>
          <w:lang w:val="en-US"/>
        </w:rPr>
        <w:instrText xml:space="preserve"> HYPERLINK "https://learning.oreilly.com/library/view/secure-programming-cookbook/0596003943/ch11s01.html" \h </w:instrText>
      </w:r>
      <w:r w:rsidRPr="009C09D9">
        <w:rPr>
          <w:rFonts w:ascii="Times New Roman" w:hAnsi="Times New Roman" w:cs="Times New Roman"/>
        </w:rPr>
        <w:fldChar w:fldCharType="separate"/>
      </w:r>
      <w:r w:rsidR="00AB58E9" w:rsidRPr="009C09D9">
        <w:rPr>
          <w:rFonts w:ascii="Times New Roman" w:eastAsia="Times New Roman" w:hAnsi="Times New Roman" w:cs="Times New Roman"/>
          <w:color w:val="1155CC"/>
          <w:sz w:val="16"/>
          <w:szCs w:val="16"/>
          <w:u w:val="single"/>
          <w:lang w:val="en-US"/>
        </w:rPr>
        <w:t>https://learning.oreilly.com/library/view/secure-programming-cookbook/0596003943/ch11s01.html</w:t>
      </w:r>
      <w:r w:rsidRPr="009C09D9">
        <w:rPr>
          <w:rFonts w:ascii="Times New Roman" w:eastAsia="Times New Roman" w:hAnsi="Times New Roman" w:cs="Times New Roman"/>
          <w:color w:val="1155CC"/>
          <w:sz w:val="16"/>
          <w:szCs w:val="16"/>
          <w:u w:val="single"/>
          <w:lang w:val="en-US"/>
        </w:rPr>
        <w:fldChar w:fldCharType="end"/>
      </w:r>
    </w:p>
    <w:p w14:paraId="2B823A8A" w14:textId="77777777" w:rsidR="00714E5C" w:rsidRPr="009C09D9" w:rsidRDefault="00714E5C">
      <w:pPr>
        <w:jc w:val="both"/>
        <w:rPr>
          <w:rFonts w:ascii="Times New Roman" w:eastAsia="Times New Roman" w:hAnsi="Times New Roman" w:cs="Times New Roman"/>
          <w:color w:val="0000FF"/>
          <w:sz w:val="16"/>
          <w:szCs w:val="16"/>
          <w:lang w:val="en-US"/>
        </w:rPr>
      </w:pPr>
    </w:p>
    <w:p w14:paraId="3E0C9B52" w14:textId="77777777" w:rsidR="00714E5C" w:rsidRPr="009C09D9" w:rsidRDefault="00AB58E9">
      <w:pPr>
        <w:jc w:val="both"/>
        <w:rPr>
          <w:rFonts w:ascii="Times New Roman" w:eastAsia="Times New Roman" w:hAnsi="Times New Roman" w:cs="Times New Roman"/>
          <w:lang w:val="en-US"/>
        </w:rPr>
      </w:pPr>
      <w:r w:rsidRPr="009C09D9">
        <w:rPr>
          <w:rFonts w:ascii="Times New Roman" w:eastAsia="Times New Roman" w:hAnsi="Times New Roman" w:cs="Times New Roman"/>
          <w:lang w:val="en-US"/>
        </w:rPr>
        <w:t>BIBLIOGRAFÍA ANTEPROYECTO</w:t>
      </w:r>
    </w:p>
    <w:p w14:paraId="04AF74CE" w14:textId="77777777" w:rsidR="00714E5C" w:rsidRPr="009C09D9" w:rsidRDefault="00AB58E9">
      <w:pPr>
        <w:widowControl w:val="0"/>
        <w:spacing w:before="172"/>
        <w:ind w:right="-153"/>
        <w:jc w:val="both"/>
        <w:rPr>
          <w:rFonts w:ascii="Times New Roman" w:eastAsia="Times New Roman" w:hAnsi="Times New Roman" w:cs="Times New Roman"/>
          <w:sz w:val="16"/>
          <w:szCs w:val="16"/>
          <w:lang w:val="en-US"/>
        </w:rPr>
      </w:pPr>
      <w:r w:rsidRPr="009C09D9">
        <w:rPr>
          <w:rFonts w:ascii="Times New Roman" w:eastAsia="Times New Roman" w:hAnsi="Times New Roman" w:cs="Times New Roman"/>
          <w:sz w:val="16"/>
          <w:szCs w:val="16"/>
          <w:lang w:val="en-US"/>
        </w:rPr>
        <w:t xml:space="preserve">[1] "Blockchains: The great chain of being sure about things". The Economist. 31 October 2015. [Accessed 19 Jul. 2018]. </w:t>
      </w:r>
    </w:p>
    <w:p w14:paraId="5A20B869" w14:textId="77777777" w:rsidR="00714E5C" w:rsidRPr="009C09D9" w:rsidRDefault="00AB58E9">
      <w:pPr>
        <w:widowControl w:val="0"/>
        <w:spacing w:before="172"/>
        <w:ind w:right="-153"/>
        <w:jc w:val="both"/>
        <w:rPr>
          <w:rFonts w:ascii="Times New Roman" w:eastAsia="Times New Roman" w:hAnsi="Times New Roman" w:cs="Times New Roman"/>
          <w:sz w:val="16"/>
          <w:szCs w:val="16"/>
        </w:rPr>
      </w:pPr>
      <w:r w:rsidRPr="009C09D9">
        <w:rPr>
          <w:rFonts w:ascii="Times New Roman" w:eastAsia="Times New Roman" w:hAnsi="Times New Roman" w:cs="Times New Roman"/>
          <w:sz w:val="16"/>
          <w:szCs w:val="16"/>
        </w:rPr>
        <w:t xml:space="preserve">[2] A. Bartolomé Pina, C. Bellver </w:t>
      </w:r>
      <w:proofErr w:type="spellStart"/>
      <w:r w:rsidRPr="009C09D9">
        <w:rPr>
          <w:rFonts w:ascii="Times New Roman" w:eastAsia="Times New Roman" w:hAnsi="Times New Roman" w:cs="Times New Roman"/>
          <w:sz w:val="16"/>
          <w:szCs w:val="16"/>
        </w:rPr>
        <w:t>Torlà</w:t>
      </w:r>
      <w:proofErr w:type="spellEnd"/>
      <w:r w:rsidRPr="009C09D9">
        <w:rPr>
          <w:rFonts w:ascii="Times New Roman" w:eastAsia="Times New Roman" w:hAnsi="Times New Roman" w:cs="Times New Roman"/>
          <w:sz w:val="16"/>
          <w:szCs w:val="16"/>
        </w:rPr>
        <w:t xml:space="preserve">, L. Castañeda Quintero and J. Adell Segura, "BLOCKCHAIN EN </w:t>
      </w:r>
    </w:p>
    <w:p w14:paraId="344F691D" w14:textId="77777777" w:rsidR="00714E5C" w:rsidRPr="009C09D9" w:rsidRDefault="00AB58E9">
      <w:pPr>
        <w:widowControl w:val="0"/>
        <w:spacing w:before="28"/>
        <w:ind w:right="-273"/>
        <w:jc w:val="both"/>
        <w:rPr>
          <w:rFonts w:ascii="Times New Roman" w:eastAsia="Times New Roman" w:hAnsi="Times New Roman" w:cs="Times New Roman"/>
          <w:sz w:val="16"/>
          <w:szCs w:val="16"/>
        </w:rPr>
      </w:pPr>
      <w:r w:rsidRPr="009C09D9">
        <w:rPr>
          <w:rFonts w:ascii="Times New Roman" w:eastAsia="Times New Roman" w:hAnsi="Times New Roman" w:cs="Times New Roman"/>
          <w:sz w:val="16"/>
          <w:szCs w:val="16"/>
        </w:rPr>
        <w:t xml:space="preserve">EDUCACIÓN: INTRODUCCIÓN Y CRÍTICA AL ESTADO DE LA CUESTIÓN", EDUCTEC. Revista Digital de Tecnología Educativa, vol. 61, no. 1135-9250, pp. 1-14, 2017. </w:t>
      </w:r>
    </w:p>
    <w:p w14:paraId="6580569F" w14:textId="77777777" w:rsidR="00714E5C" w:rsidRPr="009C09D9" w:rsidRDefault="00714E5C">
      <w:pPr>
        <w:widowControl w:val="0"/>
        <w:spacing w:before="28"/>
        <w:ind w:right="-273"/>
        <w:jc w:val="both"/>
        <w:rPr>
          <w:rFonts w:ascii="Times New Roman" w:eastAsia="Times New Roman" w:hAnsi="Times New Roman" w:cs="Times New Roman"/>
          <w:sz w:val="16"/>
          <w:szCs w:val="16"/>
        </w:rPr>
      </w:pPr>
    </w:p>
    <w:p w14:paraId="078810D8" w14:textId="77777777" w:rsidR="00714E5C" w:rsidRPr="009C09D9" w:rsidRDefault="00AB58E9">
      <w:pPr>
        <w:widowControl w:val="0"/>
        <w:spacing w:before="28"/>
        <w:ind w:right="-273"/>
        <w:jc w:val="both"/>
        <w:rPr>
          <w:rFonts w:ascii="Times New Roman" w:eastAsia="Times New Roman" w:hAnsi="Times New Roman" w:cs="Times New Roman"/>
          <w:sz w:val="16"/>
          <w:szCs w:val="16"/>
          <w:lang w:val="en-US"/>
        </w:rPr>
      </w:pPr>
      <w:r w:rsidRPr="009C09D9">
        <w:rPr>
          <w:rFonts w:ascii="Times New Roman" w:eastAsia="Times New Roman" w:hAnsi="Times New Roman" w:cs="Times New Roman"/>
          <w:sz w:val="16"/>
          <w:szCs w:val="16"/>
        </w:rPr>
        <w:t xml:space="preserve">[3] "La generación de </w:t>
      </w:r>
      <w:proofErr w:type="spellStart"/>
      <w:r w:rsidRPr="009C09D9">
        <w:rPr>
          <w:rFonts w:ascii="Times New Roman" w:eastAsia="Times New Roman" w:hAnsi="Times New Roman" w:cs="Times New Roman"/>
          <w:sz w:val="16"/>
          <w:szCs w:val="16"/>
        </w:rPr>
        <w:t>bitcóin</w:t>
      </w:r>
      <w:proofErr w:type="spellEnd"/>
      <w:r w:rsidRPr="009C09D9">
        <w:rPr>
          <w:rFonts w:ascii="Times New Roman" w:eastAsia="Times New Roman" w:hAnsi="Times New Roman" w:cs="Times New Roman"/>
          <w:sz w:val="16"/>
          <w:szCs w:val="16"/>
        </w:rPr>
        <w:t xml:space="preserve"> utiliza más energía que un país entero", Dinero, 2018. </w:t>
      </w:r>
      <w:r w:rsidRPr="009C09D9">
        <w:rPr>
          <w:rFonts w:ascii="Times New Roman" w:eastAsia="Times New Roman" w:hAnsi="Times New Roman" w:cs="Times New Roman"/>
          <w:sz w:val="16"/>
          <w:szCs w:val="16"/>
          <w:lang w:val="en-US"/>
        </w:rPr>
        <w:t>[Online]. Available at:</w:t>
      </w:r>
    </w:p>
    <w:p w14:paraId="09FAE459" w14:textId="77777777" w:rsidR="00714E5C" w:rsidRPr="009C09D9" w:rsidRDefault="00AB58E9">
      <w:pPr>
        <w:widowControl w:val="0"/>
        <w:spacing w:before="28"/>
        <w:ind w:right="-273"/>
        <w:jc w:val="both"/>
        <w:rPr>
          <w:rFonts w:ascii="Times New Roman" w:eastAsia="Times New Roman" w:hAnsi="Times New Roman" w:cs="Times New Roman"/>
          <w:sz w:val="16"/>
          <w:szCs w:val="16"/>
          <w:lang w:val="en-US"/>
        </w:rPr>
      </w:pPr>
      <w:r w:rsidRPr="009C09D9">
        <w:rPr>
          <w:rFonts w:ascii="Times New Roman" w:eastAsia="Times New Roman" w:hAnsi="Times New Roman" w:cs="Times New Roman"/>
          <w:sz w:val="16"/>
          <w:szCs w:val="16"/>
          <w:lang w:val="en-US"/>
        </w:rPr>
        <w:t xml:space="preserve"> </w:t>
      </w:r>
      <w:r w:rsidRPr="009C09D9">
        <w:rPr>
          <w:rFonts w:ascii="Times New Roman" w:eastAsia="Times New Roman" w:hAnsi="Times New Roman" w:cs="Times New Roman"/>
          <w:color w:val="0000FF"/>
          <w:sz w:val="16"/>
          <w:szCs w:val="16"/>
          <w:lang w:val="en-US"/>
        </w:rPr>
        <w:t xml:space="preserve">https://cioperu.pe/articulo/25261/los-5-principales-problemas-de-blockchain/ </w:t>
      </w:r>
      <w:r w:rsidRPr="009C09D9">
        <w:rPr>
          <w:rFonts w:ascii="Times New Roman" w:eastAsia="Times New Roman" w:hAnsi="Times New Roman" w:cs="Times New Roman"/>
          <w:sz w:val="16"/>
          <w:szCs w:val="16"/>
          <w:lang w:val="en-US"/>
        </w:rPr>
        <w:t xml:space="preserve">[Accessed: 26- Jul- 2018]. </w:t>
      </w:r>
    </w:p>
    <w:p w14:paraId="7916CE72" w14:textId="77777777" w:rsidR="00714E5C" w:rsidRPr="009C09D9" w:rsidRDefault="00714E5C">
      <w:pPr>
        <w:widowControl w:val="0"/>
        <w:spacing w:before="28"/>
        <w:ind w:right="-273"/>
        <w:jc w:val="both"/>
        <w:rPr>
          <w:rFonts w:ascii="Times New Roman" w:eastAsia="Times New Roman" w:hAnsi="Times New Roman" w:cs="Times New Roman"/>
          <w:sz w:val="16"/>
          <w:szCs w:val="16"/>
          <w:lang w:val="en-US"/>
        </w:rPr>
      </w:pPr>
    </w:p>
    <w:p w14:paraId="7AFADA61" w14:textId="77777777" w:rsidR="00714E5C" w:rsidRPr="009C09D9" w:rsidRDefault="00AB58E9">
      <w:pPr>
        <w:widowControl w:val="0"/>
        <w:spacing w:before="28"/>
        <w:ind w:right="-273"/>
        <w:jc w:val="both"/>
        <w:rPr>
          <w:rFonts w:ascii="Times New Roman" w:eastAsia="Times New Roman" w:hAnsi="Times New Roman" w:cs="Times New Roman"/>
          <w:sz w:val="16"/>
          <w:szCs w:val="16"/>
          <w:lang w:val="en-US"/>
        </w:rPr>
      </w:pPr>
      <w:r w:rsidRPr="009C09D9">
        <w:rPr>
          <w:rFonts w:ascii="Times New Roman" w:eastAsia="Times New Roman" w:hAnsi="Times New Roman" w:cs="Times New Roman"/>
          <w:sz w:val="16"/>
          <w:szCs w:val="16"/>
          <w:lang w:val="en-US"/>
        </w:rPr>
        <w:t xml:space="preserve">[4] Wang L, Liu Y. Exploring Miner Evolution in Bitcoin Network. In: </w:t>
      </w:r>
      <w:proofErr w:type="spellStart"/>
      <w:r w:rsidRPr="009C09D9">
        <w:rPr>
          <w:rFonts w:ascii="Times New Roman" w:eastAsia="Times New Roman" w:hAnsi="Times New Roman" w:cs="Times New Roman"/>
          <w:sz w:val="16"/>
          <w:szCs w:val="16"/>
          <w:lang w:val="en-US"/>
        </w:rPr>
        <w:t>Mirkovic</w:t>
      </w:r>
      <w:proofErr w:type="spellEnd"/>
      <w:r w:rsidRPr="009C09D9">
        <w:rPr>
          <w:rFonts w:ascii="Times New Roman" w:eastAsia="Times New Roman" w:hAnsi="Times New Roman" w:cs="Times New Roman"/>
          <w:sz w:val="16"/>
          <w:szCs w:val="16"/>
          <w:lang w:val="en-US"/>
        </w:rPr>
        <w:t xml:space="preserve"> J, Liu Y, editors. Passive and </w:t>
      </w:r>
    </w:p>
    <w:p w14:paraId="0498BBE5" w14:textId="77777777" w:rsidR="00714E5C" w:rsidRPr="009C09D9" w:rsidRDefault="00AB58E9">
      <w:pPr>
        <w:widowControl w:val="0"/>
        <w:spacing w:before="28"/>
        <w:ind w:right="-273"/>
        <w:jc w:val="both"/>
        <w:rPr>
          <w:rFonts w:ascii="Times New Roman" w:eastAsia="Times New Roman" w:hAnsi="Times New Roman" w:cs="Times New Roman"/>
          <w:sz w:val="16"/>
          <w:szCs w:val="16"/>
          <w:lang w:val="en-US"/>
        </w:rPr>
      </w:pPr>
      <w:r w:rsidRPr="009C09D9">
        <w:rPr>
          <w:rFonts w:ascii="Times New Roman" w:eastAsia="Times New Roman" w:hAnsi="Times New Roman" w:cs="Times New Roman"/>
          <w:sz w:val="16"/>
          <w:szCs w:val="16"/>
          <w:lang w:val="en-US"/>
        </w:rPr>
        <w:t xml:space="preserve">Active Measurement. vol. 8995 of Lecture Notes in Computer Science. Springer International Publishing; (2018). p. 290–302. [online] Available at: </w:t>
      </w:r>
      <w:r w:rsidRPr="009C09D9">
        <w:rPr>
          <w:rFonts w:ascii="Times New Roman" w:eastAsia="Times New Roman" w:hAnsi="Times New Roman" w:cs="Times New Roman"/>
          <w:color w:val="0000FF"/>
          <w:sz w:val="16"/>
          <w:szCs w:val="16"/>
          <w:lang w:val="en-US"/>
        </w:rPr>
        <w:t xml:space="preserve">http://dx.doi.org/10.1007/978-3-319-15509-8_22 </w:t>
      </w:r>
      <w:r w:rsidRPr="009C09D9">
        <w:rPr>
          <w:rFonts w:ascii="Times New Roman" w:eastAsia="Times New Roman" w:hAnsi="Times New Roman" w:cs="Times New Roman"/>
          <w:sz w:val="16"/>
          <w:szCs w:val="16"/>
          <w:lang w:val="en-US"/>
        </w:rPr>
        <w:t xml:space="preserve">[Accessed 19 Jul. 2018]. </w:t>
      </w:r>
    </w:p>
    <w:p w14:paraId="726CEF05" w14:textId="77777777" w:rsidR="00714E5C" w:rsidRPr="009C09D9" w:rsidRDefault="00714E5C">
      <w:pPr>
        <w:widowControl w:val="0"/>
        <w:spacing w:before="28"/>
        <w:ind w:right="-273"/>
        <w:jc w:val="both"/>
        <w:rPr>
          <w:rFonts w:ascii="Times New Roman" w:eastAsia="Times New Roman" w:hAnsi="Times New Roman" w:cs="Times New Roman"/>
          <w:sz w:val="16"/>
          <w:szCs w:val="16"/>
          <w:lang w:val="en-US"/>
        </w:rPr>
      </w:pPr>
    </w:p>
    <w:p w14:paraId="581A80CF" w14:textId="77777777" w:rsidR="00714E5C" w:rsidRPr="009C09D9" w:rsidRDefault="00AB58E9">
      <w:pPr>
        <w:widowControl w:val="0"/>
        <w:spacing w:before="28"/>
        <w:ind w:right="-273"/>
        <w:jc w:val="both"/>
        <w:rPr>
          <w:rFonts w:ascii="Times New Roman" w:eastAsia="Times New Roman" w:hAnsi="Times New Roman" w:cs="Times New Roman"/>
          <w:sz w:val="16"/>
          <w:szCs w:val="16"/>
          <w:lang w:val="en-US"/>
        </w:rPr>
      </w:pPr>
      <w:r w:rsidRPr="009C09D9">
        <w:rPr>
          <w:rFonts w:ascii="Times New Roman" w:eastAsia="Times New Roman" w:hAnsi="Times New Roman" w:cs="Times New Roman"/>
          <w:sz w:val="16"/>
          <w:szCs w:val="16"/>
          <w:lang w:val="en-US"/>
        </w:rPr>
        <w:t xml:space="preserve">[5] Blockchain.com. (2018). </w:t>
      </w:r>
      <w:proofErr w:type="spellStart"/>
      <w:r w:rsidRPr="009C09D9">
        <w:rPr>
          <w:rFonts w:ascii="Times New Roman" w:eastAsia="Times New Roman" w:hAnsi="Times New Roman" w:cs="Times New Roman"/>
          <w:sz w:val="16"/>
          <w:szCs w:val="16"/>
          <w:lang w:val="en-US"/>
        </w:rPr>
        <w:t>Gráficos</w:t>
      </w:r>
      <w:proofErr w:type="spellEnd"/>
      <w:r w:rsidRPr="009C09D9">
        <w:rPr>
          <w:rFonts w:ascii="Times New Roman" w:eastAsia="Times New Roman" w:hAnsi="Times New Roman" w:cs="Times New Roman"/>
          <w:sz w:val="16"/>
          <w:szCs w:val="16"/>
          <w:lang w:val="en-US"/>
        </w:rPr>
        <w:t xml:space="preserve"> de Bitcoin - Blockchain.info. [online] Available at: </w:t>
      </w:r>
    </w:p>
    <w:p w14:paraId="0BCC77EB" w14:textId="77777777" w:rsidR="00714E5C" w:rsidRPr="009C09D9" w:rsidRDefault="00AB58E9">
      <w:pPr>
        <w:widowControl w:val="0"/>
        <w:spacing w:before="28"/>
        <w:ind w:right="33"/>
        <w:jc w:val="both"/>
        <w:rPr>
          <w:rFonts w:ascii="Times New Roman" w:eastAsia="Times New Roman" w:hAnsi="Times New Roman" w:cs="Times New Roman"/>
          <w:sz w:val="16"/>
          <w:szCs w:val="16"/>
          <w:lang w:val="en-US"/>
        </w:rPr>
      </w:pPr>
      <w:r w:rsidRPr="009C09D9">
        <w:rPr>
          <w:rFonts w:ascii="Times New Roman" w:eastAsia="Times New Roman" w:hAnsi="Times New Roman" w:cs="Times New Roman"/>
          <w:color w:val="0000FF"/>
          <w:sz w:val="16"/>
          <w:szCs w:val="16"/>
          <w:lang w:val="en-US"/>
        </w:rPr>
        <w:t xml:space="preserve">https://www.blockchain.com/es/charts </w:t>
      </w:r>
      <w:r w:rsidRPr="009C09D9">
        <w:rPr>
          <w:rFonts w:ascii="Times New Roman" w:eastAsia="Times New Roman" w:hAnsi="Times New Roman" w:cs="Times New Roman"/>
          <w:sz w:val="16"/>
          <w:szCs w:val="16"/>
          <w:lang w:val="en-US"/>
        </w:rPr>
        <w:t xml:space="preserve">[Accessed 19 Jul. 2018]. </w:t>
      </w:r>
    </w:p>
    <w:p w14:paraId="3E21295E" w14:textId="77777777" w:rsidR="00714E5C" w:rsidRPr="009C09D9" w:rsidRDefault="00714E5C">
      <w:pPr>
        <w:widowControl w:val="0"/>
        <w:spacing w:before="28"/>
        <w:ind w:right="33"/>
        <w:jc w:val="both"/>
        <w:rPr>
          <w:rFonts w:ascii="Times New Roman" w:eastAsia="Times New Roman" w:hAnsi="Times New Roman" w:cs="Times New Roman"/>
          <w:sz w:val="16"/>
          <w:szCs w:val="16"/>
          <w:lang w:val="en-US"/>
        </w:rPr>
      </w:pPr>
    </w:p>
    <w:p w14:paraId="193CE16E" w14:textId="77777777" w:rsidR="00714E5C" w:rsidRPr="009C09D9" w:rsidRDefault="00AB58E9">
      <w:pPr>
        <w:widowControl w:val="0"/>
        <w:spacing w:before="28"/>
        <w:ind w:right="33"/>
        <w:jc w:val="both"/>
        <w:rPr>
          <w:rFonts w:ascii="Times New Roman" w:eastAsia="Times New Roman" w:hAnsi="Times New Roman" w:cs="Times New Roman"/>
          <w:sz w:val="16"/>
          <w:szCs w:val="16"/>
          <w:lang w:val="en-US"/>
        </w:rPr>
      </w:pPr>
      <w:r w:rsidRPr="009C09D9">
        <w:rPr>
          <w:rFonts w:ascii="Times New Roman" w:eastAsia="Times New Roman" w:hAnsi="Times New Roman" w:cs="Times New Roman"/>
          <w:sz w:val="16"/>
          <w:szCs w:val="16"/>
        </w:rPr>
        <w:t xml:space="preserve">[6] REYES MACEDO, Víctor Gabriel, SALINAS ROSALES, Moisés y GALLEGOS GARCÍA, Gina "Bitcoin: Una visión general ". </w:t>
      </w:r>
      <w:proofErr w:type="spellStart"/>
      <w:r w:rsidRPr="009C09D9">
        <w:rPr>
          <w:rFonts w:ascii="Times New Roman" w:eastAsia="Times New Roman" w:hAnsi="Times New Roman" w:cs="Times New Roman"/>
          <w:sz w:val="16"/>
          <w:szCs w:val="16"/>
          <w:lang w:val="en-US"/>
        </w:rPr>
        <w:t>Revista</w:t>
      </w:r>
      <w:proofErr w:type="spellEnd"/>
      <w:r w:rsidRPr="009C09D9">
        <w:rPr>
          <w:rFonts w:ascii="Times New Roman" w:eastAsia="Times New Roman" w:hAnsi="Times New Roman" w:cs="Times New Roman"/>
          <w:sz w:val="16"/>
          <w:szCs w:val="16"/>
          <w:lang w:val="en-US"/>
        </w:rPr>
        <w:t xml:space="preserve"> Digital </w:t>
      </w:r>
      <w:proofErr w:type="spellStart"/>
      <w:r w:rsidRPr="009C09D9">
        <w:rPr>
          <w:rFonts w:ascii="Times New Roman" w:eastAsia="Times New Roman" w:hAnsi="Times New Roman" w:cs="Times New Roman"/>
          <w:sz w:val="16"/>
          <w:szCs w:val="16"/>
          <w:lang w:val="en-US"/>
        </w:rPr>
        <w:t>Universitaria</w:t>
      </w:r>
      <w:proofErr w:type="spellEnd"/>
      <w:r w:rsidRPr="009C09D9">
        <w:rPr>
          <w:rFonts w:ascii="Times New Roman" w:eastAsia="Times New Roman" w:hAnsi="Times New Roman" w:cs="Times New Roman"/>
          <w:sz w:val="16"/>
          <w:szCs w:val="16"/>
          <w:lang w:val="en-US"/>
        </w:rPr>
        <w:t xml:space="preserve">, (2017), Vol. 18, </w:t>
      </w:r>
      <w:proofErr w:type="spellStart"/>
      <w:r w:rsidRPr="009C09D9">
        <w:rPr>
          <w:rFonts w:ascii="Times New Roman" w:eastAsia="Times New Roman" w:hAnsi="Times New Roman" w:cs="Times New Roman"/>
          <w:sz w:val="16"/>
          <w:szCs w:val="16"/>
          <w:lang w:val="en-US"/>
        </w:rPr>
        <w:t>Núm</w:t>
      </w:r>
      <w:proofErr w:type="spellEnd"/>
      <w:r w:rsidRPr="009C09D9">
        <w:rPr>
          <w:rFonts w:ascii="Times New Roman" w:eastAsia="Times New Roman" w:hAnsi="Times New Roman" w:cs="Times New Roman"/>
          <w:sz w:val="16"/>
          <w:szCs w:val="16"/>
          <w:lang w:val="en-US"/>
        </w:rPr>
        <w:t xml:space="preserve">. 1. [online] Available at: </w:t>
      </w:r>
      <w:r w:rsidRPr="009C09D9">
        <w:rPr>
          <w:rFonts w:ascii="Times New Roman" w:eastAsia="Times New Roman" w:hAnsi="Times New Roman" w:cs="Times New Roman"/>
          <w:color w:val="0000FF"/>
          <w:sz w:val="16"/>
          <w:szCs w:val="16"/>
          <w:lang w:val="en-US"/>
        </w:rPr>
        <w:t xml:space="preserve">http://www.revista.unam.mx/vol.18/num1/art11/index.html ISSN: 1607-6079 </w:t>
      </w:r>
      <w:r w:rsidRPr="009C09D9">
        <w:rPr>
          <w:rFonts w:ascii="Times New Roman" w:eastAsia="Times New Roman" w:hAnsi="Times New Roman" w:cs="Times New Roman"/>
          <w:sz w:val="16"/>
          <w:szCs w:val="16"/>
          <w:lang w:val="en-US"/>
        </w:rPr>
        <w:t xml:space="preserve">[Accessed 19 Jul. 2018]. </w:t>
      </w:r>
    </w:p>
    <w:p w14:paraId="4FA0EA1D" w14:textId="77777777" w:rsidR="00714E5C" w:rsidRPr="009C09D9" w:rsidRDefault="00714E5C">
      <w:pPr>
        <w:widowControl w:val="0"/>
        <w:spacing w:before="28"/>
        <w:ind w:right="33"/>
        <w:jc w:val="both"/>
        <w:rPr>
          <w:rFonts w:ascii="Times New Roman" w:eastAsia="Times New Roman" w:hAnsi="Times New Roman" w:cs="Times New Roman"/>
          <w:sz w:val="16"/>
          <w:szCs w:val="16"/>
          <w:lang w:val="en-US"/>
        </w:rPr>
      </w:pPr>
    </w:p>
    <w:p w14:paraId="6B423A5E" w14:textId="77777777" w:rsidR="00714E5C" w:rsidRPr="009C09D9" w:rsidRDefault="00AB58E9">
      <w:pPr>
        <w:widowControl w:val="0"/>
        <w:spacing w:before="28"/>
        <w:ind w:right="33"/>
        <w:jc w:val="both"/>
        <w:rPr>
          <w:rFonts w:ascii="Times New Roman" w:eastAsia="Times New Roman" w:hAnsi="Times New Roman" w:cs="Times New Roman"/>
          <w:sz w:val="16"/>
          <w:szCs w:val="16"/>
          <w:lang w:val="en-US"/>
        </w:rPr>
      </w:pPr>
      <w:r w:rsidRPr="009C09D9">
        <w:rPr>
          <w:rFonts w:ascii="Times New Roman" w:eastAsia="Times New Roman" w:hAnsi="Times New Roman" w:cs="Times New Roman"/>
          <w:sz w:val="16"/>
          <w:szCs w:val="16"/>
          <w:lang w:val="en-US"/>
        </w:rPr>
        <w:t xml:space="preserve">[7] </w:t>
      </w:r>
      <w:proofErr w:type="spellStart"/>
      <w:r w:rsidRPr="009C09D9">
        <w:rPr>
          <w:rFonts w:ascii="Times New Roman" w:eastAsia="Times New Roman" w:hAnsi="Times New Roman" w:cs="Times New Roman"/>
          <w:sz w:val="16"/>
          <w:szCs w:val="16"/>
          <w:lang w:val="en-US"/>
        </w:rPr>
        <w:t>Yli-Huumo</w:t>
      </w:r>
      <w:proofErr w:type="spellEnd"/>
      <w:r w:rsidRPr="009C09D9">
        <w:rPr>
          <w:rFonts w:ascii="Times New Roman" w:eastAsia="Times New Roman" w:hAnsi="Times New Roman" w:cs="Times New Roman"/>
          <w:sz w:val="16"/>
          <w:szCs w:val="16"/>
          <w:lang w:val="en-US"/>
        </w:rPr>
        <w:t xml:space="preserve"> J, Ko D, Choi S, Park S, </w:t>
      </w:r>
      <w:proofErr w:type="spellStart"/>
      <w:r w:rsidRPr="009C09D9">
        <w:rPr>
          <w:rFonts w:ascii="Times New Roman" w:eastAsia="Times New Roman" w:hAnsi="Times New Roman" w:cs="Times New Roman"/>
          <w:sz w:val="16"/>
          <w:szCs w:val="16"/>
          <w:lang w:val="en-US"/>
        </w:rPr>
        <w:t>Smolander</w:t>
      </w:r>
      <w:proofErr w:type="spellEnd"/>
      <w:r w:rsidRPr="009C09D9">
        <w:rPr>
          <w:rFonts w:ascii="Times New Roman" w:eastAsia="Times New Roman" w:hAnsi="Times New Roman" w:cs="Times New Roman"/>
          <w:sz w:val="16"/>
          <w:szCs w:val="16"/>
          <w:lang w:val="en-US"/>
        </w:rPr>
        <w:t xml:space="preserve"> K (2016) Where Is Current Research on Blockchain </w:t>
      </w:r>
      <w:proofErr w:type="gramStart"/>
      <w:r w:rsidRPr="009C09D9">
        <w:rPr>
          <w:rFonts w:ascii="Times New Roman" w:eastAsia="Times New Roman" w:hAnsi="Times New Roman" w:cs="Times New Roman"/>
          <w:sz w:val="16"/>
          <w:szCs w:val="16"/>
          <w:lang w:val="en-US"/>
        </w:rPr>
        <w:t>Technology?—</w:t>
      </w:r>
      <w:proofErr w:type="gramEnd"/>
      <w:r w:rsidRPr="009C09D9">
        <w:rPr>
          <w:rFonts w:ascii="Times New Roman" w:eastAsia="Times New Roman" w:hAnsi="Times New Roman" w:cs="Times New Roman"/>
          <w:sz w:val="16"/>
          <w:szCs w:val="16"/>
          <w:lang w:val="en-US"/>
        </w:rPr>
        <w:t xml:space="preserve">A Systematic Review. </w:t>
      </w:r>
      <w:proofErr w:type="spellStart"/>
      <w:r w:rsidRPr="009C09D9">
        <w:rPr>
          <w:rFonts w:ascii="Times New Roman" w:eastAsia="Times New Roman" w:hAnsi="Times New Roman" w:cs="Times New Roman"/>
          <w:sz w:val="16"/>
          <w:szCs w:val="16"/>
          <w:lang w:val="en-US"/>
        </w:rPr>
        <w:t>PLoS</w:t>
      </w:r>
      <w:proofErr w:type="spellEnd"/>
      <w:r w:rsidRPr="009C09D9">
        <w:rPr>
          <w:rFonts w:ascii="Times New Roman" w:eastAsia="Times New Roman" w:hAnsi="Times New Roman" w:cs="Times New Roman"/>
          <w:sz w:val="16"/>
          <w:szCs w:val="16"/>
          <w:lang w:val="en-US"/>
        </w:rPr>
        <w:t xml:space="preserve"> ONE 11(10): e0163477. [online] Available at: </w:t>
      </w:r>
      <w:r w:rsidRPr="009C09D9">
        <w:rPr>
          <w:rFonts w:ascii="Times New Roman" w:eastAsia="Times New Roman" w:hAnsi="Times New Roman" w:cs="Times New Roman"/>
          <w:color w:val="0000FF"/>
          <w:sz w:val="16"/>
          <w:szCs w:val="16"/>
          <w:lang w:val="en-US"/>
        </w:rPr>
        <w:t xml:space="preserve">https://doi.org/10.1371/journal.pone.016347 6079 </w:t>
      </w:r>
      <w:r w:rsidRPr="009C09D9">
        <w:rPr>
          <w:rFonts w:ascii="Times New Roman" w:eastAsia="Times New Roman" w:hAnsi="Times New Roman" w:cs="Times New Roman"/>
          <w:sz w:val="16"/>
          <w:szCs w:val="16"/>
          <w:lang w:val="en-US"/>
        </w:rPr>
        <w:t>[Accessed 19 Jul. 2018].</w:t>
      </w:r>
    </w:p>
    <w:p w14:paraId="66C60E33" w14:textId="77777777" w:rsidR="00714E5C" w:rsidRPr="009C09D9" w:rsidRDefault="00714E5C">
      <w:pPr>
        <w:widowControl w:val="0"/>
        <w:spacing w:before="28"/>
        <w:ind w:right="33"/>
        <w:jc w:val="both"/>
        <w:rPr>
          <w:rFonts w:ascii="Times New Roman" w:eastAsia="Times New Roman" w:hAnsi="Times New Roman" w:cs="Times New Roman"/>
          <w:sz w:val="16"/>
          <w:szCs w:val="16"/>
          <w:lang w:val="en-US"/>
        </w:rPr>
      </w:pPr>
    </w:p>
    <w:p w14:paraId="571BA3A7" w14:textId="77777777" w:rsidR="00714E5C" w:rsidRPr="009C09D9" w:rsidRDefault="00AB58E9">
      <w:pPr>
        <w:widowControl w:val="0"/>
        <w:spacing w:before="28"/>
        <w:ind w:right="33"/>
        <w:jc w:val="both"/>
        <w:rPr>
          <w:rFonts w:ascii="Times New Roman" w:eastAsia="Times New Roman" w:hAnsi="Times New Roman" w:cs="Times New Roman"/>
          <w:sz w:val="16"/>
          <w:szCs w:val="16"/>
          <w:lang w:val="en-US"/>
        </w:rPr>
      </w:pPr>
      <w:r w:rsidRPr="009C09D9">
        <w:rPr>
          <w:rFonts w:ascii="Times New Roman" w:eastAsia="Times New Roman" w:hAnsi="Times New Roman" w:cs="Times New Roman"/>
          <w:sz w:val="16"/>
          <w:szCs w:val="16"/>
          <w:lang w:val="en-US"/>
        </w:rPr>
        <w:t xml:space="preserve">[8] </w:t>
      </w:r>
      <w:proofErr w:type="spellStart"/>
      <w:r w:rsidRPr="009C09D9">
        <w:rPr>
          <w:rFonts w:ascii="Times New Roman" w:eastAsia="Times New Roman" w:hAnsi="Times New Roman" w:cs="Times New Roman"/>
          <w:sz w:val="16"/>
          <w:szCs w:val="16"/>
          <w:lang w:val="en-US"/>
        </w:rPr>
        <w:t>Digiconomist</w:t>
      </w:r>
      <w:proofErr w:type="spellEnd"/>
      <w:r w:rsidRPr="009C09D9">
        <w:rPr>
          <w:rFonts w:ascii="Times New Roman" w:eastAsia="Times New Roman" w:hAnsi="Times New Roman" w:cs="Times New Roman"/>
          <w:sz w:val="16"/>
          <w:szCs w:val="16"/>
          <w:lang w:val="en-US"/>
        </w:rPr>
        <w:t xml:space="preserve">. (2018). Bitcoin Energy Consumption Index - </w:t>
      </w:r>
      <w:proofErr w:type="spellStart"/>
      <w:r w:rsidRPr="009C09D9">
        <w:rPr>
          <w:rFonts w:ascii="Times New Roman" w:eastAsia="Times New Roman" w:hAnsi="Times New Roman" w:cs="Times New Roman"/>
          <w:sz w:val="16"/>
          <w:szCs w:val="16"/>
          <w:lang w:val="en-US"/>
        </w:rPr>
        <w:t>Digiconomist</w:t>
      </w:r>
      <w:proofErr w:type="spellEnd"/>
      <w:r w:rsidRPr="009C09D9">
        <w:rPr>
          <w:rFonts w:ascii="Times New Roman" w:eastAsia="Times New Roman" w:hAnsi="Times New Roman" w:cs="Times New Roman"/>
          <w:sz w:val="16"/>
          <w:szCs w:val="16"/>
          <w:lang w:val="en-US"/>
        </w:rPr>
        <w:t xml:space="preserve">. [online] Available at: </w:t>
      </w:r>
    </w:p>
    <w:p w14:paraId="5A621170" w14:textId="77777777" w:rsidR="00714E5C" w:rsidRPr="009C09D9" w:rsidRDefault="00AB58E9">
      <w:pPr>
        <w:widowControl w:val="0"/>
        <w:spacing w:before="28"/>
        <w:ind w:right="2553"/>
        <w:jc w:val="both"/>
        <w:rPr>
          <w:rFonts w:ascii="Times New Roman" w:eastAsia="Times New Roman" w:hAnsi="Times New Roman" w:cs="Times New Roman"/>
          <w:sz w:val="16"/>
          <w:szCs w:val="16"/>
          <w:lang w:val="en-US"/>
        </w:rPr>
      </w:pPr>
      <w:r w:rsidRPr="009C09D9">
        <w:rPr>
          <w:rFonts w:ascii="Times New Roman" w:eastAsia="Times New Roman" w:hAnsi="Times New Roman" w:cs="Times New Roman"/>
          <w:color w:val="0000FF"/>
          <w:sz w:val="16"/>
          <w:szCs w:val="16"/>
          <w:lang w:val="en-US"/>
        </w:rPr>
        <w:t xml:space="preserve">https://digiconomist.net/bitcoin-energy-consumption </w:t>
      </w:r>
      <w:r w:rsidRPr="009C09D9">
        <w:rPr>
          <w:rFonts w:ascii="Times New Roman" w:eastAsia="Times New Roman" w:hAnsi="Times New Roman" w:cs="Times New Roman"/>
          <w:sz w:val="16"/>
          <w:szCs w:val="16"/>
          <w:lang w:val="en-US"/>
        </w:rPr>
        <w:t xml:space="preserve">[Accessed 27 Jul. 2018]. </w:t>
      </w:r>
    </w:p>
    <w:p w14:paraId="7F43D25F" w14:textId="77777777" w:rsidR="00714E5C" w:rsidRPr="009C09D9" w:rsidRDefault="00714E5C">
      <w:pPr>
        <w:widowControl w:val="0"/>
        <w:spacing w:before="28"/>
        <w:ind w:right="2553"/>
        <w:jc w:val="both"/>
        <w:rPr>
          <w:rFonts w:ascii="Times New Roman" w:eastAsia="Times New Roman" w:hAnsi="Times New Roman" w:cs="Times New Roman"/>
          <w:sz w:val="16"/>
          <w:szCs w:val="16"/>
          <w:lang w:val="en-US"/>
        </w:rPr>
      </w:pPr>
    </w:p>
    <w:p w14:paraId="67EA7ACC" w14:textId="77777777" w:rsidR="00714E5C" w:rsidRPr="009C09D9" w:rsidRDefault="00AB58E9">
      <w:pPr>
        <w:widowControl w:val="0"/>
        <w:spacing w:before="28"/>
        <w:ind w:right="2553"/>
        <w:jc w:val="both"/>
        <w:rPr>
          <w:rFonts w:ascii="Times New Roman" w:eastAsia="Times New Roman" w:hAnsi="Times New Roman" w:cs="Times New Roman"/>
          <w:sz w:val="16"/>
          <w:szCs w:val="16"/>
          <w:lang w:val="en-US"/>
        </w:rPr>
      </w:pPr>
      <w:r w:rsidRPr="009C09D9">
        <w:rPr>
          <w:rFonts w:ascii="Times New Roman" w:eastAsia="Times New Roman" w:hAnsi="Times New Roman" w:cs="Times New Roman"/>
          <w:sz w:val="16"/>
          <w:szCs w:val="16"/>
        </w:rPr>
        <w:t xml:space="preserve">[9] Blockchain.com. (2018). Distribución de tasas de hash. </w:t>
      </w:r>
      <w:r w:rsidRPr="009C09D9">
        <w:rPr>
          <w:rFonts w:ascii="Times New Roman" w:eastAsia="Times New Roman" w:hAnsi="Times New Roman" w:cs="Times New Roman"/>
          <w:sz w:val="16"/>
          <w:szCs w:val="16"/>
          <w:lang w:val="en-US"/>
        </w:rPr>
        <w:t xml:space="preserve">[online] Available at: </w:t>
      </w:r>
    </w:p>
    <w:p w14:paraId="2975E0B8" w14:textId="77777777" w:rsidR="00714E5C" w:rsidRPr="009C09D9" w:rsidRDefault="00AB58E9">
      <w:pPr>
        <w:widowControl w:val="0"/>
        <w:spacing w:before="28"/>
        <w:ind w:right="1872"/>
        <w:jc w:val="both"/>
        <w:rPr>
          <w:rFonts w:ascii="Times New Roman" w:eastAsia="Times New Roman" w:hAnsi="Times New Roman" w:cs="Times New Roman"/>
          <w:sz w:val="16"/>
          <w:szCs w:val="16"/>
          <w:lang w:val="en-US"/>
        </w:rPr>
      </w:pPr>
      <w:r w:rsidRPr="009C09D9">
        <w:rPr>
          <w:rFonts w:ascii="Times New Roman" w:eastAsia="Times New Roman" w:hAnsi="Times New Roman" w:cs="Times New Roman"/>
          <w:color w:val="0000FF"/>
          <w:sz w:val="16"/>
          <w:szCs w:val="16"/>
          <w:lang w:val="en-US"/>
        </w:rPr>
        <w:t xml:space="preserve">https://www.blockchain.com/es/pools </w:t>
      </w:r>
      <w:r w:rsidRPr="009C09D9">
        <w:rPr>
          <w:rFonts w:ascii="Times New Roman" w:eastAsia="Times New Roman" w:hAnsi="Times New Roman" w:cs="Times New Roman"/>
          <w:sz w:val="16"/>
          <w:szCs w:val="16"/>
          <w:lang w:val="en-US"/>
        </w:rPr>
        <w:t xml:space="preserve">[Accessed 27 Jul. 2018]. </w:t>
      </w:r>
    </w:p>
    <w:p w14:paraId="2A3AA8F2" w14:textId="77777777" w:rsidR="00714E5C" w:rsidRPr="009C09D9" w:rsidRDefault="00714E5C">
      <w:pPr>
        <w:widowControl w:val="0"/>
        <w:spacing w:before="28"/>
        <w:ind w:right="1872"/>
        <w:jc w:val="both"/>
        <w:rPr>
          <w:rFonts w:ascii="Times New Roman" w:eastAsia="Times New Roman" w:hAnsi="Times New Roman" w:cs="Times New Roman"/>
          <w:sz w:val="16"/>
          <w:szCs w:val="16"/>
          <w:lang w:val="en-US"/>
        </w:rPr>
      </w:pPr>
    </w:p>
    <w:p w14:paraId="277004F0" w14:textId="77777777" w:rsidR="00714E5C" w:rsidRPr="009C09D9" w:rsidRDefault="00AB58E9">
      <w:pPr>
        <w:widowControl w:val="0"/>
        <w:spacing w:before="28"/>
        <w:ind w:right="1872"/>
        <w:jc w:val="both"/>
        <w:rPr>
          <w:rFonts w:ascii="Times New Roman" w:eastAsia="Times New Roman" w:hAnsi="Times New Roman" w:cs="Times New Roman"/>
          <w:sz w:val="16"/>
          <w:szCs w:val="16"/>
          <w:lang w:val="en-US"/>
        </w:rPr>
      </w:pPr>
      <w:r w:rsidRPr="009C09D9">
        <w:rPr>
          <w:rFonts w:ascii="Times New Roman" w:eastAsia="Times New Roman" w:hAnsi="Times New Roman" w:cs="Times New Roman"/>
          <w:sz w:val="16"/>
          <w:szCs w:val="16"/>
          <w:lang w:val="en-US"/>
        </w:rPr>
        <w:t xml:space="preserve">[10] Blockchain.com. (2018). </w:t>
      </w:r>
      <w:proofErr w:type="spellStart"/>
      <w:r w:rsidRPr="009C09D9">
        <w:rPr>
          <w:rFonts w:ascii="Times New Roman" w:eastAsia="Times New Roman" w:hAnsi="Times New Roman" w:cs="Times New Roman"/>
          <w:sz w:val="16"/>
          <w:szCs w:val="16"/>
          <w:lang w:val="en-US"/>
        </w:rPr>
        <w:t>Gráficos</w:t>
      </w:r>
      <w:proofErr w:type="spellEnd"/>
      <w:r w:rsidRPr="009C09D9">
        <w:rPr>
          <w:rFonts w:ascii="Times New Roman" w:eastAsia="Times New Roman" w:hAnsi="Times New Roman" w:cs="Times New Roman"/>
          <w:sz w:val="16"/>
          <w:szCs w:val="16"/>
          <w:lang w:val="en-US"/>
        </w:rPr>
        <w:t xml:space="preserve"> de Bitcoin - Blockchain.info. [online] Available at: </w:t>
      </w:r>
    </w:p>
    <w:p w14:paraId="0F7A276F" w14:textId="77777777" w:rsidR="00714E5C" w:rsidRPr="009C09D9" w:rsidRDefault="00AB58E9">
      <w:pPr>
        <w:widowControl w:val="0"/>
        <w:spacing w:before="28"/>
        <w:ind w:right="28"/>
        <w:jc w:val="both"/>
        <w:rPr>
          <w:rFonts w:ascii="Times New Roman" w:eastAsia="Times New Roman" w:hAnsi="Times New Roman" w:cs="Times New Roman"/>
          <w:sz w:val="16"/>
          <w:szCs w:val="16"/>
          <w:lang w:val="en-US"/>
        </w:rPr>
      </w:pPr>
      <w:r w:rsidRPr="009C09D9">
        <w:rPr>
          <w:rFonts w:ascii="Times New Roman" w:eastAsia="Times New Roman" w:hAnsi="Times New Roman" w:cs="Times New Roman"/>
          <w:color w:val="0000FF"/>
          <w:sz w:val="16"/>
          <w:szCs w:val="16"/>
          <w:lang w:val="en-US"/>
        </w:rPr>
        <w:t xml:space="preserve">https://www.blockchain.com/es/charts </w:t>
      </w:r>
      <w:r w:rsidRPr="009C09D9">
        <w:rPr>
          <w:rFonts w:ascii="Times New Roman" w:eastAsia="Times New Roman" w:hAnsi="Times New Roman" w:cs="Times New Roman"/>
          <w:sz w:val="16"/>
          <w:szCs w:val="16"/>
          <w:lang w:val="en-US"/>
        </w:rPr>
        <w:t>[Accessed 26 Jul. 2018].</w:t>
      </w:r>
    </w:p>
    <w:p w14:paraId="5C47824C" w14:textId="77777777" w:rsidR="00714E5C" w:rsidRPr="009C09D9" w:rsidRDefault="00714E5C">
      <w:pPr>
        <w:widowControl w:val="0"/>
        <w:spacing w:before="28"/>
        <w:ind w:right="28"/>
        <w:jc w:val="both"/>
        <w:rPr>
          <w:rFonts w:ascii="Times New Roman" w:eastAsia="Times New Roman" w:hAnsi="Times New Roman" w:cs="Times New Roman"/>
          <w:sz w:val="16"/>
          <w:szCs w:val="16"/>
          <w:lang w:val="en-US"/>
        </w:rPr>
      </w:pPr>
    </w:p>
    <w:p w14:paraId="3E5E878F" w14:textId="77777777" w:rsidR="00714E5C" w:rsidRPr="009C09D9" w:rsidRDefault="00AB58E9">
      <w:pPr>
        <w:widowControl w:val="0"/>
        <w:spacing w:before="28"/>
        <w:ind w:right="28"/>
        <w:jc w:val="both"/>
        <w:rPr>
          <w:rFonts w:ascii="Times New Roman" w:eastAsia="Times New Roman" w:hAnsi="Times New Roman" w:cs="Times New Roman"/>
          <w:sz w:val="16"/>
          <w:szCs w:val="16"/>
          <w:lang w:val="en-US"/>
        </w:rPr>
      </w:pPr>
      <w:r w:rsidRPr="009C09D9">
        <w:rPr>
          <w:rFonts w:ascii="Times New Roman" w:eastAsia="Times New Roman" w:hAnsi="Times New Roman" w:cs="Times New Roman"/>
          <w:sz w:val="16"/>
          <w:szCs w:val="16"/>
          <w:lang w:val="en-US"/>
        </w:rPr>
        <w:t xml:space="preserve">[11] Bitcoin WARNING: Mining for cryptocurrency could 'DESTROY' your PC, experts </w:t>
      </w:r>
      <w:proofErr w:type="gramStart"/>
      <w:r w:rsidRPr="009C09D9">
        <w:rPr>
          <w:rFonts w:ascii="Times New Roman" w:eastAsia="Times New Roman" w:hAnsi="Times New Roman" w:cs="Times New Roman"/>
          <w:sz w:val="16"/>
          <w:szCs w:val="16"/>
          <w:lang w:val="en-US"/>
        </w:rPr>
        <w:t>warn(</w:t>
      </w:r>
      <w:proofErr w:type="gramEnd"/>
      <w:r w:rsidRPr="009C09D9">
        <w:rPr>
          <w:rFonts w:ascii="Times New Roman" w:eastAsia="Times New Roman" w:hAnsi="Times New Roman" w:cs="Times New Roman"/>
          <w:sz w:val="16"/>
          <w:szCs w:val="16"/>
          <w:lang w:val="en-US"/>
        </w:rPr>
        <w:t xml:space="preserve">2018). EXPRESS Home of the </w:t>
      </w:r>
      <w:proofErr w:type="spellStart"/>
      <w:r w:rsidRPr="009C09D9">
        <w:rPr>
          <w:rFonts w:ascii="Times New Roman" w:eastAsia="Times New Roman" w:hAnsi="Times New Roman" w:cs="Times New Roman"/>
          <w:sz w:val="16"/>
          <w:szCs w:val="16"/>
          <w:lang w:val="en-US"/>
        </w:rPr>
        <w:t>dialy</w:t>
      </w:r>
      <w:proofErr w:type="spellEnd"/>
      <w:r w:rsidRPr="009C09D9">
        <w:rPr>
          <w:rFonts w:ascii="Times New Roman" w:eastAsia="Times New Roman" w:hAnsi="Times New Roman" w:cs="Times New Roman"/>
          <w:sz w:val="16"/>
          <w:szCs w:val="16"/>
          <w:lang w:val="en-US"/>
        </w:rPr>
        <w:t xml:space="preserve"> and Sunday express. [online] Available at:</w:t>
      </w:r>
    </w:p>
    <w:p w14:paraId="4B834CA5" w14:textId="77777777" w:rsidR="00714E5C" w:rsidRPr="009C09D9" w:rsidRDefault="00AB58E9">
      <w:pPr>
        <w:widowControl w:val="0"/>
        <w:spacing w:before="28"/>
        <w:ind w:right="28"/>
        <w:jc w:val="both"/>
        <w:rPr>
          <w:rFonts w:ascii="Times New Roman" w:eastAsia="Times New Roman" w:hAnsi="Times New Roman" w:cs="Times New Roman"/>
          <w:sz w:val="16"/>
          <w:szCs w:val="16"/>
          <w:lang w:val="en-US"/>
        </w:rPr>
      </w:pPr>
      <w:r w:rsidRPr="009C09D9">
        <w:rPr>
          <w:rFonts w:ascii="Times New Roman" w:eastAsia="Times New Roman" w:hAnsi="Times New Roman" w:cs="Times New Roman"/>
          <w:color w:val="0000FF"/>
          <w:sz w:val="16"/>
          <w:szCs w:val="16"/>
          <w:lang w:val="en-US"/>
        </w:rPr>
        <w:t xml:space="preserve">https://www.express.co.uk/life-style/science-echnology/932903/Bitcoin-warning-cryptocurrency-destroy-PC-McAfee </w:t>
      </w:r>
      <w:r w:rsidRPr="009C09D9">
        <w:rPr>
          <w:rFonts w:ascii="Times New Roman" w:eastAsia="Times New Roman" w:hAnsi="Times New Roman" w:cs="Times New Roman"/>
          <w:sz w:val="16"/>
          <w:szCs w:val="16"/>
          <w:lang w:val="en-US"/>
        </w:rPr>
        <w:t xml:space="preserve">[Accessed 25 Sep. 2018]. </w:t>
      </w:r>
    </w:p>
    <w:p w14:paraId="07202BAA" w14:textId="77777777" w:rsidR="00714E5C" w:rsidRPr="009C09D9" w:rsidRDefault="00714E5C">
      <w:pPr>
        <w:widowControl w:val="0"/>
        <w:spacing w:before="28"/>
        <w:ind w:right="67"/>
        <w:jc w:val="both"/>
        <w:rPr>
          <w:rFonts w:ascii="Times New Roman" w:eastAsia="Times New Roman" w:hAnsi="Times New Roman" w:cs="Times New Roman"/>
          <w:sz w:val="16"/>
          <w:szCs w:val="16"/>
          <w:lang w:val="en-US"/>
        </w:rPr>
      </w:pPr>
    </w:p>
    <w:p w14:paraId="7837C470" w14:textId="77777777" w:rsidR="00714E5C" w:rsidRPr="009C09D9" w:rsidRDefault="00AB58E9">
      <w:pPr>
        <w:widowControl w:val="0"/>
        <w:spacing w:before="28"/>
        <w:ind w:right="67"/>
        <w:jc w:val="both"/>
        <w:rPr>
          <w:rFonts w:ascii="Times New Roman" w:eastAsia="Times New Roman" w:hAnsi="Times New Roman" w:cs="Times New Roman"/>
          <w:sz w:val="16"/>
          <w:szCs w:val="16"/>
          <w:lang w:val="en-US"/>
        </w:rPr>
      </w:pPr>
      <w:r w:rsidRPr="009C09D9">
        <w:rPr>
          <w:rFonts w:ascii="Times New Roman" w:eastAsia="Times New Roman" w:hAnsi="Times New Roman" w:cs="Times New Roman"/>
          <w:sz w:val="16"/>
          <w:szCs w:val="16"/>
          <w:lang w:val="en-US"/>
        </w:rPr>
        <w:t xml:space="preserve">[12] M. Bedford Taylor, "The Evolution of Bitcoin Hardware," in Computer, vol. 50, no.9, pp. 58-66, 2017. </w:t>
      </w:r>
      <w:proofErr w:type="spellStart"/>
      <w:r w:rsidRPr="009C09D9">
        <w:rPr>
          <w:rFonts w:ascii="Times New Roman" w:eastAsia="Times New Roman" w:hAnsi="Times New Roman" w:cs="Times New Roman"/>
          <w:sz w:val="16"/>
          <w:szCs w:val="16"/>
          <w:lang w:val="en-US"/>
        </w:rPr>
        <w:t>doi</w:t>
      </w:r>
      <w:proofErr w:type="spellEnd"/>
      <w:r w:rsidRPr="009C09D9">
        <w:rPr>
          <w:rFonts w:ascii="Times New Roman" w:eastAsia="Times New Roman" w:hAnsi="Times New Roman" w:cs="Times New Roman"/>
          <w:sz w:val="16"/>
          <w:szCs w:val="16"/>
          <w:lang w:val="en-US"/>
        </w:rPr>
        <w:t xml:space="preserve">: </w:t>
      </w:r>
    </w:p>
    <w:p w14:paraId="0E77F8EC" w14:textId="77777777" w:rsidR="00714E5C" w:rsidRPr="009C09D9" w:rsidRDefault="00AB58E9">
      <w:pPr>
        <w:widowControl w:val="0"/>
        <w:spacing w:before="28"/>
        <w:ind w:right="-52"/>
        <w:jc w:val="both"/>
        <w:rPr>
          <w:rFonts w:ascii="Times New Roman" w:eastAsia="Times New Roman" w:hAnsi="Times New Roman" w:cs="Times New Roman"/>
          <w:sz w:val="16"/>
          <w:szCs w:val="16"/>
          <w:lang w:val="en-US"/>
        </w:rPr>
      </w:pPr>
      <w:r w:rsidRPr="009C09D9">
        <w:rPr>
          <w:rFonts w:ascii="Times New Roman" w:eastAsia="Times New Roman" w:hAnsi="Times New Roman" w:cs="Times New Roman"/>
          <w:sz w:val="16"/>
          <w:szCs w:val="16"/>
          <w:lang w:val="en-US"/>
        </w:rPr>
        <w:t>10.1109/MC.2017.3571056. [online] Available at:</w:t>
      </w:r>
    </w:p>
    <w:p w14:paraId="2B952F81" w14:textId="77777777" w:rsidR="00714E5C" w:rsidRPr="009C09D9" w:rsidRDefault="00AB58E9">
      <w:pPr>
        <w:widowControl w:val="0"/>
        <w:spacing w:before="28"/>
        <w:ind w:right="-52"/>
        <w:jc w:val="both"/>
        <w:rPr>
          <w:rFonts w:ascii="Times New Roman" w:eastAsia="Times New Roman" w:hAnsi="Times New Roman" w:cs="Times New Roman"/>
          <w:sz w:val="16"/>
          <w:szCs w:val="16"/>
          <w:lang w:val="en-US"/>
        </w:rPr>
      </w:pPr>
      <w:r w:rsidRPr="009C09D9">
        <w:rPr>
          <w:rFonts w:ascii="Times New Roman" w:eastAsia="Times New Roman" w:hAnsi="Times New Roman" w:cs="Times New Roman"/>
          <w:color w:val="0000FF"/>
          <w:sz w:val="16"/>
          <w:szCs w:val="16"/>
          <w:lang w:val="en-US"/>
        </w:rPr>
        <w:t xml:space="preserve">http://ieeexplore.ieee.org/stamp/stamp.jsp?tp=&amp;arnumber=8048662&amp;isnumber=8048614 </w:t>
      </w:r>
      <w:r w:rsidRPr="009C09D9">
        <w:rPr>
          <w:rFonts w:ascii="Times New Roman" w:eastAsia="Times New Roman" w:hAnsi="Times New Roman" w:cs="Times New Roman"/>
          <w:sz w:val="16"/>
          <w:szCs w:val="16"/>
          <w:lang w:val="en-US"/>
        </w:rPr>
        <w:t xml:space="preserve">[Accessed: 09- Sep- 2018]. </w:t>
      </w:r>
    </w:p>
    <w:p w14:paraId="154C436E" w14:textId="77777777" w:rsidR="00714E5C" w:rsidRPr="009C09D9" w:rsidRDefault="00714E5C">
      <w:pPr>
        <w:widowControl w:val="0"/>
        <w:spacing w:before="28"/>
        <w:ind w:right="-52"/>
        <w:jc w:val="both"/>
        <w:rPr>
          <w:rFonts w:ascii="Times New Roman" w:eastAsia="Times New Roman" w:hAnsi="Times New Roman" w:cs="Times New Roman"/>
          <w:sz w:val="16"/>
          <w:szCs w:val="16"/>
          <w:lang w:val="en-US"/>
        </w:rPr>
      </w:pPr>
    </w:p>
    <w:p w14:paraId="29C38517" w14:textId="77777777" w:rsidR="00714E5C" w:rsidRPr="009C09D9" w:rsidRDefault="00AB58E9">
      <w:pPr>
        <w:widowControl w:val="0"/>
        <w:spacing w:before="28"/>
        <w:ind w:right="-52"/>
        <w:jc w:val="both"/>
        <w:rPr>
          <w:rFonts w:ascii="Times New Roman" w:eastAsia="Times New Roman" w:hAnsi="Times New Roman" w:cs="Times New Roman"/>
          <w:sz w:val="16"/>
          <w:szCs w:val="16"/>
        </w:rPr>
      </w:pPr>
      <w:r w:rsidRPr="009C09D9">
        <w:rPr>
          <w:rFonts w:ascii="Times New Roman" w:eastAsia="Times New Roman" w:hAnsi="Times New Roman" w:cs="Times New Roman"/>
          <w:sz w:val="16"/>
          <w:szCs w:val="16"/>
        </w:rPr>
        <w:t xml:space="preserve">[13] Ticbogota.gov.co, INFORME FINAL DE RESULTADOS PROTOTIPO BLOCKCHAIN, secretaria distrital. </w:t>
      </w:r>
    </w:p>
    <w:p w14:paraId="4CD58AB0" w14:textId="77777777" w:rsidR="00714E5C" w:rsidRPr="009C09D9" w:rsidRDefault="00AB58E9">
      <w:pPr>
        <w:widowControl w:val="0"/>
        <w:spacing w:before="28"/>
        <w:ind w:right="-129"/>
        <w:jc w:val="both"/>
        <w:rPr>
          <w:rFonts w:ascii="Times New Roman" w:eastAsia="Times New Roman" w:hAnsi="Times New Roman" w:cs="Times New Roman"/>
          <w:sz w:val="16"/>
          <w:szCs w:val="16"/>
          <w:lang w:val="en-US"/>
        </w:rPr>
      </w:pPr>
      <w:r w:rsidRPr="009C09D9">
        <w:rPr>
          <w:rFonts w:ascii="Times New Roman" w:eastAsia="Times New Roman" w:hAnsi="Times New Roman" w:cs="Times New Roman"/>
          <w:sz w:val="16"/>
          <w:szCs w:val="16"/>
          <w:lang w:val="en-US"/>
        </w:rPr>
        <w:t xml:space="preserve">[online] Available at: </w:t>
      </w:r>
      <w:r w:rsidRPr="009C09D9">
        <w:rPr>
          <w:rFonts w:ascii="Times New Roman" w:eastAsia="Times New Roman" w:hAnsi="Times New Roman" w:cs="Times New Roman"/>
          <w:color w:val="0000FF"/>
          <w:sz w:val="16"/>
          <w:szCs w:val="16"/>
          <w:lang w:val="en-US"/>
        </w:rPr>
        <w:t xml:space="preserve">http://ticbogota.gov.co/sites/default/files/documentos/blockchain_web.pdf </w:t>
      </w:r>
      <w:r w:rsidRPr="009C09D9">
        <w:rPr>
          <w:rFonts w:ascii="Times New Roman" w:eastAsia="Times New Roman" w:hAnsi="Times New Roman" w:cs="Times New Roman"/>
          <w:sz w:val="16"/>
          <w:szCs w:val="16"/>
          <w:lang w:val="en-US"/>
        </w:rPr>
        <w:t xml:space="preserve">[Accessed: 09- Sep- 2018]. </w:t>
      </w:r>
    </w:p>
    <w:p w14:paraId="373658C8" w14:textId="77777777" w:rsidR="00714E5C" w:rsidRPr="009C09D9" w:rsidRDefault="00714E5C">
      <w:pPr>
        <w:widowControl w:val="0"/>
        <w:spacing w:before="28"/>
        <w:ind w:right="-129"/>
        <w:jc w:val="both"/>
        <w:rPr>
          <w:rFonts w:ascii="Times New Roman" w:eastAsia="Times New Roman" w:hAnsi="Times New Roman" w:cs="Times New Roman"/>
          <w:sz w:val="16"/>
          <w:szCs w:val="16"/>
          <w:lang w:val="en-US"/>
        </w:rPr>
      </w:pPr>
    </w:p>
    <w:p w14:paraId="3AF8B823" w14:textId="77777777" w:rsidR="00714E5C" w:rsidRPr="009C09D9" w:rsidRDefault="00AB58E9">
      <w:pPr>
        <w:widowControl w:val="0"/>
        <w:spacing w:before="28"/>
        <w:ind w:right="-129"/>
        <w:jc w:val="both"/>
        <w:rPr>
          <w:rFonts w:ascii="Times New Roman" w:eastAsia="Times New Roman" w:hAnsi="Times New Roman" w:cs="Times New Roman"/>
          <w:sz w:val="16"/>
          <w:szCs w:val="16"/>
          <w:lang w:val="en-US"/>
        </w:rPr>
      </w:pPr>
      <w:r w:rsidRPr="009C09D9">
        <w:rPr>
          <w:rFonts w:ascii="Times New Roman" w:eastAsia="Times New Roman" w:hAnsi="Times New Roman" w:cs="Times New Roman"/>
          <w:sz w:val="16"/>
          <w:szCs w:val="16"/>
        </w:rPr>
        <w:t xml:space="preserve">[14] "LEY 697 DE 2001", www2.igac.gov.co, 2018. </w:t>
      </w:r>
      <w:r w:rsidRPr="009C09D9">
        <w:rPr>
          <w:rFonts w:ascii="Times New Roman" w:eastAsia="Times New Roman" w:hAnsi="Times New Roman" w:cs="Times New Roman"/>
          <w:sz w:val="16"/>
          <w:szCs w:val="16"/>
          <w:lang w:val="en-US"/>
        </w:rPr>
        <w:t xml:space="preserve">[Online] Available at: </w:t>
      </w:r>
    </w:p>
    <w:p w14:paraId="72BCFB7E" w14:textId="77777777" w:rsidR="00714E5C" w:rsidRPr="009C09D9" w:rsidRDefault="00AB58E9">
      <w:pPr>
        <w:widowControl w:val="0"/>
        <w:spacing w:before="28"/>
        <w:ind w:right="-86"/>
        <w:jc w:val="both"/>
        <w:rPr>
          <w:rFonts w:ascii="Times New Roman" w:eastAsia="Times New Roman" w:hAnsi="Times New Roman" w:cs="Times New Roman"/>
          <w:sz w:val="16"/>
          <w:szCs w:val="16"/>
          <w:lang w:val="en-US"/>
        </w:rPr>
      </w:pPr>
      <w:r w:rsidRPr="009C09D9">
        <w:rPr>
          <w:rFonts w:ascii="Times New Roman" w:eastAsia="Times New Roman" w:hAnsi="Times New Roman" w:cs="Times New Roman"/>
          <w:color w:val="0000FF"/>
          <w:sz w:val="16"/>
          <w:szCs w:val="16"/>
          <w:lang w:val="en-US"/>
        </w:rPr>
        <w:t xml:space="preserve">http://www2.igac.gov.co/igac_web/normograma_files/LEY6972001.pdf </w:t>
      </w:r>
      <w:r w:rsidRPr="009C09D9">
        <w:rPr>
          <w:rFonts w:ascii="Times New Roman" w:eastAsia="Times New Roman" w:hAnsi="Times New Roman" w:cs="Times New Roman"/>
          <w:sz w:val="16"/>
          <w:szCs w:val="16"/>
          <w:lang w:val="en-US"/>
        </w:rPr>
        <w:t>[Accessed: 09- Sep- 2018].</w:t>
      </w:r>
    </w:p>
    <w:p w14:paraId="5708F660" w14:textId="77777777" w:rsidR="00714E5C" w:rsidRPr="009C09D9" w:rsidRDefault="00714E5C">
      <w:pPr>
        <w:widowControl w:val="0"/>
        <w:spacing w:before="28"/>
        <w:ind w:right="-86"/>
        <w:jc w:val="both"/>
        <w:rPr>
          <w:rFonts w:ascii="Times New Roman" w:eastAsia="Times New Roman" w:hAnsi="Times New Roman" w:cs="Times New Roman"/>
          <w:sz w:val="16"/>
          <w:szCs w:val="16"/>
          <w:lang w:val="en-US"/>
        </w:rPr>
      </w:pPr>
    </w:p>
    <w:p w14:paraId="0DE0A668" w14:textId="77777777" w:rsidR="00714E5C" w:rsidRPr="009C09D9" w:rsidRDefault="00AB58E9">
      <w:pPr>
        <w:widowControl w:val="0"/>
        <w:spacing w:before="28"/>
        <w:ind w:right="-86"/>
        <w:jc w:val="both"/>
        <w:rPr>
          <w:rFonts w:ascii="Times New Roman" w:eastAsia="Times New Roman" w:hAnsi="Times New Roman" w:cs="Times New Roman"/>
          <w:sz w:val="16"/>
          <w:szCs w:val="16"/>
        </w:rPr>
      </w:pPr>
      <w:r w:rsidRPr="009C09D9">
        <w:rPr>
          <w:rFonts w:ascii="Times New Roman" w:eastAsia="Times New Roman" w:hAnsi="Times New Roman" w:cs="Times New Roman"/>
          <w:sz w:val="16"/>
          <w:szCs w:val="16"/>
        </w:rPr>
        <w:t xml:space="preserve">[15] Aponte J., González A., Forero A., Giraldo J. y Viveros F., “Metodología de diseño sobre FPGA en un curso de sistemas digitales”. pp. 1-4, 2015. </w:t>
      </w:r>
    </w:p>
    <w:p w14:paraId="7E5C9BF9" w14:textId="77777777" w:rsidR="00714E5C" w:rsidRPr="009C09D9" w:rsidRDefault="00AB58E9">
      <w:pPr>
        <w:widowControl w:val="0"/>
        <w:spacing w:before="345"/>
        <w:ind w:right="-4"/>
        <w:jc w:val="both"/>
        <w:rPr>
          <w:rFonts w:ascii="Times New Roman" w:eastAsia="Times New Roman" w:hAnsi="Times New Roman" w:cs="Times New Roman"/>
          <w:sz w:val="16"/>
          <w:szCs w:val="16"/>
          <w:lang w:val="en-US"/>
        </w:rPr>
      </w:pPr>
      <w:r w:rsidRPr="009C09D9">
        <w:rPr>
          <w:rFonts w:ascii="Times New Roman" w:eastAsia="Times New Roman" w:hAnsi="Times New Roman" w:cs="Times New Roman"/>
          <w:sz w:val="16"/>
          <w:szCs w:val="16"/>
          <w:lang w:val="en-US"/>
        </w:rPr>
        <w:t>[16] Chen L., Xu L., Shah N., Gao Z., Lu Y., Shi W., On Security Analysis of Proof-of-Elapsed-Time (</w:t>
      </w:r>
      <w:proofErr w:type="spellStart"/>
      <w:r w:rsidRPr="009C09D9">
        <w:rPr>
          <w:rFonts w:ascii="Times New Roman" w:eastAsia="Times New Roman" w:hAnsi="Times New Roman" w:cs="Times New Roman"/>
          <w:sz w:val="16"/>
          <w:szCs w:val="16"/>
          <w:lang w:val="en-US"/>
        </w:rPr>
        <w:t>PoET</w:t>
      </w:r>
      <w:proofErr w:type="spellEnd"/>
      <w:r w:rsidRPr="009C09D9">
        <w:rPr>
          <w:rFonts w:ascii="Times New Roman" w:eastAsia="Times New Roman" w:hAnsi="Times New Roman" w:cs="Times New Roman"/>
          <w:sz w:val="16"/>
          <w:szCs w:val="16"/>
          <w:lang w:val="en-US"/>
        </w:rPr>
        <w:t xml:space="preserve">). In: </w:t>
      </w:r>
      <w:proofErr w:type="spellStart"/>
      <w:r w:rsidRPr="009C09D9">
        <w:rPr>
          <w:rFonts w:ascii="Times New Roman" w:eastAsia="Times New Roman" w:hAnsi="Times New Roman" w:cs="Times New Roman"/>
          <w:sz w:val="16"/>
          <w:szCs w:val="16"/>
          <w:lang w:val="en-US"/>
        </w:rPr>
        <w:t>Spirakis</w:t>
      </w:r>
      <w:proofErr w:type="spellEnd"/>
      <w:r w:rsidRPr="009C09D9">
        <w:rPr>
          <w:rFonts w:ascii="Times New Roman" w:eastAsia="Times New Roman" w:hAnsi="Times New Roman" w:cs="Times New Roman"/>
          <w:sz w:val="16"/>
          <w:szCs w:val="16"/>
          <w:lang w:val="en-US"/>
        </w:rPr>
        <w:t xml:space="preserve"> P., </w:t>
      </w:r>
      <w:proofErr w:type="spellStart"/>
      <w:r w:rsidRPr="009C09D9">
        <w:rPr>
          <w:rFonts w:ascii="Times New Roman" w:eastAsia="Times New Roman" w:hAnsi="Times New Roman" w:cs="Times New Roman"/>
          <w:sz w:val="16"/>
          <w:szCs w:val="16"/>
          <w:lang w:val="en-US"/>
        </w:rPr>
        <w:t>Tsigas</w:t>
      </w:r>
      <w:proofErr w:type="spellEnd"/>
      <w:r w:rsidRPr="009C09D9">
        <w:rPr>
          <w:rFonts w:ascii="Times New Roman" w:eastAsia="Times New Roman" w:hAnsi="Times New Roman" w:cs="Times New Roman"/>
          <w:sz w:val="16"/>
          <w:szCs w:val="16"/>
          <w:lang w:val="en-US"/>
        </w:rPr>
        <w:t xml:space="preserve"> P. (eds) Stabilization, Safety, and Security of Distributed Systems. SSS 2017. Lecture Notes in Computer Science, vol 10616. Springer, Cham</w:t>
      </w:r>
    </w:p>
    <w:p w14:paraId="41D8A880" w14:textId="77777777" w:rsidR="00714E5C" w:rsidRPr="009C09D9" w:rsidRDefault="00714E5C">
      <w:pPr>
        <w:widowControl w:val="0"/>
        <w:spacing w:before="28"/>
        <w:ind w:right="-95"/>
        <w:jc w:val="both"/>
        <w:rPr>
          <w:rFonts w:ascii="Times New Roman" w:eastAsia="Times New Roman" w:hAnsi="Times New Roman" w:cs="Times New Roman"/>
          <w:sz w:val="16"/>
          <w:szCs w:val="16"/>
          <w:lang w:val="en-US"/>
        </w:rPr>
      </w:pPr>
    </w:p>
    <w:p w14:paraId="2FC518E2" w14:textId="77777777" w:rsidR="00714E5C" w:rsidRPr="009C09D9" w:rsidRDefault="00AB58E9">
      <w:pPr>
        <w:widowControl w:val="0"/>
        <w:spacing w:before="28"/>
        <w:ind w:right="-95"/>
        <w:jc w:val="both"/>
        <w:rPr>
          <w:rFonts w:ascii="Times New Roman" w:eastAsia="Times New Roman" w:hAnsi="Times New Roman" w:cs="Times New Roman"/>
          <w:color w:val="0000FF"/>
          <w:sz w:val="16"/>
          <w:szCs w:val="16"/>
          <w:lang w:val="en-US"/>
        </w:rPr>
      </w:pPr>
      <w:r w:rsidRPr="009C09D9">
        <w:rPr>
          <w:rFonts w:ascii="Times New Roman" w:eastAsia="Times New Roman" w:hAnsi="Times New Roman" w:cs="Times New Roman"/>
          <w:sz w:val="16"/>
          <w:szCs w:val="16"/>
          <w:lang w:val="en-US"/>
        </w:rPr>
        <w:t xml:space="preserve">[17] </w:t>
      </w:r>
      <w:proofErr w:type="spellStart"/>
      <w:r w:rsidRPr="009C09D9">
        <w:rPr>
          <w:rFonts w:ascii="Times New Roman" w:eastAsia="Times New Roman" w:hAnsi="Times New Roman" w:cs="Times New Roman"/>
          <w:sz w:val="16"/>
          <w:szCs w:val="16"/>
          <w:lang w:val="en-US"/>
        </w:rPr>
        <w:t>Brownworth</w:t>
      </w:r>
      <w:proofErr w:type="spellEnd"/>
      <w:r w:rsidRPr="009C09D9">
        <w:rPr>
          <w:rFonts w:ascii="Times New Roman" w:eastAsia="Times New Roman" w:hAnsi="Times New Roman" w:cs="Times New Roman"/>
          <w:sz w:val="16"/>
          <w:szCs w:val="16"/>
          <w:lang w:val="en-US"/>
        </w:rPr>
        <w:t xml:space="preserve">, A. (n.d.). Block. [online] Blockchain.mit.edu. Available at: </w:t>
      </w:r>
      <w:r w:rsidRPr="009C09D9">
        <w:rPr>
          <w:rFonts w:ascii="Times New Roman" w:eastAsia="Times New Roman" w:hAnsi="Times New Roman" w:cs="Times New Roman"/>
          <w:color w:val="0000FF"/>
          <w:sz w:val="16"/>
          <w:szCs w:val="16"/>
          <w:lang w:val="en-US"/>
        </w:rPr>
        <w:t xml:space="preserve">http://Blockchain.mit.edu/block/ </w:t>
      </w:r>
    </w:p>
    <w:p w14:paraId="37585C89" w14:textId="77777777" w:rsidR="00714E5C" w:rsidRPr="009C09D9" w:rsidRDefault="00AB58E9">
      <w:pPr>
        <w:widowControl w:val="0"/>
        <w:spacing w:before="28"/>
        <w:ind w:right="316"/>
        <w:jc w:val="both"/>
        <w:rPr>
          <w:rFonts w:ascii="Times New Roman" w:eastAsia="Times New Roman" w:hAnsi="Times New Roman" w:cs="Times New Roman"/>
          <w:sz w:val="16"/>
          <w:szCs w:val="16"/>
        </w:rPr>
      </w:pPr>
      <w:r w:rsidRPr="009C09D9">
        <w:rPr>
          <w:rFonts w:ascii="Times New Roman" w:eastAsia="Times New Roman" w:hAnsi="Times New Roman" w:cs="Times New Roman"/>
          <w:sz w:val="16"/>
          <w:szCs w:val="16"/>
        </w:rPr>
        <w:t>[</w:t>
      </w:r>
      <w:proofErr w:type="spellStart"/>
      <w:r w:rsidRPr="009C09D9">
        <w:rPr>
          <w:rFonts w:ascii="Times New Roman" w:eastAsia="Times New Roman" w:hAnsi="Times New Roman" w:cs="Times New Roman"/>
          <w:sz w:val="16"/>
          <w:szCs w:val="16"/>
        </w:rPr>
        <w:t>Accessed</w:t>
      </w:r>
      <w:proofErr w:type="spellEnd"/>
      <w:r w:rsidRPr="009C09D9">
        <w:rPr>
          <w:rFonts w:ascii="Times New Roman" w:eastAsia="Times New Roman" w:hAnsi="Times New Roman" w:cs="Times New Roman"/>
          <w:sz w:val="16"/>
          <w:szCs w:val="16"/>
        </w:rPr>
        <w:t xml:space="preserve"> 26 Sep. 2018]. </w:t>
      </w:r>
    </w:p>
    <w:p w14:paraId="53E2C3B8" w14:textId="77777777" w:rsidR="00714E5C" w:rsidRPr="009C09D9" w:rsidRDefault="00714E5C">
      <w:pPr>
        <w:widowControl w:val="0"/>
        <w:spacing w:before="28"/>
        <w:ind w:right="316"/>
        <w:jc w:val="both"/>
        <w:rPr>
          <w:rFonts w:ascii="Times New Roman" w:eastAsia="Times New Roman" w:hAnsi="Times New Roman" w:cs="Times New Roman"/>
          <w:sz w:val="16"/>
          <w:szCs w:val="16"/>
        </w:rPr>
      </w:pPr>
    </w:p>
    <w:p w14:paraId="3D7B3C6A" w14:textId="77777777" w:rsidR="00714E5C" w:rsidRPr="009C09D9" w:rsidRDefault="00AB58E9">
      <w:pPr>
        <w:widowControl w:val="0"/>
        <w:spacing w:before="28"/>
        <w:ind w:right="316"/>
        <w:jc w:val="both"/>
        <w:rPr>
          <w:rFonts w:ascii="Times New Roman" w:eastAsia="Times New Roman" w:hAnsi="Times New Roman" w:cs="Times New Roman"/>
          <w:sz w:val="16"/>
          <w:szCs w:val="16"/>
        </w:rPr>
      </w:pPr>
      <w:r w:rsidRPr="009C09D9">
        <w:rPr>
          <w:rFonts w:ascii="Times New Roman" w:eastAsia="Times New Roman" w:hAnsi="Times New Roman" w:cs="Times New Roman"/>
          <w:sz w:val="16"/>
          <w:szCs w:val="16"/>
        </w:rPr>
        <w:t xml:space="preserve">[18] PREUKSCHAT, A. (2015). ¿Qué es una colisión en criptografía? – Criptografía aplicada a Bitcoin. </w:t>
      </w:r>
      <w:r w:rsidRPr="009C09D9">
        <w:rPr>
          <w:rFonts w:ascii="Times New Roman" w:eastAsia="Times New Roman" w:hAnsi="Times New Roman" w:cs="Times New Roman"/>
          <w:i/>
          <w:sz w:val="16"/>
          <w:szCs w:val="16"/>
        </w:rPr>
        <w:t xml:space="preserve">Oro Y Finanzas Diario Digital Del Dinero. </w:t>
      </w:r>
      <w:r w:rsidRPr="009C09D9">
        <w:rPr>
          <w:rFonts w:ascii="Times New Roman" w:eastAsia="Times New Roman" w:hAnsi="Times New Roman" w:cs="Times New Roman"/>
          <w:sz w:val="16"/>
          <w:szCs w:val="16"/>
        </w:rPr>
        <w:t xml:space="preserve">[online] </w:t>
      </w:r>
      <w:proofErr w:type="spellStart"/>
      <w:r w:rsidRPr="009C09D9">
        <w:rPr>
          <w:rFonts w:ascii="Times New Roman" w:eastAsia="Times New Roman" w:hAnsi="Times New Roman" w:cs="Times New Roman"/>
          <w:sz w:val="16"/>
          <w:szCs w:val="16"/>
        </w:rPr>
        <w:t>Available</w:t>
      </w:r>
      <w:proofErr w:type="spellEnd"/>
      <w:r w:rsidRPr="009C09D9">
        <w:rPr>
          <w:rFonts w:ascii="Times New Roman" w:eastAsia="Times New Roman" w:hAnsi="Times New Roman" w:cs="Times New Roman"/>
          <w:sz w:val="16"/>
          <w:szCs w:val="16"/>
        </w:rPr>
        <w:t xml:space="preserve"> at://</w:t>
      </w:r>
      <w:r w:rsidRPr="009C09D9">
        <w:rPr>
          <w:rFonts w:ascii="Times New Roman" w:eastAsia="Times New Roman" w:hAnsi="Times New Roman" w:cs="Times New Roman"/>
          <w:color w:val="0000FF"/>
          <w:sz w:val="16"/>
          <w:szCs w:val="16"/>
        </w:rPr>
        <w:t xml:space="preserve">https://www.oroyfinanzas.com/2015/02/que-es- </w:t>
      </w:r>
      <w:proofErr w:type="spellStart"/>
      <w:r w:rsidRPr="009C09D9">
        <w:rPr>
          <w:rFonts w:ascii="Times New Roman" w:eastAsia="Times New Roman" w:hAnsi="Times New Roman" w:cs="Times New Roman"/>
          <w:color w:val="0000FF"/>
          <w:sz w:val="16"/>
          <w:szCs w:val="16"/>
        </w:rPr>
        <w:t>colision</w:t>
      </w:r>
      <w:proofErr w:type="spellEnd"/>
      <w:r w:rsidRPr="009C09D9">
        <w:rPr>
          <w:rFonts w:ascii="Times New Roman" w:eastAsia="Times New Roman" w:hAnsi="Times New Roman" w:cs="Times New Roman"/>
          <w:color w:val="0000FF"/>
          <w:sz w:val="16"/>
          <w:szCs w:val="16"/>
        </w:rPr>
        <w:t>-</w:t>
      </w:r>
      <w:proofErr w:type="spellStart"/>
      <w:r w:rsidRPr="009C09D9">
        <w:rPr>
          <w:rFonts w:ascii="Times New Roman" w:eastAsia="Times New Roman" w:hAnsi="Times New Roman" w:cs="Times New Roman"/>
          <w:color w:val="0000FF"/>
          <w:sz w:val="16"/>
          <w:szCs w:val="16"/>
        </w:rPr>
        <w:t>criptografia</w:t>
      </w:r>
      <w:proofErr w:type="spellEnd"/>
      <w:r w:rsidRPr="009C09D9">
        <w:rPr>
          <w:rFonts w:ascii="Times New Roman" w:eastAsia="Times New Roman" w:hAnsi="Times New Roman" w:cs="Times New Roman"/>
          <w:color w:val="0000FF"/>
          <w:sz w:val="16"/>
          <w:szCs w:val="16"/>
        </w:rPr>
        <w:t>-bitcoin/</w:t>
      </w:r>
      <w:r w:rsidRPr="009C09D9">
        <w:rPr>
          <w:rFonts w:ascii="Times New Roman" w:eastAsia="Times New Roman" w:hAnsi="Times New Roman" w:cs="Times New Roman"/>
          <w:sz w:val="16"/>
          <w:szCs w:val="16"/>
        </w:rPr>
        <w:t>. [</w:t>
      </w:r>
      <w:proofErr w:type="spellStart"/>
      <w:r w:rsidRPr="009C09D9">
        <w:rPr>
          <w:rFonts w:ascii="Times New Roman" w:eastAsia="Times New Roman" w:hAnsi="Times New Roman" w:cs="Times New Roman"/>
          <w:sz w:val="16"/>
          <w:szCs w:val="16"/>
        </w:rPr>
        <w:t>Accessed</w:t>
      </w:r>
      <w:proofErr w:type="spellEnd"/>
      <w:r w:rsidRPr="009C09D9">
        <w:rPr>
          <w:rFonts w:ascii="Times New Roman" w:eastAsia="Times New Roman" w:hAnsi="Times New Roman" w:cs="Times New Roman"/>
          <w:sz w:val="16"/>
          <w:szCs w:val="16"/>
        </w:rPr>
        <w:t xml:space="preserve"> 27 Sep. 2018].</w:t>
      </w:r>
    </w:p>
    <w:p w14:paraId="3BC98ECB" w14:textId="38ACC427" w:rsidR="00714E5C" w:rsidRPr="009C09D9" w:rsidRDefault="00AC7B2A">
      <w:pPr>
        <w:pStyle w:val="Ttulo1"/>
        <w:jc w:val="both"/>
        <w:rPr>
          <w:rFonts w:ascii="Times New Roman" w:eastAsia="Times New Roman" w:hAnsi="Times New Roman" w:cs="Times New Roman"/>
          <w:color w:val="0000FF"/>
          <w:sz w:val="16"/>
          <w:szCs w:val="16"/>
        </w:rPr>
      </w:pPr>
      <w:ins w:id="3962" w:author="Maria Paola Fonseca Paez" w:date="2019-11-30T17:15:00Z">
        <w:r>
          <w:rPr>
            <w:rFonts w:ascii="Times New Roman" w:eastAsia="Times New Roman" w:hAnsi="Times New Roman" w:cs="Times New Roman"/>
            <w:b/>
            <w:sz w:val="28"/>
            <w:szCs w:val="28"/>
          </w:rPr>
          <w:t xml:space="preserve"> </w:t>
        </w:r>
      </w:ins>
      <w:r w:rsidR="00AB58E9" w:rsidRPr="00AC7B2A">
        <w:rPr>
          <w:rFonts w:ascii="Times New Roman" w:eastAsia="Times New Roman" w:hAnsi="Times New Roman" w:cs="Times New Roman"/>
          <w:b/>
          <w:szCs w:val="28"/>
          <w:rPrChange w:id="3963" w:author="Maria Paola Fonseca Paez" w:date="2019-11-30T17:15:00Z">
            <w:rPr>
              <w:rFonts w:ascii="Times New Roman" w:eastAsia="Times New Roman" w:hAnsi="Times New Roman" w:cs="Times New Roman"/>
              <w:b/>
              <w:sz w:val="28"/>
              <w:szCs w:val="28"/>
            </w:rPr>
          </w:rPrChange>
        </w:rPr>
        <w:fldChar w:fldCharType="begin"/>
      </w:r>
      <w:ins w:id="3964" w:author="Maria Paola Fonseca Paez" w:date="2019-11-30T17:15:00Z">
        <w:r>
          <w:rPr>
            <w:rFonts w:ascii="Times New Roman" w:eastAsia="Times New Roman" w:hAnsi="Times New Roman" w:cs="Times New Roman"/>
            <w:b/>
            <w:szCs w:val="28"/>
          </w:rPr>
          <w:instrText xml:space="preserve">HYPERLINK  \l "_ÍNDICE" \h </w:instrText>
        </w:r>
      </w:ins>
      <w:del w:id="3965" w:author="Maria Paola Fonseca Paez" w:date="2019-11-30T17:15:00Z">
        <w:r w:rsidR="00AB58E9" w:rsidRPr="00AC7B2A" w:rsidDel="00AC7B2A">
          <w:rPr>
            <w:rFonts w:ascii="Times New Roman" w:eastAsia="Times New Roman" w:hAnsi="Times New Roman" w:cs="Times New Roman"/>
            <w:b/>
            <w:szCs w:val="28"/>
            <w:rPrChange w:id="3966" w:author="Maria Paola Fonseca Paez" w:date="2019-11-30T17:15:00Z">
              <w:rPr>
                <w:rFonts w:ascii="Times New Roman" w:eastAsia="Times New Roman" w:hAnsi="Times New Roman" w:cs="Times New Roman"/>
                <w:b/>
                <w:sz w:val="28"/>
                <w:szCs w:val="28"/>
              </w:rPr>
            </w:rPrChange>
          </w:rPr>
          <w:delInstrText xml:space="preserve"> HYPERLINK \l "_7c3l0myobogq" \h </w:delInstrText>
        </w:r>
      </w:del>
      <w:r w:rsidR="00AB58E9" w:rsidRPr="00AC7B2A">
        <w:rPr>
          <w:rFonts w:ascii="Times New Roman" w:eastAsia="Times New Roman" w:hAnsi="Times New Roman" w:cs="Times New Roman"/>
          <w:b/>
          <w:szCs w:val="28"/>
          <w:rPrChange w:id="3967" w:author="Maria Paola Fonseca Paez" w:date="2019-11-30T17:15:00Z">
            <w:rPr>
              <w:rFonts w:ascii="Times New Roman" w:eastAsia="Times New Roman" w:hAnsi="Times New Roman" w:cs="Times New Roman"/>
              <w:b/>
              <w:sz w:val="28"/>
              <w:szCs w:val="28"/>
            </w:rPr>
          </w:rPrChange>
        </w:rPr>
        <w:fldChar w:fldCharType="separate"/>
      </w:r>
      <w:bookmarkStart w:id="3968" w:name="_Toc26029293"/>
      <w:r w:rsidR="00AB58E9" w:rsidRPr="00AC7B2A">
        <w:rPr>
          <w:rFonts w:ascii="Times New Roman" w:eastAsia="Times New Roman" w:hAnsi="Times New Roman" w:cs="Times New Roman"/>
          <w:b/>
          <w:szCs w:val="28"/>
          <w:rPrChange w:id="3969" w:author="Maria Paola Fonseca Paez" w:date="2019-11-30T17:15:00Z">
            <w:rPr>
              <w:rFonts w:ascii="Times New Roman" w:eastAsia="Times New Roman" w:hAnsi="Times New Roman" w:cs="Times New Roman"/>
              <w:b/>
              <w:sz w:val="28"/>
              <w:szCs w:val="28"/>
            </w:rPr>
          </w:rPrChange>
        </w:rPr>
        <w:t>ANEXOS</w:t>
      </w:r>
      <w:bookmarkEnd w:id="3968"/>
      <w:r w:rsidR="00AB58E9" w:rsidRPr="00AC7B2A">
        <w:rPr>
          <w:rFonts w:ascii="Times New Roman" w:eastAsia="Times New Roman" w:hAnsi="Times New Roman" w:cs="Times New Roman"/>
          <w:b/>
          <w:szCs w:val="28"/>
          <w:rPrChange w:id="3970" w:author="Maria Paola Fonseca Paez" w:date="2019-11-30T17:15:00Z">
            <w:rPr>
              <w:rFonts w:ascii="Times New Roman" w:eastAsia="Times New Roman" w:hAnsi="Times New Roman" w:cs="Times New Roman"/>
              <w:b/>
              <w:sz w:val="28"/>
              <w:szCs w:val="28"/>
            </w:rPr>
          </w:rPrChange>
        </w:rPr>
        <w:fldChar w:fldCharType="end"/>
      </w:r>
    </w:p>
    <w:p w14:paraId="3E77C4E2" w14:textId="77777777" w:rsidR="00714E5C" w:rsidRPr="009C09D9" w:rsidRDefault="00714E5C">
      <w:pPr>
        <w:jc w:val="both"/>
        <w:rPr>
          <w:rFonts w:ascii="Times New Roman" w:eastAsia="Times New Roman" w:hAnsi="Times New Roman" w:cs="Times New Roman"/>
        </w:rPr>
      </w:pPr>
    </w:p>
    <w:p w14:paraId="13C8E25A" w14:textId="77777777" w:rsidR="00714E5C" w:rsidRPr="009C09D9" w:rsidRDefault="00AB58E9">
      <w:pPr>
        <w:jc w:val="both"/>
        <w:rPr>
          <w:rFonts w:ascii="Times New Roman" w:eastAsia="Times New Roman" w:hAnsi="Times New Roman" w:cs="Times New Roman"/>
        </w:rPr>
      </w:pPr>
      <w:r w:rsidRPr="009C09D9">
        <w:rPr>
          <w:rFonts w:ascii="Times New Roman" w:eastAsia="Times New Roman" w:hAnsi="Times New Roman" w:cs="Times New Roman"/>
        </w:rPr>
        <w:t xml:space="preserve">En esta sección se presentan los planos del </w:t>
      </w:r>
      <w:r w:rsidRPr="009C09D9">
        <w:rPr>
          <w:rFonts w:ascii="Times New Roman" w:eastAsia="Times New Roman" w:hAnsi="Times New Roman" w:cs="Times New Roman"/>
          <w:i/>
        </w:rPr>
        <w:t>hardware</w:t>
      </w:r>
      <w:r w:rsidRPr="009C09D9">
        <w:rPr>
          <w:rFonts w:ascii="Times New Roman" w:eastAsia="Times New Roman" w:hAnsi="Times New Roman" w:cs="Times New Roman"/>
        </w:rPr>
        <w:t xml:space="preserve">, códigos de </w:t>
      </w:r>
      <w:r w:rsidRPr="009C09D9">
        <w:rPr>
          <w:rFonts w:ascii="Times New Roman" w:eastAsia="Times New Roman" w:hAnsi="Times New Roman" w:cs="Times New Roman"/>
          <w:i/>
        </w:rPr>
        <w:t>VHDL</w:t>
      </w:r>
      <w:r w:rsidRPr="009C09D9">
        <w:rPr>
          <w:rFonts w:ascii="Times New Roman" w:eastAsia="Times New Roman" w:hAnsi="Times New Roman" w:cs="Times New Roman"/>
        </w:rPr>
        <w:t xml:space="preserve"> y </w:t>
      </w:r>
      <w:proofErr w:type="spellStart"/>
      <w:r w:rsidRPr="009C09D9">
        <w:rPr>
          <w:rFonts w:ascii="Times New Roman" w:eastAsia="Times New Roman" w:hAnsi="Times New Roman" w:cs="Times New Roman"/>
          <w:i/>
        </w:rPr>
        <w:t>verilog</w:t>
      </w:r>
      <w:proofErr w:type="spellEnd"/>
      <w:r w:rsidRPr="009C09D9">
        <w:rPr>
          <w:rFonts w:ascii="Times New Roman" w:eastAsia="Times New Roman" w:hAnsi="Times New Roman" w:cs="Times New Roman"/>
        </w:rPr>
        <w:t xml:space="preserve">, imágenes tomadas del </w:t>
      </w:r>
      <w:r w:rsidRPr="009C09D9">
        <w:rPr>
          <w:rFonts w:ascii="Times New Roman" w:eastAsia="Times New Roman" w:hAnsi="Times New Roman" w:cs="Times New Roman"/>
          <w:i/>
        </w:rPr>
        <w:t>RTL</w:t>
      </w:r>
      <w:r w:rsidRPr="009C09D9">
        <w:rPr>
          <w:rFonts w:ascii="Times New Roman" w:eastAsia="Times New Roman" w:hAnsi="Times New Roman" w:cs="Times New Roman"/>
        </w:rPr>
        <w:t xml:space="preserve"> de Quartus Prime para diagramas de bloques y controles, los proyectos realizados en Quartus Prime y la totalidad de los programas fuente desarrollados. Los anexos del presente trabajo de grado se encuentran disponibles en el OneDrive de la Pontificia Universidad Javeriana, en la carpeta TG1826, disponible en el siguiente hipervínculo: </w:t>
      </w:r>
      <w:r w:rsidR="002F574C" w:rsidRPr="009C09D9">
        <w:rPr>
          <w:rFonts w:ascii="Times New Roman" w:hAnsi="Times New Roman" w:cs="Times New Roman"/>
        </w:rPr>
        <w:fldChar w:fldCharType="begin"/>
      </w:r>
      <w:r w:rsidR="002F574C" w:rsidRPr="009C09D9">
        <w:rPr>
          <w:rFonts w:ascii="Times New Roman" w:hAnsi="Times New Roman" w:cs="Times New Roman"/>
        </w:rPr>
        <w:instrText xml:space="preserve"> HYPERLINK "https://livejaverianaedu-my.sharepoint.com/:f:/g/personal/fonseca_maria_javeriana_edu_co/ErzEdEaXXU5Ll8dKUsNBmmoB9Z6WoSxgODbQjjhYHEk7sQ?e=CKxS6x" \h </w:instrText>
      </w:r>
      <w:r w:rsidR="002F574C" w:rsidRPr="009C09D9">
        <w:rPr>
          <w:rFonts w:ascii="Times New Roman" w:hAnsi="Times New Roman" w:cs="Times New Roman"/>
        </w:rPr>
        <w:fldChar w:fldCharType="separate"/>
      </w:r>
      <w:r w:rsidRPr="009C09D9">
        <w:rPr>
          <w:rFonts w:ascii="Times New Roman" w:eastAsia="Times New Roman" w:hAnsi="Times New Roman" w:cs="Times New Roman"/>
          <w:color w:val="1155CC"/>
          <w:u w:val="single"/>
        </w:rPr>
        <w:t>TG1826</w:t>
      </w:r>
      <w:r w:rsidR="002F574C" w:rsidRPr="009C09D9">
        <w:rPr>
          <w:rFonts w:ascii="Times New Roman" w:eastAsia="Times New Roman" w:hAnsi="Times New Roman" w:cs="Times New Roman"/>
          <w:color w:val="1155CC"/>
          <w:u w:val="single"/>
        </w:rPr>
        <w:fldChar w:fldCharType="end"/>
      </w:r>
      <w:r w:rsidRPr="009C09D9">
        <w:rPr>
          <w:rFonts w:ascii="Times New Roman" w:eastAsia="Times New Roman" w:hAnsi="Times New Roman" w:cs="Times New Roman"/>
        </w:rPr>
        <w:t>.</w:t>
      </w:r>
    </w:p>
    <w:p w14:paraId="1CA05EC7" w14:textId="77777777" w:rsidR="00714E5C" w:rsidRPr="009C09D9" w:rsidRDefault="00714E5C">
      <w:pPr>
        <w:jc w:val="both"/>
        <w:rPr>
          <w:rFonts w:ascii="Times New Roman" w:eastAsia="Times New Roman" w:hAnsi="Times New Roman" w:cs="Times New Roman"/>
        </w:rPr>
      </w:pPr>
    </w:p>
    <w:p w14:paraId="4F60C817" w14:textId="77777777" w:rsidR="00714E5C" w:rsidRPr="009C09D9" w:rsidRDefault="00714E5C">
      <w:pPr>
        <w:jc w:val="both"/>
        <w:rPr>
          <w:rFonts w:ascii="Times New Roman" w:eastAsia="Times New Roman" w:hAnsi="Times New Roman" w:cs="Times New Roman"/>
          <w:color w:val="0000FF"/>
        </w:rPr>
      </w:pPr>
    </w:p>
    <w:sectPr w:rsidR="00714E5C" w:rsidRPr="009C09D9" w:rsidSect="000148FA">
      <w:headerReference w:type="default" r:id="rId37"/>
      <w:footerReference w:type="default" r:id="rId38"/>
      <w:pgSz w:w="11909" w:h="16834" w:code="9"/>
      <w:pgMar w:top="1123" w:right="1123" w:bottom="1123" w:left="1699" w:header="720" w:footer="720" w:gutter="0"/>
      <w:pgNumType w:start="1"/>
      <w:cols w:space="720"/>
      <w:titlePg/>
      <w:docGrid w:linePitch="299"/>
      <w:sectPrChange w:id="3972" w:author="Maria Paola Fonseca Paez" w:date="2019-11-30T22:45:00Z">
        <w:sectPr w:rsidR="00714E5C" w:rsidRPr="009C09D9" w:rsidSect="000148FA">
          <w:pgSz w:code="0"/>
          <w:pgMar w:top="1133" w:right="1135" w:bottom="1231" w:left="1842" w:header="720" w:footer="720" w:gutter="0"/>
          <w:titlePg w:val="0"/>
          <w:docGrid w:linePitch="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02" w:author="Carolina Mercado Muñoz" w:date="2019-11-30T14:24:00Z" w:initials="CMM">
    <w:p w14:paraId="7106EFB4" w14:textId="015A4D9F" w:rsidR="00923CA1" w:rsidRDefault="00923CA1">
      <w:pPr>
        <w:pStyle w:val="Textocomentario"/>
      </w:pPr>
      <w:r>
        <w:rPr>
          <w:rStyle w:val="Refdecomentario"/>
        </w:rPr>
        <w:annotationRef/>
      </w:r>
      <w:r>
        <w:t xml:space="preserve">Recomendaciones: </w:t>
      </w:r>
    </w:p>
    <w:p w14:paraId="00607A8C" w14:textId="0FD08151" w:rsidR="00923CA1" w:rsidRDefault="00923CA1" w:rsidP="000E70D6">
      <w:pPr>
        <w:pStyle w:val="Textocomentario"/>
        <w:numPr>
          <w:ilvl w:val="0"/>
          <w:numId w:val="11"/>
        </w:numPr>
      </w:pPr>
      <w:r>
        <w:t>Si van a usar las palabras nonce o la de aleatorio escríbalas igual (o todas en cursiva o todas en minúscula)</w:t>
      </w:r>
    </w:p>
    <w:p w14:paraId="4CFDCC2E" w14:textId="73C60169" w:rsidR="00923CA1" w:rsidRDefault="00923CA1" w:rsidP="000E70D6">
      <w:pPr>
        <w:pStyle w:val="Textocomentario"/>
        <w:numPr>
          <w:ilvl w:val="0"/>
          <w:numId w:val="11"/>
        </w:numPr>
      </w:pPr>
      <w:r>
        <w:t>Los bloques o variables que usen hagan que se entiendan como eso y no palabras comunes, es decir subrayadas o cursiva o algo para saber que se refieren al nombre de la variable “iniciotransmicion” y no a la frase inicio transmisión, mas adelante me entenderán jajaja</w:t>
      </w:r>
    </w:p>
    <w:p w14:paraId="041BC17D" w14:textId="68E8AC51" w:rsidR="00923CA1" w:rsidRDefault="00923CA1" w:rsidP="000E70D6">
      <w:pPr>
        <w:pStyle w:val="Textocomentario"/>
        <w:numPr>
          <w:ilvl w:val="0"/>
          <w:numId w:val="11"/>
        </w:numPr>
      </w:pPr>
      <w:r>
        <w:t xml:space="preserve">Lo mismo con la negrita, definan en que la usan y en que no. </w:t>
      </w:r>
    </w:p>
    <w:p w14:paraId="4127A1A7" w14:textId="13B7E01F" w:rsidR="00923CA1" w:rsidRDefault="00923CA1" w:rsidP="000E70D6">
      <w:pPr>
        <w:pStyle w:val="Textocomentario"/>
        <w:numPr>
          <w:ilvl w:val="0"/>
          <w:numId w:val="11"/>
        </w:numPr>
      </w:pPr>
      <w:r>
        <w:t>GitHub tendrá su bibliografía si? Sé que no han llegado allí pero aja por si las moscas</w:t>
      </w:r>
    </w:p>
    <w:p w14:paraId="0E311C46" w14:textId="5B699DC6" w:rsidR="00923CA1" w:rsidRDefault="00923CA1" w:rsidP="000E70D6">
      <w:pPr>
        <w:pStyle w:val="Textocomentario"/>
        <w:numPr>
          <w:ilvl w:val="0"/>
          <w:numId w:val="11"/>
        </w:numPr>
      </w:pPr>
      <w:r>
        <w:t xml:space="preserve">Describan bien eso de poder o no comparar con el software porque eso me confundió mucho, más adelante lo entienden. </w:t>
      </w:r>
    </w:p>
  </w:comment>
  <w:comment w:id="112" w:author="Carolina Mercado Muñoz" w:date="2019-11-30T14:31:00Z" w:initials="CMM">
    <w:p w14:paraId="101DCACC" w14:textId="0685F568" w:rsidR="00923CA1" w:rsidRDefault="00923CA1">
      <w:pPr>
        <w:pStyle w:val="Textocomentario"/>
      </w:pPr>
      <w:r>
        <w:rPr>
          <w:rStyle w:val="Refdecomentario"/>
        </w:rPr>
        <w:annotationRef/>
      </w:r>
      <w:r>
        <w:t>Sus nombres no llevan más tildes no? Word me recomienda pero aja no se eso…</w:t>
      </w:r>
    </w:p>
    <w:p w14:paraId="5C245DE3" w14:textId="77777777" w:rsidR="00923CA1" w:rsidRDefault="00923CA1">
      <w:pPr>
        <w:pStyle w:val="Textocomentario"/>
      </w:pPr>
    </w:p>
  </w:comment>
  <w:comment w:id="972" w:author="Carolina Mercado Muñoz" w:date="2019-11-30T10:54:00Z" w:initials="CMM">
    <w:p w14:paraId="39C2E95B" w14:textId="77777777" w:rsidR="00923CA1" w:rsidRDefault="00923CA1">
      <w:pPr>
        <w:pStyle w:val="Textocomentario"/>
      </w:pPr>
      <w:r>
        <w:rPr>
          <w:rStyle w:val="Refdecomentario"/>
        </w:rPr>
        <w:annotationRef/>
      </w:r>
      <w:r>
        <w:t>No me quedo clara esta oración</w:t>
      </w:r>
    </w:p>
    <w:p w14:paraId="057F117E" w14:textId="77777777" w:rsidR="00923CA1" w:rsidRDefault="00923CA1">
      <w:pPr>
        <w:pStyle w:val="Textocomentario"/>
      </w:pPr>
    </w:p>
  </w:comment>
  <w:comment w:id="973" w:author="Carolina Mercado Muñoz" w:date="2019-11-30T10:55:00Z" w:initials="CMM">
    <w:p w14:paraId="76CEC28C" w14:textId="77777777" w:rsidR="00923CA1" w:rsidRDefault="00923CA1">
      <w:pPr>
        <w:pStyle w:val="Textocomentario"/>
      </w:pPr>
      <w:r>
        <w:rPr>
          <w:rStyle w:val="Refdecomentario"/>
        </w:rPr>
        <w:annotationRef/>
      </w:r>
      <w:r>
        <w:t xml:space="preserve">Esto no suena como repetido? </w:t>
      </w:r>
    </w:p>
    <w:p w14:paraId="750A6267" w14:textId="77777777" w:rsidR="00923CA1" w:rsidRDefault="00923CA1">
      <w:pPr>
        <w:pStyle w:val="Textocomentario"/>
      </w:pPr>
    </w:p>
  </w:comment>
  <w:comment w:id="993" w:author="Carolina Mercado Muñoz" w:date="2019-11-30T10:58:00Z" w:initials="CMM">
    <w:p w14:paraId="2A6DF8D7" w14:textId="77777777" w:rsidR="00923CA1" w:rsidRDefault="00923CA1">
      <w:pPr>
        <w:pStyle w:val="Textocomentario"/>
      </w:pPr>
      <w:r>
        <w:rPr>
          <w:rStyle w:val="Refdecomentario"/>
        </w:rPr>
        <w:annotationRef/>
      </w:r>
      <w:r>
        <w:t xml:space="preserve">No </w:t>
      </w:r>
      <w:r>
        <w:t>se si escribir “de forma” tan seguido es bueno jajaja</w:t>
      </w:r>
    </w:p>
  </w:comment>
  <w:comment w:id="996" w:author="Carolina Mercado Muñoz" w:date="2019-11-30T10:59:00Z" w:initials="CMM">
    <w:p w14:paraId="57F0077A" w14:textId="77777777" w:rsidR="00923CA1" w:rsidRDefault="00923CA1">
      <w:pPr>
        <w:pStyle w:val="Textocomentario"/>
      </w:pPr>
      <w:r>
        <w:rPr>
          <w:rStyle w:val="Refdecomentario"/>
        </w:rPr>
        <w:annotationRef/>
      </w:r>
      <w:r>
        <w:t xml:space="preserve">Supongo aún faltan enumerar bibliografías </w:t>
      </w:r>
    </w:p>
  </w:comment>
  <w:comment w:id="997" w:author="Carolina Mercado Muñoz" w:date="2019-11-30T11:01:00Z" w:initials="CMM">
    <w:p w14:paraId="2E5BB614" w14:textId="77777777" w:rsidR="00923CA1" w:rsidRDefault="00923CA1">
      <w:pPr>
        <w:pStyle w:val="Textocomentario"/>
      </w:pPr>
      <w:r>
        <w:rPr>
          <w:rStyle w:val="Refdecomentario"/>
        </w:rPr>
        <w:annotationRef/>
      </w:r>
      <w:r>
        <w:t xml:space="preserve">Analizándolos </w:t>
      </w:r>
    </w:p>
    <w:p w14:paraId="0F64E02E" w14:textId="77777777" w:rsidR="00923CA1" w:rsidRDefault="00923CA1">
      <w:pPr>
        <w:pStyle w:val="Textocomentario"/>
      </w:pPr>
    </w:p>
  </w:comment>
  <w:comment w:id="998" w:author="Carolina Mercado Muñoz" w:date="2019-11-30T11:03:00Z" w:initials="CMM">
    <w:p w14:paraId="2BF9000E" w14:textId="77777777" w:rsidR="00923CA1" w:rsidRDefault="00923CA1">
      <w:pPr>
        <w:pStyle w:val="Textocomentario"/>
        <w:rPr>
          <w:lang w:val="pt-BR"/>
        </w:rPr>
      </w:pPr>
      <w:r>
        <w:rPr>
          <w:rStyle w:val="Refdecomentario"/>
        </w:rPr>
        <w:annotationRef/>
      </w:r>
      <w:r w:rsidRPr="00AB58E9">
        <w:rPr>
          <w:lang w:val="pt-BR"/>
        </w:rPr>
        <w:t>Se escribe as</w:t>
      </w:r>
      <w:r>
        <w:rPr>
          <w:lang w:val="pt-BR"/>
        </w:rPr>
        <w:t>í</w:t>
      </w:r>
      <w:r w:rsidRPr="00AB58E9">
        <w:rPr>
          <w:lang w:val="pt-BR"/>
        </w:rPr>
        <w:t>? No sabiaaaa :O</w:t>
      </w:r>
    </w:p>
    <w:p w14:paraId="0A83ED89" w14:textId="77777777" w:rsidR="00923CA1" w:rsidRPr="00AB58E9" w:rsidRDefault="00923CA1">
      <w:pPr>
        <w:pStyle w:val="Textocomentario"/>
        <w:rPr>
          <w:lang w:val="pt-BR"/>
        </w:rPr>
      </w:pPr>
    </w:p>
  </w:comment>
  <w:comment w:id="999" w:author="Carolina Mercado Muñoz" w:date="2019-11-30T11:05:00Z" w:initials="CMM">
    <w:p w14:paraId="023C4916" w14:textId="77777777" w:rsidR="00923CA1" w:rsidRDefault="00923CA1">
      <w:pPr>
        <w:pStyle w:val="Textocomentario"/>
      </w:pPr>
      <w:r>
        <w:rPr>
          <w:rStyle w:val="Refdecomentario"/>
        </w:rPr>
        <w:annotationRef/>
      </w:r>
      <w:r>
        <w:t>No sé qué es eso jajaja</w:t>
      </w:r>
    </w:p>
    <w:p w14:paraId="5DCC79D4" w14:textId="77777777" w:rsidR="00923CA1" w:rsidRDefault="00923CA1">
      <w:pPr>
        <w:pStyle w:val="Textocomentario"/>
      </w:pPr>
    </w:p>
    <w:p w14:paraId="086A93A3" w14:textId="77777777" w:rsidR="00923CA1" w:rsidRDefault="00923CA1">
      <w:pPr>
        <w:pStyle w:val="Textocomentario"/>
      </w:pPr>
    </w:p>
  </w:comment>
  <w:comment w:id="1000" w:author="Carolina Mercado Muñoz" w:date="2019-11-30T11:07:00Z" w:initials="CMM">
    <w:p w14:paraId="7BAE819E" w14:textId="77777777" w:rsidR="00923CA1" w:rsidRDefault="00923CA1">
      <w:pPr>
        <w:pStyle w:val="Textocomentario"/>
      </w:pPr>
      <w:r>
        <w:rPr>
          <w:rStyle w:val="Refdecomentario"/>
        </w:rPr>
        <w:annotationRef/>
      </w:r>
      <w:r>
        <w:t>Creo que sobra eso no?</w:t>
      </w:r>
    </w:p>
  </w:comment>
  <w:comment w:id="1021" w:author="Carolina Mercado Muñoz" w:date="2019-11-30T11:10:00Z" w:initials="CMM">
    <w:p w14:paraId="70AF8D72" w14:textId="77777777" w:rsidR="00923CA1" w:rsidRDefault="00923CA1">
      <w:pPr>
        <w:pStyle w:val="Textocomentario"/>
      </w:pPr>
      <w:r>
        <w:rPr>
          <w:rStyle w:val="Refdecomentario"/>
        </w:rPr>
        <w:annotationRef/>
      </w:r>
      <w:r>
        <w:t>Sé que aún siguen editando pero que no olviden cambiar la letra!</w:t>
      </w:r>
    </w:p>
  </w:comment>
  <w:comment w:id="1178" w:author="Carolina Mercado Muñoz" w:date="2019-11-30T11:12:00Z" w:initials="CMM">
    <w:p w14:paraId="19D242C8" w14:textId="77777777" w:rsidR="00923CA1" w:rsidRDefault="00923CA1">
      <w:pPr>
        <w:pStyle w:val="Textocomentario"/>
      </w:pPr>
      <w:r>
        <w:rPr>
          <w:rStyle w:val="Refdecomentario"/>
        </w:rPr>
        <w:annotationRef/>
      </w:r>
      <w:r>
        <w:t>Quiten el punto extra jajaja</w:t>
      </w:r>
    </w:p>
    <w:p w14:paraId="3258A994" w14:textId="77777777" w:rsidR="00923CA1" w:rsidRDefault="00923CA1">
      <w:pPr>
        <w:pStyle w:val="Textocomentario"/>
      </w:pPr>
    </w:p>
  </w:comment>
  <w:comment w:id="1207" w:author="Carolina Mercado Muñoz" w:date="2019-11-30T11:17:00Z" w:initials="CMM">
    <w:p w14:paraId="0E6E7214" w14:textId="77777777" w:rsidR="00923CA1" w:rsidRDefault="00923CA1">
      <w:pPr>
        <w:pStyle w:val="Textocomentario"/>
      </w:pPr>
      <w:r>
        <w:rPr>
          <w:rStyle w:val="Refdecomentario"/>
        </w:rPr>
        <w:annotationRef/>
      </w:r>
      <w:r>
        <w:t xml:space="preserve">Se </w:t>
      </w:r>
      <w:r>
        <w:t>entiende pero siento que hay muchos “Para”</w:t>
      </w:r>
    </w:p>
  </w:comment>
  <w:comment w:id="1303" w:author="Carolina Mercado Muñoz" w:date="2019-11-30T11:21:00Z" w:initials="CMM">
    <w:p w14:paraId="3E1B1E8A" w14:textId="77777777" w:rsidR="00923CA1" w:rsidRDefault="00923CA1">
      <w:pPr>
        <w:pStyle w:val="Textocomentario"/>
      </w:pPr>
      <w:r>
        <w:rPr>
          <w:rStyle w:val="Refdecomentario"/>
        </w:rPr>
        <w:annotationRef/>
      </w:r>
      <w:r>
        <w:t>La envía o envía los resultados?</w:t>
      </w:r>
    </w:p>
  </w:comment>
  <w:comment w:id="1308" w:author="Carolina Mercado Muñoz" w:date="2019-11-30T11:22:00Z" w:initials="CMM">
    <w:p w14:paraId="316F7398" w14:textId="77777777" w:rsidR="00923CA1" w:rsidRDefault="00923CA1">
      <w:pPr>
        <w:pStyle w:val="Textocomentario"/>
      </w:pPr>
      <w:r>
        <w:rPr>
          <w:rStyle w:val="Refdecomentario"/>
        </w:rPr>
        <w:annotationRef/>
      </w:r>
      <w:r>
        <w:t>Se repite</w:t>
      </w:r>
    </w:p>
  </w:comment>
  <w:comment w:id="1315" w:author="Carolina Mercado Muñoz" w:date="2019-11-30T11:23:00Z" w:initials="CMM">
    <w:p w14:paraId="1BB2516F" w14:textId="77777777" w:rsidR="00923CA1" w:rsidRDefault="00923CA1">
      <w:pPr>
        <w:pStyle w:val="Textocomentario"/>
      </w:pPr>
      <w:r>
        <w:rPr>
          <w:rStyle w:val="Refdecomentario"/>
        </w:rPr>
        <w:annotationRef/>
      </w:r>
      <w:r>
        <w:t>No escriben que tipo .</w:t>
      </w:r>
      <w:r>
        <w:t xml:space="preserve">txt o .doxc o algo asi? </w:t>
      </w:r>
    </w:p>
  </w:comment>
  <w:comment w:id="1418" w:author="Carolina Mercado Muñoz" w:date="2019-11-30T11:26:00Z" w:initials="CMM">
    <w:p w14:paraId="22EAC02E" w14:textId="77777777" w:rsidR="00923CA1" w:rsidRDefault="00923CA1">
      <w:pPr>
        <w:pStyle w:val="Textocomentario"/>
      </w:pPr>
      <w:r>
        <w:rPr>
          <w:rStyle w:val="Refdecomentario"/>
        </w:rPr>
        <w:annotationRef/>
      </w:r>
      <w:r>
        <w:t>Esta es una entrada o… no entendí jeje</w:t>
      </w:r>
    </w:p>
    <w:p w14:paraId="22DB68AC" w14:textId="77777777" w:rsidR="00923CA1" w:rsidRDefault="00923CA1">
      <w:pPr>
        <w:pStyle w:val="Textocomentario"/>
      </w:pPr>
    </w:p>
  </w:comment>
  <w:comment w:id="1425" w:author="Carolina Mercado Muñoz" w:date="2019-11-30T11:26:00Z" w:initials="CMM">
    <w:p w14:paraId="564B5EA8" w14:textId="77777777" w:rsidR="00923CA1" w:rsidRDefault="00923CA1">
      <w:pPr>
        <w:pStyle w:val="Textocomentario"/>
      </w:pPr>
      <w:r>
        <w:rPr>
          <w:rStyle w:val="Refdecomentario"/>
        </w:rPr>
        <w:annotationRef/>
      </w:r>
      <w:r>
        <w:t>De pronto en cursiva se entienda el nombre de la entrada</w:t>
      </w:r>
    </w:p>
  </w:comment>
  <w:comment w:id="1440" w:author="Carolina Mercado Muñoz" w:date="2019-11-30T11:29:00Z" w:initials="CMM">
    <w:p w14:paraId="247B3A82" w14:textId="77777777" w:rsidR="00923CA1" w:rsidRDefault="00923CA1">
      <w:pPr>
        <w:pStyle w:val="Textocomentario"/>
      </w:pPr>
      <w:r>
        <w:rPr>
          <w:rStyle w:val="Refdecomentario"/>
        </w:rPr>
        <w:annotationRef/>
      </w:r>
      <w:r>
        <w:t xml:space="preserve">No requiere un numero o seña del </w:t>
      </w:r>
    </w:p>
    <w:p w14:paraId="26806126" w14:textId="77777777" w:rsidR="00923CA1" w:rsidRDefault="00923CA1">
      <w:pPr>
        <w:pStyle w:val="Textocomentario"/>
      </w:pPr>
      <w:r>
        <w:t>link o algo así?</w:t>
      </w:r>
    </w:p>
  </w:comment>
  <w:comment w:id="1588" w:author="Carolina Mercado Muñoz" w:date="2019-11-30T11:34:00Z" w:initials="CMM">
    <w:p w14:paraId="261BB311" w14:textId="77777777" w:rsidR="00923CA1" w:rsidRDefault="00923CA1">
      <w:pPr>
        <w:pStyle w:val="Textocomentario"/>
      </w:pPr>
      <w:r>
        <w:rPr>
          <w:rStyle w:val="Refdecomentario"/>
        </w:rPr>
        <w:annotationRef/>
      </w:r>
      <w:r>
        <w:t>Doble</w:t>
      </w:r>
    </w:p>
  </w:comment>
  <w:comment w:id="1600" w:author="Carolina Mercado Muñoz" w:date="2019-11-30T11:37:00Z" w:initials="CMM">
    <w:p w14:paraId="0FB158DD" w14:textId="77777777" w:rsidR="00923CA1" w:rsidRDefault="00923CA1">
      <w:pPr>
        <w:pStyle w:val="Textocomentario"/>
      </w:pPr>
      <w:r>
        <w:rPr>
          <w:rStyle w:val="Refdecomentario"/>
        </w:rPr>
        <w:annotationRef/>
      </w:r>
      <w:r>
        <w:t xml:space="preserve">Mi ignorancia con el tema no sé si hace que pida una explicación de porqué en estas direcciones…? </w:t>
      </w:r>
    </w:p>
  </w:comment>
  <w:comment w:id="1611" w:author="Carolina Mercado Muñoz" w:date="2019-11-30T11:39:00Z" w:initials="CMM">
    <w:p w14:paraId="21AAC6EA" w14:textId="77777777" w:rsidR="00923CA1" w:rsidRDefault="00923CA1">
      <w:pPr>
        <w:pStyle w:val="Textocomentario"/>
      </w:pPr>
      <w:r>
        <w:rPr>
          <w:rStyle w:val="Refdecomentario"/>
        </w:rPr>
        <w:annotationRef/>
      </w:r>
      <w:r>
        <w:t>Ussh que buena idea!!!</w:t>
      </w:r>
    </w:p>
    <w:p w14:paraId="2F9DD46D" w14:textId="77777777" w:rsidR="00923CA1" w:rsidRDefault="00923CA1">
      <w:pPr>
        <w:pStyle w:val="Textocomentario"/>
      </w:pPr>
    </w:p>
  </w:comment>
  <w:comment w:id="1742" w:author="Carolina Mercado Muñoz" w:date="2019-11-30T11:43:00Z" w:initials="CMM">
    <w:p w14:paraId="54EB3622" w14:textId="77777777" w:rsidR="00923CA1" w:rsidRDefault="00923CA1">
      <w:pPr>
        <w:pStyle w:val="Textocomentario"/>
      </w:pPr>
      <w:r>
        <w:rPr>
          <w:rStyle w:val="Refdecomentario"/>
        </w:rPr>
        <w:annotationRef/>
      </w:r>
      <w:r>
        <w:t xml:space="preserve">Recuerden, se ve mejor en cursiva o algo </w:t>
      </w:r>
    </w:p>
  </w:comment>
  <w:comment w:id="1769" w:author="Carolina Mercado Muñoz" w:date="2019-11-30T11:45:00Z" w:initials="CMM">
    <w:p w14:paraId="5E889CB4" w14:textId="77777777" w:rsidR="00923CA1" w:rsidRDefault="00923CA1">
      <w:pPr>
        <w:pStyle w:val="Textocomentario"/>
      </w:pPr>
      <w:r>
        <w:rPr>
          <w:rStyle w:val="Refdecomentario"/>
        </w:rPr>
        <w:annotationRef/>
      </w:r>
      <w:r>
        <w:t>Ehh, que es esto? El nombre de la variable proveniente del contador?</w:t>
      </w:r>
    </w:p>
  </w:comment>
  <w:comment w:id="1827" w:author="Carolina Mercado Muñoz" w:date="2019-11-30T11:47:00Z" w:initials="CMM">
    <w:p w14:paraId="39F083E0" w14:textId="77777777" w:rsidR="00923CA1" w:rsidRDefault="00923CA1">
      <w:pPr>
        <w:pStyle w:val="Textocomentario"/>
      </w:pPr>
      <w:r>
        <w:rPr>
          <w:rStyle w:val="Refdecomentario"/>
        </w:rPr>
        <w:annotationRef/>
      </w:r>
      <w:r>
        <w:t xml:space="preserve">Me suena repetido </w:t>
      </w:r>
    </w:p>
  </w:comment>
  <w:comment w:id="1850" w:author="Carolina Mercado Muñoz" w:date="2019-11-30T11:49:00Z" w:initials="CMM">
    <w:p w14:paraId="5B000416" w14:textId="77777777" w:rsidR="00923CA1" w:rsidRDefault="00923CA1">
      <w:pPr>
        <w:pStyle w:val="Textocomentario"/>
      </w:pPr>
      <w:r>
        <w:rPr>
          <w:rStyle w:val="Refdecomentario"/>
        </w:rPr>
        <w:annotationRef/>
      </w:r>
      <w:r>
        <w:t>Plural?</w:t>
      </w:r>
    </w:p>
  </w:comment>
  <w:comment w:id="1918" w:author="Carolina Mercado Muñoz" w:date="2019-11-30T11:55:00Z" w:initials="CMM">
    <w:p w14:paraId="2AA9A66C" w14:textId="77777777" w:rsidR="00923CA1" w:rsidRDefault="00923CA1">
      <w:pPr>
        <w:pStyle w:val="Textocomentario"/>
      </w:pPr>
      <w:r>
        <w:rPr>
          <w:rStyle w:val="Refdecomentario"/>
        </w:rPr>
        <w:annotationRef/>
      </w:r>
      <w:r>
        <w:t>Tienen que ser validas o son 10 salidas normales?</w:t>
      </w:r>
    </w:p>
  </w:comment>
  <w:comment w:id="1951" w:author="Carolina Mercado Muñoz" w:date="2019-11-30T11:56:00Z" w:initials="CMM">
    <w:p w14:paraId="49623C53" w14:textId="77777777" w:rsidR="00923CA1" w:rsidRDefault="00923CA1">
      <w:pPr>
        <w:pStyle w:val="Textocomentario"/>
      </w:pPr>
      <w:r>
        <w:rPr>
          <w:rStyle w:val="Refdecomentario"/>
        </w:rPr>
        <w:annotationRef/>
      </w:r>
      <w:r>
        <w:t xml:space="preserve">¿Por qué a veces es cursiva y otras no? </w:t>
      </w:r>
    </w:p>
  </w:comment>
  <w:comment w:id="1974" w:author="Carolina Mercado Muñoz" w:date="2019-11-30T11:58:00Z" w:initials="CMM">
    <w:p w14:paraId="66D2EE13" w14:textId="77777777" w:rsidR="00923CA1" w:rsidRDefault="00923CA1">
      <w:pPr>
        <w:pStyle w:val="Textocomentario"/>
      </w:pPr>
      <w:r>
        <w:rPr>
          <w:rStyle w:val="Refdecomentario"/>
        </w:rPr>
        <w:annotationRef/>
      </w:r>
      <w:r>
        <w:t>Esto es más una duda, ¿Por qué aquí inician de cero pero en el anterior desde 1?</w:t>
      </w:r>
    </w:p>
    <w:p w14:paraId="58F9CC82" w14:textId="177461A6" w:rsidR="00923CA1" w:rsidRDefault="00923CA1">
      <w:pPr>
        <w:pStyle w:val="Textocomentario"/>
      </w:pPr>
    </w:p>
  </w:comment>
  <w:comment w:id="2004" w:author="Carolina Mercado Muñoz" w:date="2019-11-30T11:59:00Z" w:initials="CMM">
    <w:p w14:paraId="09CE0ECB" w14:textId="45913836" w:rsidR="00923CA1" w:rsidRDefault="00923CA1">
      <w:pPr>
        <w:pStyle w:val="Textocomentario"/>
      </w:pPr>
      <w:r>
        <w:rPr>
          <w:rStyle w:val="Refdecomentario"/>
        </w:rPr>
        <w:annotationRef/>
      </w:r>
      <w:r>
        <w:t xml:space="preserve">A veces escriben pseudo-aleatoria y otras veces sin el </w:t>
      </w:r>
      <w:r>
        <w:t>guión</w:t>
      </w:r>
    </w:p>
  </w:comment>
  <w:comment w:id="2007" w:author="Carolina Mercado Muñoz" w:date="2019-11-30T12:00:00Z" w:initials="CMM">
    <w:p w14:paraId="689A22BE" w14:textId="76E8527A" w:rsidR="00923CA1" w:rsidRDefault="00923CA1">
      <w:pPr>
        <w:pStyle w:val="Textocomentario"/>
      </w:pPr>
      <w:r>
        <w:rPr>
          <w:rStyle w:val="Refdecomentario"/>
        </w:rPr>
        <w:annotationRef/>
      </w:r>
      <w:r>
        <w:t>Irrelevante pero espera de que? No sé si eso deben tenerlo en cuenta a la sustentación o algo</w:t>
      </w:r>
    </w:p>
  </w:comment>
  <w:comment w:id="2026" w:author="Carolina Mercado Muñoz" w:date="2019-11-30T12:01:00Z" w:initials="CMM">
    <w:p w14:paraId="6F264DCD" w14:textId="4748A169" w:rsidR="00923CA1" w:rsidRPr="00B75D59" w:rsidRDefault="00923CA1">
      <w:pPr>
        <w:pStyle w:val="Textocomentario"/>
        <w:rPr>
          <w:lang w:val="pt-BR"/>
        </w:rPr>
      </w:pPr>
      <w:r>
        <w:rPr>
          <w:rStyle w:val="Refdecomentario"/>
        </w:rPr>
        <w:annotationRef/>
      </w:r>
      <w:r w:rsidRPr="00B75D59">
        <w:rPr>
          <w:lang w:val="pt-BR"/>
        </w:rPr>
        <w:t>No sabia que se escribia as</w:t>
      </w:r>
      <w:r>
        <w:rPr>
          <w:lang w:val="pt-BR"/>
        </w:rPr>
        <w:t>í</w:t>
      </w:r>
    </w:p>
  </w:comment>
  <w:comment w:id="2061" w:author="Carolina Mercado Muñoz" w:date="2019-11-30T12:03:00Z" w:initials="CMM">
    <w:p w14:paraId="48651D06" w14:textId="5E885A93" w:rsidR="00923CA1" w:rsidRDefault="00923CA1">
      <w:pPr>
        <w:pStyle w:val="Textocomentario"/>
      </w:pPr>
      <w:r>
        <w:rPr>
          <w:rStyle w:val="Refdecomentario"/>
        </w:rPr>
        <w:annotationRef/>
      </w:r>
      <w:r>
        <w:t xml:space="preserve">De pronto mejorar la unión de estas dos frases </w:t>
      </w:r>
    </w:p>
  </w:comment>
  <w:comment w:id="2135" w:author="Carolina Mercado Muñoz" w:date="2019-11-30T12:06:00Z" w:initials="CMM">
    <w:p w14:paraId="3C2D76CF" w14:textId="77777777" w:rsidR="00923CA1" w:rsidRDefault="00923CA1">
      <w:pPr>
        <w:pStyle w:val="Textocomentario"/>
      </w:pPr>
      <w:r>
        <w:rPr>
          <w:rStyle w:val="Refdecomentario"/>
        </w:rPr>
        <w:annotationRef/>
      </w:r>
      <w:r>
        <w:t xml:space="preserve">Se entiende pero esta algo raro este párrafo </w:t>
      </w:r>
    </w:p>
    <w:p w14:paraId="7F8DC5DF" w14:textId="38269BA2" w:rsidR="00923CA1" w:rsidRDefault="00923CA1">
      <w:pPr>
        <w:pStyle w:val="Textocomentario"/>
      </w:pPr>
    </w:p>
  </w:comment>
  <w:comment w:id="2206" w:author="Carolina Mercado Muñoz" w:date="2019-11-30T12:07:00Z" w:initials="CMM">
    <w:p w14:paraId="3733BEB0" w14:textId="6AD8B8EA" w:rsidR="00923CA1" w:rsidRDefault="00923CA1">
      <w:pPr>
        <w:pStyle w:val="Textocomentario"/>
      </w:pPr>
      <w:r>
        <w:rPr>
          <w:rStyle w:val="Refdecomentario"/>
        </w:rPr>
        <w:annotationRef/>
      </w:r>
      <w:r>
        <w:t>Tal vez suena mejor algo como “por su fácil comprensión, o nivel de complejidad bajo” para no repetir la palabra usar</w:t>
      </w:r>
    </w:p>
  </w:comment>
  <w:comment w:id="2231" w:author="Carolina Mercado Muñoz" w:date="2019-11-30T12:08:00Z" w:initials="CMM">
    <w:p w14:paraId="173AE3BE" w14:textId="42F61E91" w:rsidR="00923CA1" w:rsidRDefault="00923CA1">
      <w:pPr>
        <w:pStyle w:val="Textocomentario"/>
      </w:pPr>
      <w:r>
        <w:rPr>
          <w:rStyle w:val="Refdecomentario"/>
        </w:rPr>
        <w:annotationRef/>
      </w:r>
      <w:r>
        <w:t xml:space="preserve">No hay una palabra menos rara? </w:t>
      </w:r>
    </w:p>
  </w:comment>
  <w:comment w:id="2278" w:author="Carolina Mercado Muñoz" w:date="2019-11-30T12:11:00Z" w:initials="CMM">
    <w:p w14:paraId="26E3F337" w14:textId="3A313CF4" w:rsidR="00923CA1" w:rsidRDefault="00923CA1">
      <w:pPr>
        <w:pStyle w:val="Textocomentario"/>
      </w:pPr>
      <w:r>
        <w:rPr>
          <w:rStyle w:val="Refdecomentario"/>
        </w:rPr>
        <w:annotationRef/>
      </w:r>
      <w:r>
        <w:t xml:space="preserve">Si los describen abajo no es mejor no escribirlos así sino como unir esos dos párrafos? </w:t>
      </w:r>
    </w:p>
  </w:comment>
  <w:comment w:id="2374" w:author="Carolina Mercado Muñoz" w:date="2019-11-30T12:09:00Z" w:initials="CMM">
    <w:p w14:paraId="76FF690E" w14:textId="330A41D6" w:rsidR="00923CA1" w:rsidRDefault="00923CA1">
      <w:pPr>
        <w:pStyle w:val="Textocomentario"/>
      </w:pPr>
      <w:r>
        <w:rPr>
          <w:rStyle w:val="Refdecomentario"/>
        </w:rPr>
        <w:annotationRef/>
      </w:r>
      <w:r>
        <w:t>Creo que falta una coma</w:t>
      </w:r>
    </w:p>
  </w:comment>
  <w:comment w:id="2404" w:author="Carolina Mercado Muñoz" w:date="2019-11-30T12:10:00Z" w:initials="CMM">
    <w:p w14:paraId="2B8C7780" w14:textId="1977E048" w:rsidR="00923CA1" w:rsidRDefault="00923CA1">
      <w:pPr>
        <w:pStyle w:val="Textocomentario"/>
      </w:pPr>
      <w:r>
        <w:rPr>
          <w:rStyle w:val="Refdecomentario"/>
        </w:rPr>
        <w:annotationRef/>
      </w:r>
      <w:r>
        <w:t xml:space="preserve">Punto y coma tal vez, es que la primera idea se </w:t>
      </w:r>
      <w:r>
        <w:t>entiende pero la segunda no tanto</w:t>
      </w:r>
    </w:p>
  </w:comment>
  <w:comment w:id="2458" w:author="Carolina Mercado Muñoz" w:date="2019-11-30T12:12:00Z" w:initials="CMM">
    <w:p w14:paraId="0DFC2F97" w14:textId="4B4E7592" w:rsidR="00923CA1" w:rsidRDefault="00923CA1">
      <w:pPr>
        <w:pStyle w:val="Textocomentario"/>
      </w:pPr>
      <w:r>
        <w:rPr>
          <w:rStyle w:val="Refdecomentario"/>
        </w:rPr>
        <w:annotationRef/>
      </w:r>
      <w:r>
        <w:t xml:space="preserve">La 17ava columna para qué es? </w:t>
      </w:r>
    </w:p>
  </w:comment>
  <w:comment w:id="2519" w:author="Carolina Mercado Muñoz" w:date="2019-11-30T12:14:00Z" w:initials="CMM">
    <w:p w14:paraId="7D77EB03" w14:textId="268D3B92" w:rsidR="00923CA1" w:rsidRDefault="00923CA1">
      <w:pPr>
        <w:pStyle w:val="Textocomentario"/>
      </w:pPr>
      <w:r>
        <w:t>“</w:t>
      </w:r>
      <w:r>
        <w:rPr>
          <w:rStyle w:val="Refdecomentario"/>
        </w:rPr>
        <w:annotationRef/>
      </w:r>
      <w:r>
        <w:t>En el que se encuentra” de pronto suena mejor</w:t>
      </w:r>
    </w:p>
  </w:comment>
  <w:comment w:id="2603" w:author="Carolina Mercado Muñoz" w:date="2019-11-30T12:15:00Z" w:initials="CMM">
    <w:p w14:paraId="762E0556" w14:textId="0969788D" w:rsidR="00923CA1" w:rsidRDefault="00923CA1">
      <w:pPr>
        <w:pStyle w:val="Textocomentario"/>
      </w:pPr>
      <w:r>
        <w:rPr>
          <w:rStyle w:val="Refdecomentario"/>
        </w:rPr>
        <w:annotationRef/>
      </w:r>
      <w:r>
        <w:t>Jajajaja yo no lo pondria</w:t>
      </w:r>
    </w:p>
  </w:comment>
  <w:comment w:id="2619" w:author="Carolina Mercado Muñoz" w:date="2019-11-30T12:16:00Z" w:initials="CMM">
    <w:p w14:paraId="2E4277B7" w14:textId="448C19DD" w:rsidR="00923CA1" w:rsidRDefault="00923CA1">
      <w:pPr>
        <w:pStyle w:val="Textocomentario"/>
      </w:pPr>
      <w:r>
        <w:rPr>
          <w:rStyle w:val="Refdecomentario"/>
        </w:rPr>
        <w:annotationRef/>
      </w:r>
      <w:r>
        <w:t xml:space="preserve">De pronto no correcta sino más precisa </w:t>
      </w:r>
    </w:p>
  </w:comment>
  <w:comment w:id="2703" w:author="Carolina Mercado Muñoz" w:date="2019-11-30T12:18:00Z" w:initials="CMM">
    <w:p w14:paraId="3C58E6E8" w14:textId="1D62F71C" w:rsidR="00923CA1" w:rsidRDefault="00923CA1">
      <w:pPr>
        <w:pStyle w:val="Textocomentario"/>
      </w:pPr>
      <w:r>
        <w:rPr>
          <w:rStyle w:val="Refdecomentario"/>
        </w:rPr>
        <w:annotationRef/>
      </w:r>
      <w:r>
        <w:t xml:space="preserve">Ahora en mayúscula? </w:t>
      </w:r>
      <w:r>
        <w:t>Ajajaja</w:t>
      </w:r>
    </w:p>
    <w:p w14:paraId="4DC907F4" w14:textId="399F30FE" w:rsidR="00923CA1" w:rsidRDefault="00923CA1">
      <w:pPr>
        <w:pStyle w:val="Textocomentario"/>
      </w:pPr>
    </w:p>
  </w:comment>
  <w:comment w:id="2772" w:author="Carolina Mercado Muñoz" w:date="2019-11-30T12:20:00Z" w:initials="CMM">
    <w:p w14:paraId="78AEAD62" w14:textId="34E5BFBA" w:rsidR="00923CA1" w:rsidRDefault="00923CA1">
      <w:pPr>
        <w:pStyle w:val="Textocomentario"/>
      </w:pPr>
      <w:r>
        <w:rPr>
          <w:rStyle w:val="Refdecomentario"/>
        </w:rPr>
        <w:annotationRef/>
      </w:r>
      <w:r>
        <w:t>Y sea transmitida?</w:t>
      </w:r>
    </w:p>
  </w:comment>
  <w:comment w:id="3144" w:author="Carolina Mercado Muñoz" w:date="2019-11-30T12:25:00Z" w:initials="CMM">
    <w:p w14:paraId="7F34DE50" w14:textId="225A7D54" w:rsidR="00923CA1" w:rsidRDefault="00923CA1">
      <w:pPr>
        <w:pStyle w:val="Textocomentario"/>
      </w:pPr>
      <w:r>
        <w:rPr>
          <w:rStyle w:val="Refdecomentario"/>
        </w:rPr>
        <w:annotationRef/>
      </w:r>
      <w:r>
        <w:t>No repitan bloque</w:t>
      </w:r>
    </w:p>
  </w:comment>
  <w:comment w:id="3161" w:author="Carolina Mercado Muñoz" w:date="2019-11-30T12:26:00Z" w:initials="CMM">
    <w:p w14:paraId="0486CBB9" w14:textId="5C86C572" w:rsidR="00923CA1" w:rsidRDefault="00923CA1">
      <w:pPr>
        <w:pStyle w:val="Textocomentario"/>
      </w:pPr>
      <w:r>
        <w:rPr>
          <w:rStyle w:val="Refdecomentario"/>
        </w:rPr>
        <w:annotationRef/>
      </w:r>
      <w:r>
        <w:t xml:space="preserve">Qué es eso? </w:t>
      </w:r>
    </w:p>
  </w:comment>
  <w:comment w:id="3211" w:author="Carolina Mercado Muñoz" w:date="2019-11-30T12:28:00Z" w:initials="CMM">
    <w:p w14:paraId="09BAD306" w14:textId="78C8CCCC" w:rsidR="00923CA1" w:rsidRDefault="00923CA1">
      <w:pPr>
        <w:pStyle w:val="Textocomentario"/>
      </w:pPr>
      <w:r>
        <w:rPr>
          <w:rStyle w:val="Refdecomentario"/>
        </w:rPr>
        <w:annotationRef/>
      </w:r>
      <w:r>
        <w:t>“permanece” suena mejor</w:t>
      </w:r>
    </w:p>
  </w:comment>
  <w:comment w:id="3311" w:author="Carolina Mercado Muñoz" w:date="2019-11-30T13:39:00Z" w:initials="CMM">
    <w:p w14:paraId="145BDF99" w14:textId="6A70901D" w:rsidR="00923CA1" w:rsidRDefault="00923CA1">
      <w:pPr>
        <w:pStyle w:val="Textocomentario"/>
      </w:pPr>
      <w:r>
        <w:rPr>
          <w:rStyle w:val="Refdecomentario"/>
        </w:rPr>
        <w:annotationRef/>
      </w:r>
      <w:r>
        <w:t>Es una variable o es mientras terminan el documento?</w:t>
      </w:r>
    </w:p>
  </w:comment>
  <w:comment w:id="3393" w:author="Carolina Mercado Muñoz" w:date="2019-11-30T13:43:00Z" w:initials="CMM">
    <w:p w14:paraId="314659DF" w14:textId="013DCC10" w:rsidR="00923CA1" w:rsidRDefault="00923CA1">
      <w:pPr>
        <w:pStyle w:val="Textocomentario"/>
      </w:pPr>
      <w:r>
        <w:rPr>
          <w:rStyle w:val="Refdecomentario"/>
        </w:rPr>
        <w:annotationRef/>
      </w:r>
      <w:r>
        <w:t>De pronto cambien un “</w:t>
      </w:r>
      <w:r>
        <w:t>implemetar”</w:t>
      </w:r>
    </w:p>
  </w:comment>
  <w:comment w:id="3440" w:author="Carolina Mercado Muñoz" w:date="2019-11-30T13:45:00Z" w:initials="CMM">
    <w:p w14:paraId="3ACA2D7F" w14:textId="04774D53" w:rsidR="00923CA1" w:rsidRDefault="00923CA1">
      <w:pPr>
        <w:pStyle w:val="Textocomentario"/>
      </w:pPr>
      <w:r>
        <w:rPr>
          <w:rStyle w:val="Refdecomentario"/>
        </w:rPr>
        <w:annotationRef/>
      </w:r>
      <w:r>
        <w:t>Lo mismo jaja</w:t>
      </w:r>
    </w:p>
  </w:comment>
  <w:comment w:id="3447" w:author="Carolina Mercado Muñoz" w:date="2019-11-30T13:45:00Z" w:initials="CMM">
    <w:p w14:paraId="6FDE20BF" w14:textId="65FCADC4" w:rsidR="00923CA1" w:rsidRDefault="00923CA1">
      <w:pPr>
        <w:pStyle w:val="Textocomentario"/>
      </w:pPr>
      <w:r>
        <w:rPr>
          <w:rStyle w:val="Refdecomentario"/>
        </w:rPr>
        <w:annotationRef/>
      </w:r>
      <w:r>
        <w:t>Lo mismo x2</w:t>
      </w:r>
    </w:p>
  </w:comment>
  <w:comment w:id="3532" w:author="Carolina Mercado Muñoz" w:date="2019-11-30T13:46:00Z" w:initials="CMM">
    <w:p w14:paraId="340AE52E" w14:textId="7459AA7F" w:rsidR="00923CA1" w:rsidRDefault="00923CA1">
      <w:pPr>
        <w:pStyle w:val="Textocomentario"/>
      </w:pPr>
      <w:r>
        <w:rPr>
          <w:rStyle w:val="Refdecomentario"/>
        </w:rPr>
        <w:annotationRef/>
      </w:r>
      <w:r>
        <w:t>Se que un sinónimo de salida es jodido pero tal vez reorganizar la oración para que no diga “salida la salida”</w:t>
      </w:r>
    </w:p>
  </w:comment>
  <w:comment w:id="3570" w:author="Carolina Mercado Muñoz" w:date="2019-11-30T13:48:00Z" w:initials="CMM">
    <w:p w14:paraId="7F293888" w14:textId="4FC32C2E" w:rsidR="00923CA1" w:rsidRDefault="00923CA1">
      <w:pPr>
        <w:pStyle w:val="Textocomentario"/>
      </w:pPr>
      <w:r>
        <w:rPr>
          <w:rStyle w:val="Refdecomentario"/>
        </w:rPr>
        <w:annotationRef/>
      </w:r>
      <w:r>
        <w:t>Tal vez escribirlo para no tener que repetir la compuerta</w:t>
      </w:r>
    </w:p>
  </w:comment>
  <w:comment w:id="3637" w:author="Carolina Mercado Muñoz" w:date="2019-11-30T14:24:00Z" w:initials="CMM">
    <w:p w14:paraId="0BAAA827" w14:textId="19C68C74" w:rsidR="00923CA1" w:rsidRDefault="00923CA1">
      <w:pPr>
        <w:pStyle w:val="Textocomentario"/>
      </w:pPr>
      <w:r>
        <w:rPr>
          <w:rStyle w:val="Refdecomentario"/>
        </w:rPr>
        <w:annotationRef/>
      </w:r>
      <w:r>
        <w:t xml:space="preserve">Me gusto como explican esta sección, es más comprensible que la primera </w:t>
      </w:r>
      <w:r>
        <w:t xml:space="preserve">parte pero entiendo que es por el uso de tantos términos. </w:t>
      </w:r>
    </w:p>
  </w:comment>
  <w:comment w:id="3658" w:author="Carolina Mercado Muñoz" w:date="2019-11-30T13:53:00Z" w:initials="CMM">
    <w:p w14:paraId="281457A8" w14:textId="7DDD1D1E" w:rsidR="00923CA1" w:rsidRDefault="00923CA1">
      <w:pPr>
        <w:pStyle w:val="Textocomentario"/>
      </w:pPr>
      <w:r>
        <w:rPr>
          <w:rStyle w:val="Refdecomentario"/>
        </w:rPr>
        <w:annotationRef/>
      </w:r>
      <w:r>
        <w:t xml:space="preserve">Esto hace parte de una bibliografía? </w:t>
      </w:r>
    </w:p>
  </w:comment>
  <w:comment w:id="3668" w:author="Carolina Mercado Muñoz" w:date="2019-11-30T13:54:00Z" w:initials="CMM">
    <w:p w14:paraId="26B2F3B9" w14:textId="378CE29C" w:rsidR="00923CA1" w:rsidRDefault="00923CA1">
      <w:pPr>
        <w:pStyle w:val="Textocomentario"/>
      </w:pPr>
      <w:r>
        <w:rPr>
          <w:rStyle w:val="Refdecomentario"/>
        </w:rPr>
        <w:annotationRef/>
      </w:r>
      <w:r>
        <w:t xml:space="preserve">Es una multiplicación? </w:t>
      </w:r>
    </w:p>
  </w:comment>
  <w:comment w:id="3689" w:author="Carolina Mercado Muñoz" w:date="2019-11-30T13:55:00Z" w:initials="CMM">
    <w:p w14:paraId="2A503FD2" w14:textId="77777777" w:rsidR="00923CA1" w:rsidRDefault="00923CA1">
      <w:pPr>
        <w:pStyle w:val="Textocomentario"/>
      </w:pPr>
      <w:r>
        <w:rPr>
          <w:rStyle w:val="Refdecomentario"/>
        </w:rPr>
        <w:annotationRef/>
      </w:r>
      <w:r>
        <w:t>Lo mismo</w:t>
      </w:r>
    </w:p>
    <w:p w14:paraId="32DE50B1" w14:textId="63AD1AD4" w:rsidR="00923CA1" w:rsidRDefault="00923CA1">
      <w:pPr>
        <w:pStyle w:val="Textocomentario"/>
      </w:pPr>
    </w:p>
  </w:comment>
  <w:comment w:id="3696" w:author="Carolina Mercado Muñoz" w:date="2019-11-30T13:56:00Z" w:initials="CMM">
    <w:p w14:paraId="02EB120F" w14:textId="6821BFBE" w:rsidR="00923CA1" w:rsidRDefault="00923CA1">
      <w:pPr>
        <w:pStyle w:val="Textocomentario"/>
      </w:pPr>
      <w:r>
        <w:rPr>
          <w:rStyle w:val="Refdecomentario"/>
        </w:rPr>
        <w:annotationRef/>
      </w:r>
      <w:r>
        <w:t>Creo que uno lo escribe al revés “las dos o tres”</w:t>
      </w:r>
    </w:p>
  </w:comment>
  <w:comment w:id="3701" w:author="Carolina Mercado Muñoz" w:date="2019-11-30T13:56:00Z" w:initials="CMM">
    <w:p w14:paraId="71C5CC30" w14:textId="2FF440A6" w:rsidR="00923CA1" w:rsidRDefault="00923CA1">
      <w:pPr>
        <w:pStyle w:val="Textocomentario"/>
      </w:pPr>
      <w:r>
        <w:rPr>
          <w:rStyle w:val="Refdecomentario"/>
        </w:rPr>
        <w:annotationRef/>
      </w:r>
      <w:r>
        <w:t>Debido a que “estos”</w:t>
      </w:r>
    </w:p>
  </w:comment>
  <w:comment w:id="3705" w:author="Carolina Mercado Muñoz" w:date="2019-11-30T13:57:00Z" w:initials="CMM">
    <w:p w14:paraId="0B994A89" w14:textId="14E4D655" w:rsidR="00923CA1" w:rsidRDefault="00923CA1">
      <w:pPr>
        <w:pStyle w:val="Textocomentario"/>
      </w:pPr>
      <w:r>
        <w:rPr>
          <w:rStyle w:val="Refdecomentario"/>
        </w:rPr>
        <w:annotationRef/>
      </w:r>
      <w:r>
        <w:t>A modificar o se va modificando</w:t>
      </w:r>
    </w:p>
  </w:comment>
  <w:comment w:id="3712" w:author="Carolina Mercado Muñoz" w:date="2019-11-30T13:58:00Z" w:initials="CMM">
    <w:p w14:paraId="29FF25F7" w14:textId="74D1687B" w:rsidR="00923CA1" w:rsidRDefault="00923CA1">
      <w:pPr>
        <w:pStyle w:val="Textocomentario"/>
      </w:pPr>
      <w:r>
        <w:rPr>
          <w:rStyle w:val="Refdecomentario"/>
        </w:rPr>
        <w:annotationRef/>
      </w:r>
      <w:r>
        <w:t xml:space="preserve">No entendí algo, 64 que? </w:t>
      </w:r>
    </w:p>
  </w:comment>
  <w:comment w:id="3715" w:author="Carolina Mercado Muñoz" w:date="2019-11-30T13:59:00Z" w:initials="CMM">
    <w:p w14:paraId="29356572" w14:textId="398233CF" w:rsidR="00923CA1" w:rsidRDefault="00923CA1">
      <w:pPr>
        <w:pStyle w:val="Textocomentario"/>
      </w:pPr>
      <w:r>
        <w:rPr>
          <w:rStyle w:val="Refdecomentario"/>
        </w:rPr>
        <w:annotationRef/>
      </w:r>
      <w:r>
        <w:t xml:space="preserve">Creo que esto ya lo describieron más arriba pero no estoy segura si es lo mismo o complementa la información. </w:t>
      </w:r>
    </w:p>
  </w:comment>
  <w:comment w:id="3720" w:author="Carolina Mercado Muñoz" w:date="2019-11-30T13:58:00Z" w:initials="CMM">
    <w:p w14:paraId="20A22A4D" w14:textId="32D179AB" w:rsidR="00923CA1" w:rsidRDefault="00923CA1">
      <w:pPr>
        <w:pStyle w:val="Textocomentario"/>
      </w:pPr>
      <w:r>
        <w:rPr>
          <w:rStyle w:val="Refdecomentario"/>
        </w:rPr>
        <w:annotationRef/>
      </w:r>
      <w:r>
        <w:t xml:space="preserve">El de euro €? Si es ese, pónganlo entre paréntesis. </w:t>
      </w:r>
    </w:p>
  </w:comment>
  <w:comment w:id="3722" w:author="Carolina Mercado Muñoz" w:date="2019-11-30T13:59:00Z" w:initials="CMM">
    <w:p w14:paraId="530A6836" w14:textId="5FB32897" w:rsidR="00923CA1" w:rsidRDefault="00923CA1">
      <w:pPr>
        <w:pStyle w:val="Textocomentario"/>
      </w:pPr>
      <w:r>
        <w:rPr>
          <w:rStyle w:val="Refdecomentario"/>
        </w:rPr>
        <w:annotationRef/>
      </w:r>
      <w:r>
        <w:t xml:space="preserve">Y se calcula su tamaño… </w:t>
      </w:r>
    </w:p>
  </w:comment>
  <w:comment w:id="3756" w:author="Carolina Mercado Muñoz" w:date="2019-11-30T14:00:00Z" w:initials="CMM">
    <w:p w14:paraId="77291546" w14:textId="597EEEC2" w:rsidR="00923CA1" w:rsidRDefault="00923CA1">
      <w:pPr>
        <w:pStyle w:val="Textocomentario"/>
      </w:pPr>
      <w:r>
        <w:rPr>
          <w:rStyle w:val="Refdecomentario"/>
        </w:rPr>
        <w:annotationRef/>
      </w:r>
      <w:r>
        <w:t>No sé si fue al descargar el documento pero obviamente si sería ideal en modo ecuación.</w:t>
      </w:r>
    </w:p>
  </w:comment>
  <w:comment w:id="3762" w:author="Carolina Mercado Muñoz" w:date="2019-11-30T14:01:00Z" w:initials="CMM">
    <w:p w14:paraId="759A738C" w14:textId="0A537DD2" w:rsidR="00923CA1" w:rsidRDefault="00923CA1">
      <w:pPr>
        <w:pStyle w:val="Textocomentario"/>
      </w:pPr>
      <w:r>
        <w:rPr>
          <w:rStyle w:val="Refdecomentario"/>
        </w:rPr>
        <w:annotationRef/>
      </w:r>
      <w:r>
        <w:t xml:space="preserve">Tal vez nombrarla </w:t>
      </w:r>
    </w:p>
  </w:comment>
  <w:comment w:id="3772" w:author="Carolina Mercado Muñoz" w:date="2019-11-30T14:02:00Z" w:initials="CMM">
    <w:p w14:paraId="0D6A927A" w14:textId="5467A5CD" w:rsidR="00923CA1" w:rsidRDefault="00923CA1">
      <w:pPr>
        <w:pStyle w:val="Textocomentario"/>
      </w:pPr>
      <w:r>
        <w:rPr>
          <w:rStyle w:val="Refdecomentario"/>
        </w:rPr>
        <w:annotationRef/>
      </w:r>
      <w:r>
        <w:t>Para no usarla creo queda mejor poner “del”</w:t>
      </w:r>
    </w:p>
  </w:comment>
  <w:comment w:id="3780" w:author="Carolina Mercado Muñoz" w:date="2019-11-30T14:02:00Z" w:initials="CMM">
    <w:p w14:paraId="4CAE40D8" w14:textId="77777777" w:rsidR="00923CA1" w:rsidRDefault="00923CA1">
      <w:pPr>
        <w:pStyle w:val="Textocomentario"/>
      </w:pPr>
      <w:r>
        <w:rPr>
          <w:rStyle w:val="Refdecomentario"/>
        </w:rPr>
        <w:annotationRef/>
      </w:r>
      <w:r>
        <w:t>Lo mismox2</w:t>
      </w:r>
    </w:p>
    <w:p w14:paraId="27508AF5" w14:textId="53FA82A6" w:rsidR="00923CA1" w:rsidRDefault="00923CA1">
      <w:pPr>
        <w:pStyle w:val="Textocomentario"/>
      </w:pPr>
    </w:p>
  </w:comment>
  <w:comment w:id="3783" w:author="Carolina Mercado Muñoz" w:date="2019-11-30T14:02:00Z" w:initials="CMM">
    <w:p w14:paraId="4C72EE86" w14:textId="542844AE" w:rsidR="00923CA1" w:rsidRDefault="00923CA1">
      <w:pPr>
        <w:pStyle w:val="Textocomentario"/>
      </w:pPr>
      <w:r>
        <w:rPr>
          <w:rStyle w:val="Refdecomentario"/>
        </w:rPr>
        <w:annotationRef/>
      </w:r>
      <w:r>
        <w:t xml:space="preserve">La algo o solo </w:t>
      </w:r>
      <w:r>
        <w:t>el?</w:t>
      </w:r>
    </w:p>
  </w:comment>
  <w:comment w:id="3792" w:author="Carolina Mercado Muñoz" w:date="2019-11-30T14:04:00Z" w:initials="CMM">
    <w:p w14:paraId="27DFA4F3" w14:textId="0EC11F6C" w:rsidR="00923CA1" w:rsidRDefault="00923CA1">
      <w:pPr>
        <w:pStyle w:val="Textocomentario"/>
      </w:pPr>
      <w:r>
        <w:rPr>
          <w:rStyle w:val="Refdecomentario"/>
        </w:rPr>
        <w:annotationRef/>
      </w:r>
      <w:r>
        <w:t>No me quedo claro la palabra “invertida” con el ejemplo, no se usaría otra palabra?</w:t>
      </w:r>
    </w:p>
  </w:comment>
  <w:comment w:id="3798" w:author="Carolina Mercado Muñoz" w:date="2019-11-30T14:06:00Z" w:initials="CMM">
    <w:p w14:paraId="20628D20" w14:textId="56B52D66" w:rsidR="00923CA1" w:rsidRDefault="00923CA1">
      <w:pPr>
        <w:pStyle w:val="Textocomentario"/>
      </w:pPr>
      <w:r>
        <w:rPr>
          <w:rStyle w:val="Refdecomentario"/>
        </w:rPr>
        <w:annotationRef/>
      </w:r>
      <w:r>
        <w:t>X3</w:t>
      </w:r>
    </w:p>
  </w:comment>
  <w:comment w:id="3803" w:author="Carolina Mercado Muñoz" w:date="2019-11-30T14:05:00Z" w:initials="CMM">
    <w:p w14:paraId="0F5B20D5" w14:textId="2567F659" w:rsidR="00923CA1" w:rsidRDefault="00923CA1">
      <w:pPr>
        <w:pStyle w:val="Textocomentario"/>
      </w:pPr>
      <w:r>
        <w:rPr>
          <w:rStyle w:val="Refdecomentario"/>
        </w:rPr>
        <w:annotationRef/>
      </w:r>
      <w:r>
        <w:t>X2</w:t>
      </w:r>
    </w:p>
  </w:comment>
  <w:comment w:id="3804" w:author="Maria Paola Fonseca Paez" w:date="2019-12-01T03:19:00Z" w:initials="MPFP">
    <w:p w14:paraId="068E0B9A" w14:textId="125FD3E9" w:rsidR="00E92540" w:rsidRDefault="00E92540">
      <w:pPr>
        <w:pStyle w:val="Textocomentario"/>
      </w:pPr>
      <w:r>
        <w:rPr>
          <w:rStyle w:val="Refdecomentario"/>
        </w:rPr>
        <w:annotationRef/>
      </w:r>
    </w:p>
  </w:comment>
  <w:comment w:id="3811" w:author="Carolina Mercado Muñoz" w:date="2019-11-30T14:05:00Z" w:initials="CMM">
    <w:p w14:paraId="62E6D1F4" w14:textId="07F33FB4" w:rsidR="00923CA1" w:rsidRDefault="00923CA1">
      <w:pPr>
        <w:pStyle w:val="Textocomentario"/>
      </w:pPr>
      <w:r>
        <w:rPr>
          <w:rStyle w:val="Refdecomentario"/>
        </w:rPr>
        <w:annotationRef/>
      </w:r>
      <w:r>
        <w:t xml:space="preserve">Hay otros </w:t>
      </w:r>
      <w:r>
        <w:t>sinonimos</w:t>
      </w:r>
    </w:p>
  </w:comment>
  <w:comment w:id="3812" w:author="Carolina Mercado Muñoz" w:date="2019-11-30T14:06:00Z" w:initials="CMM">
    <w:p w14:paraId="7F9B84CE" w14:textId="191CA6F3" w:rsidR="00923CA1" w:rsidRDefault="00923CA1">
      <w:pPr>
        <w:pStyle w:val="Textocomentario"/>
      </w:pPr>
      <w:r>
        <w:rPr>
          <w:rStyle w:val="Refdecomentario"/>
        </w:rPr>
        <w:annotationRef/>
      </w:r>
      <w:r>
        <w:t xml:space="preserve">Tal vez exista un término más ingenieril jajaja </w:t>
      </w:r>
    </w:p>
  </w:comment>
  <w:comment w:id="3826" w:author="Carolina Mercado Muñoz" w:date="2019-11-30T14:07:00Z" w:initials="CMM">
    <w:p w14:paraId="7293E43A" w14:textId="4DB5C34D" w:rsidR="00923CA1" w:rsidRDefault="00923CA1">
      <w:pPr>
        <w:pStyle w:val="Textocomentario"/>
      </w:pPr>
      <w:r>
        <w:rPr>
          <w:rStyle w:val="Refdecomentario"/>
        </w:rPr>
        <w:annotationRef/>
      </w:r>
      <w:r>
        <w:t xml:space="preserve">Soy muy quisquillosa con eso de repetir la palabra muchas veces en la misma oración “carácter”, puede que no tengan sinónimos pero tal vez escribirla de otra forma para no repetirla. </w:t>
      </w:r>
    </w:p>
  </w:comment>
  <w:comment w:id="3842" w:author="Carolina Mercado Muñoz" w:date="2019-11-30T14:08:00Z" w:initials="CMM">
    <w:p w14:paraId="3246221B" w14:textId="5BB861AC" w:rsidR="00923CA1" w:rsidRDefault="00923CA1">
      <w:pPr>
        <w:pStyle w:val="Textocomentario"/>
      </w:pPr>
      <w:r>
        <w:t xml:space="preserve">Pregunta! </w:t>
      </w:r>
      <w:r>
        <w:rPr>
          <w:rStyle w:val="Refdecomentario"/>
        </w:rPr>
        <w:annotationRef/>
      </w:r>
      <w:r>
        <w:t>No son funciones?</w:t>
      </w:r>
    </w:p>
  </w:comment>
  <w:comment w:id="3939" w:author="Carolina Mercado Muñoz" w:date="2019-11-30T14:12:00Z" w:initials="CMM">
    <w:p w14:paraId="7D3C15F7" w14:textId="77777777" w:rsidR="00923CA1" w:rsidRDefault="00923CA1">
      <w:pPr>
        <w:pStyle w:val="Textocomentario"/>
      </w:pPr>
      <w:r>
        <w:rPr>
          <w:rStyle w:val="Refdecomentario"/>
        </w:rPr>
        <w:annotationRef/>
      </w:r>
      <w:r>
        <w:t>Sin LOS</w:t>
      </w:r>
    </w:p>
    <w:p w14:paraId="4B87ED35" w14:textId="06C63717" w:rsidR="00923CA1" w:rsidRDefault="00923CA1">
      <w:pPr>
        <w:pStyle w:val="Textocomentario"/>
      </w:pPr>
    </w:p>
  </w:comment>
  <w:comment w:id="3941" w:author="Carolina Mercado Muñoz" w:date="2019-11-30T14:13:00Z" w:initials="CMM">
    <w:p w14:paraId="05238FCF" w14:textId="5D49310A" w:rsidR="00923CA1" w:rsidRDefault="00923CA1">
      <w:pPr>
        <w:pStyle w:val="Textocomentario"/>
      </w:pPr>
      <w:r>
        <w:rPr>
          <w:rStyle w:val="Refdecomentario"/>
        </w:rPr>
        <w:annotationRef/>
      </w:r>
      <w:r>
        <w:t xml:space="preserve">Uff me gusta como explicaron esta sección </w:t>
      </w:r>
    </w:p>
  </w:comment>
  <w:comment w:id="3942" w:author="Carolina Mercado Muñoz" w:date="2019-11-30T14:13:00Z" w:initials="CMM">
    <w:p w14:paraId="5BEB2DE3" w14:textId="772233D3" w:rsidR="00923CA1" w:rsidRDefault="00923CA1">
      <w:pPr>
        <w:pStyle w:val="Textocomentario"/>
      </w:pPr>
      <w:r>
        <w:rPr>
          <w:rStyle w:val="Refdecomentario"/>
        </w:rPr>
        <w:annotationRef/>
      </w:r>
      <w:r>
        <w:t>En inglés o…?</w:t>
      </w:r>
    </w:p>
  </w:comment>
  <w:comment w:id="3943" w:author="Carolina Mercado Muñoz" w:date="2019-11-30T14:14:00Z" w:initials="CMM">
    <w:p w14:paraId="762B1B24" w14:textId="42EB4CE0" w:rsidR="00923CA1" w:rsidRDefault="00923CA1">
      <w:pPr>
        <w:pStyle w:val="Textocomentario"/>
      </w:pPr>
      <w:r>
        <w:rPr>
          <w:rStyle w:val="Refdecomentario"/>
        </w:rPr>
        <w:annotationRef/>
      </w:r>
      <w:r>
        <w:t>Plural o singular</w:t>
      </w:r>
    </w:p>
  </w:comment>
  <w:comment w:id="3944" w:author="Carolina Mercado Muñoz" w:date="2019-11-30T14:14:00Z" w:initials="CMM">
    <w:p w14:paraId="57F0FB4D" w14:textId="318DDC49" w:rsidR="00923CA1" w:rsidRDefault="00923CA1">
      <w:pPr>
        <w:pStyle w:val="Textocomentario"/>
      </w:pPr>
      <w:r>
        <w:rPr>
          <w:rStyle w:val="Refdecomentario"/>
        </w:rPr>
        <w:annotationRef/>
      </w:r>
      <w:r>
        <w:t>Creo que queda mejor la palabra “un”</w:t>
      </w:r>
    </w:p>
  </w:comment>
  <w:comment w:id="3945" w:author="Carolina Mercado Muñoz" w:date="2019-11-30T14:15:00Z" w:initials="CMM">
    <w:p w14:paraId="2A48AE7E" w14:textId="052EE701" w:rsidR="00923CA1" w:rsidRDefault="00923CA1">
      <w:pPr>
        <w:pStyle w:val="Textocomentario"/>
      </w:pPr>
      <w:r>
        <w:rPr>
          <w:rStyle w:val="Refdecomentario"/>
        </w:rPr>
        <w:annotationRef/>
      </w:r>
      <w:r>
        <w:t>Aunque el hash tenia diferencias, el resultado era igual, si?</w:t>
      </w:r>
    </w:p>
  </w:comment>
  <w:comment w:id="3946" w:author="Carolina Mercado Muñoz" w:date="2019-11-30T14:16:00Z" w:initials="CMM">
    <w:p w14:paraId="0F692AFD" w14:textId="7AF7818B" w:rsidR="00923CA1" w:rsidRDefault="00923CA1">
      <w:pPr>
        <w:pStyle w:val="Textocomentario"/>
      </w:pPr>
      <w:r>
        <w:rPr>
          <w:rStyle w:val="Refdecomentario"/>
        </w:rPr>
        <w:annotationRef/>
      </w:r>
      <w:r>
        <w:t>No entiendo!</w:t>
      </w:r>
    </w:p>
  </w:comment>
  <w:comment w:id="3947" w:author="Carolina Mercado Muñoz" w:date="2019-11-30T14:17:00Z" w:initials="CMM">
    <w:p w14:paraId="0431B85F" w14:textId="5EA3B849" w:rsidR="00923CA1" w:rsidRDefault="00923CA1">
      <w:pPr>
        <w:pStyle w:val="Textocomentario"/>
      </w:pPr>
      <w:r>
        <w:rPr>
          <w:rStyle w:val="Refdecomentario"/>
        </w:rPr>
        <w:annotationRef/>
      </w:r>
      <w:r>
        <w:t>No comprendo esto, no hace falta algo?</w:t>
      </w:r>
    </w:p>
  </w:comment>
  <w:comment w:id="3948" w:author="Carolina Mercado Muñoz" w:date="2019-11-30T14:18:00Z" w:initials="CMM">
    <w:p w14:paraId="5D087FDA" w14:textId="4C75523B" w:rsidR="00923CA1" w:rsidRDefault="00923CA1">
      <w:pPr>
        <w:pStyle w:val="Textocomentario"/>
      </w:pPr>
      <w:r>
        <w:t>“</w:t>
      </w:r>
      <w:r>
        <w:rPr>
          <w:rStyle w:val="Refdecomentario"/>
        </w:rPr>
        <w:annotationRef/>
      </w:r>
      <w:r>
        <w:t xml:space="preserve">A por medio” se escribe así? Eso no era solo españolete? </w:t>
      </w:r>
      <w:r>
        <w:t>ajajaja</w:t>
      </w:r>
    </w:p>
  </w:comment>
  <w:comment w:id="3949" w:author="Carolina Mercado Muñoz" w:date="2019-11-30T14:19:00Z" w:initials="CMM">
    <w:p w14:paraId="6EB20098" w14:textId="1A43BCC7" w:rsidR="00923CA1" w:rsidRDefault="00923CA1">
      <w:pPr>
        <w:pStyle w:val="Textocomentario"/>
      </w:pPr>
      <w:r>
        <w:rPr>
          <w:rStyle w:val="Refdecomentario"/>
        </w:rPr>
        <w:annotationRef/>
      </w:r>
      <w:r>
        <w:t>Tal vez escribirlo un poco más profesional “no tiene sentido” jajaja</w:t>
      </w:r>
    </w:p>
  </w:comment>
  <w:comment w:id="3950" w:author="Carolina Mercado Muñoz" w:date="2019-11-30T14:20:00Z" w:initials="CMM">
    <w:p w14:paraId="33ADCB2D" w14:textId="53310637" w:rsidR="00923CA1" w:rsidRDefault="00923CA1">
      <w:pPr>
        <w:pStyle w:val="Textocomentario"/>
      </w:pPr>
      <w:r>
        <w:rPr>
          <w:rStyle w:val="Refdecomentario"/>
        </w:rPr>
        <w:annotationRef/>
      </w:r>
      <w:r>
        <w:t xml:space="preserve">No entiendo, no tenían en que basarse y por eso usaban el software pero ahora lo descartan por que el método es diferente? Es que arriba si dicen que lo necesitan entonces no entiendo bien esto. </w:t>
      </w:r>
    </w:p>
  </w:comment>
  <w:comment w:id="3955" w:author="Carolina Mercado Muñoz" w:date="2019-11-30T14:22:00Z" w:initials="CMM">
    <w:p w14:paraId="1AC84D2A" w14:textId="39EC6D53" w:rsidR="00923CA1" w:rsidRDefault="00923CA1">
      <w:pPr>
        <w:pStyle w:val="Textocomentario"/>
      </w:pPr>
      <w:r>
        <w:rPr>
          <w:rStyle w:val="Refdecomentario"/>
        </w:rPr>
        <w:annotationRef/>
      </w:r>
      <w:r>
        <w:t>Resultados obtenidos de resultados obtenidos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E311C46" w15:done="0"/>
  <w15:commentEx w15:paraId="5C245DE3" w15:done="0"/>
  <w15:commentEx w15:paraId="057F117E" w15:done="1"/>
  <w15:commentEx w15:paraId="750A6267" w15:done="1"/>
  <w15:commentEx w15:paraId="2A6DF8D7" w15:done="1"/>
  <w15:commentEx w15:paraId="57F0077A" w15:done="0"/>
  <w15:commentEx w15:paraId="0F64E02E" w15:done="1"/>
  <w15:commentEx w15:paraId="0A83ED89" w15:done="1"/>
  <w15:commentEx w15:paraId="086A93A3" w15:done="0"/>
  <w15:commentEx w15:paraId="7BAE819E" w15:done="1"/>
  <w15:commentEx w15:paraId="70AF8D72" w15:done="0"/>
  <w15:commentEx w15:paraId="3258A994" w15:done="1"/>
  <w15:commentEx w15:paraId="0E6E7214" w15:done="1"/>
  <w15:commentEx w15:paraId="3E1B1E8A" w15:done="1"/>
  <w15:commentEx w15:paraId="316F7398" w15:done="1"/>
  <w15:commentEx w15:paraId="1BB2516F" w15:done="1"/>
  <w15:commentEx w15:paraId="22DB68AC" w15:done="1"/>
  <w15:commentEx w15:paraId="564B5EA8" w15:done="1"/>
  <w15:commentEx w15:paraId="26806126" w15:done="1"/>
  <w15:commentEx w15:paraId="261BB311" w15:done="1"/>
  <w15:commentEx w15:paraId="0FB158DD" w15:done="1"/>
  <w15:commentEx w15:paraId="2F9DD46D" w15:done="1"/>
  <w15:commentEx w15:paraId="54EB3622" w15:done="1"/>
  <w15:commentEx w15:paraId="5E889CB4" w15:done="1"/>
  <w15:commentEx w15:paraId="39F083E0" w15:done="1"/>
  <w15:commentEx w15:paraId="5B000416" w15:done="1"/>
  <w15:commentEx w15:paraId="2AA9A66C" w15:done="1"/>
  <w15:commentEx w15:paraId="49623C53" w15:done="1"/>
  <w15:commentEx w15:paraId="58F9CC82" w15:done="1"/>
  <w15:commentEx w15:paraId="09CE0ECB" w15:done="1"/>
  <w15:commentEx w15:paraId="689A22BE" w15:done="1"/>
  <w15:commentEx w15:paraId="6F264DCD" w15:done="1"/>
  <w15:commentEx w15:paraId="48651D06" w15:done="1"/>
  <w15:commentEx w15:paraId="7F8DC5DF" w15:done="1"/>
  <w15:commentEx w15:paraId="3733BEB0" w15:done="1"/>
  <w15:commentEx w15:paraId="173AE3BE" w15:done="0"/>
  <w15:commentEx w15:paraId="26E3F337" w15:done="1"/>
  <w15:commentEx w15:paraId="76FF690E" w15:done="1"/>
  <w15:commentEx w15:paraId="2B8C7780" w15:done="0"/>
  <w15:commentEx w15:paraId="0DFC2F97" w15:done="1"/>
  <w15:commentEx w15:paraId="7D77EB03" w15:done="1"/>
  <w15:commentEx w15:paraId="762E0556" w15:done="1"/>
  <w15:commentEx w15:paraId="2E4277B7" w15:done="1"/>
  <w15:commentEx w15:paraId="4DC907F4" w15:done="0"/>
  <w15:commentEx w15:paraId="78AEAD62" w15:done="1"/>
  <w15:commentEx w15:paraId="7F34DE50" w15:done="0"/>
  <w15:commentEx w15:paraId="0486CBB9" w15:done="0"/>
  <w15:commentEx w15:paraId="09BAD306" w15:done="1"/>
  <w15:commentEx w15:paraId="145BDF99" w15:done="0"/>
  <w15:commentEx w15:paraId="314659DF" w15:done="1"/>
  <w15:commentEx w15:paraId="3ACA2D7F" w15:done="1"/>
  <w15:commentEx w15:paraId="6FDE20BF" w15:done="0"/>
  <w15:commentEx w15:paraId="340AE52E" w15:done="1"/>
  <w15:commentEx w15:paraId="7F293888" w15:done="0"/>
  <w15:commentEx w15:paraId="0BAAA827" w15:done="1"/>
  <w15:commentEx w15:paraId="281457A8" w15:done="0"/>
  <w15:commentEx w15:paraId="26B2F3B9" w15:done="0"/>
  <w15:commentEx w15:paraId="32DE50B1" w15:done="1"/>
  <w15:commentEx w15:paraId="02EB120F" w15:done="1"/>
  <w15:commentEx w15:paraId="71C5CC30" w15:done="1"/>
  <w15:commentEx w15:paraId="0B994A89" w15:done="0"/>
  <w15:commentEx w15:paraId="29FF25F7" w15:done="1"/>
  <w15:commentEx w15:paraId="29356572" w15:done="1"/>
  <w15:commentEx w15:paraId="20A22A4D" w15:done="1"/>
  <w15:commentEx w15:paraId="530A6836" w15:done="1"/>
  <w15:commentEx w15:paraId="77291546" w15:done="0"/>
  <w15:commentEx w15:paraId="759A738C" w15:done="1"/>
  <w15:commentEx w15:paraId="0D6A927A" w15:done="1"/>
  <w15:commentEx w15:paraId="27508AF5" w15:done="0"/>
  <w15:commentEx w15:paraId="4C72EE86" w15:done="1"/>
  <w15:commentEx w15:paraId="27DFA4F3" w15:done="1"/>
  <w15:commentEx w15:paraId="20628D20" w15:done="0"/>
  <w15:commentEx w15:paraId="0F5B20D5" w15:done="1"/>
  <w15:commentEx w15:paraId="068E0B9A" w15:paraIdParent="0F5B20D5" w15:done="1"/>
  <w15:commentEx w15:paraId="62E6D1F4" w15:done="1"/>
  <w15:commentEx w15:paraId="7F9B84CE" w15:done="0"/>
  <w15:commentEx w15:paraId="7293E43A" w15:done="1"/>
  <w15:commentEx w15:paraId="3246221B" w15:done="1"/>
  <w15:commentEx w15:paraId="4B87ED35" w15:done="1"/>
  <w15:commentEx w15:paraId="05238FCF" w15:done="0"/>
  <w15:commentEx w15:paraId="5BEB2DE3" w15:done="0"/>
  <w15:commentEx w15:paraId="762B1B24" w15:done="0"/>
  <w15:commentEx w15:paraId="57F0FB4D" w15:done="0"/>
  <w15:commentEx w15:paraId="2A48AE7E" w15:done="0"/>
  <w15:commentEx w15:paraId="0F692AFD" w15:done="0"/>
  <w15:commentEx w15:paraId="0431B85F" w15:done="0"/>
  <w15:commentEx w15:paraId="5D087FDA" w15:done="0"/>
  <w15:commentEx w15:paraId="6EB20098" w15:done="0"/>
  <w15:commentEx w15:paraId="33ADCB2D" w15:done="0"/>
  <w15:commentEx w15:paraId="1AC84D2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E311C46" w16cid:durableId="218D022D"/>
  <w16cid:commentId w16cid:paraId="5C245DE3" w16cid:durableId="218D022E"/>
  <w16cid:commentId w16cid:paraId="057F117E" w16cid:durableId="218D022F"/>
  <w16cid:commentId w16cid:paraId="750A6267" w16cid:durableId="218D0230"/>
  <w16cid:commentId w16cid:paraId="2A6DF8D7" w16cid:durableId="218D0231"/>
  <w16cid:commentId w16cid:paraId="57F0077A" w16cid:durableId="218D0232"/>
  <w16cid:commentId w16cid:paraId="0F64E02E" w16cid:durableId="218D0233"/>
  <w16cid:commentId w16cid:paraId="0A83ED89" w16cid:durableId="236FD8B7"/>
  <w16cid:commentId w16cid:paraId="086A93A3" w16cid:durableId="218D0235"/>
  <w16cid:commentId w16cid:paraId="7BAE819E" w16cid:durableId="218D0236"/>
  <w16cid:commentId w16cid:paraId="70AF8D72" w16cid:durableId="218D0237"/>
  <w16cid:commentId w16cid:paraId="3258A994" w16cid:durableId="218D0238"/>
  <w16cid:commentId w16cid:paraId="0E6E7214" w16cid:durableId="218D0239"/>
  <w16cid:commentId w16cid:paraId="3E1B1E8A" w16cid:durableId="218D023A"/>
  <w16cid:commentId w16cid:paraId="316F7398" w16cid:durableId="218D023B"/>
  <w16cid:commentId w16cid:paraId="1BB2516F" w16cid:durableId="218D023C"/>
  <w16cid:commentId w16cid:paraId="22DB68AC" w16cid:durableId="218D023D"/>
  <w16cid:commentId w16cid:paraId="564B5EA8" w16cid:durableId="218D023E"/>
  <w16cid:commentId w16cid:paraId="26806126" w16cid:durableId="218D023F"/>
  <w16cid:commentId w16cid:paraId="261BB311" w16cid:durableId="218D0240"/>
  <w16cid:commentId w16cid:paraId="0FB158DD" w16cid:durableId="218D0241"/>
  <w16cid:commentId w16cid:paraId="2F9DD46D" w16cid:durableId="218D0242"/>
  <w16cid:commentId w16cid:paraId="54EB3622" w16cid:durableId="218D0243"/>
  <w16cid:commentId w16cid:paraId="5E889CB4" w16cid:durableId="218D0244"/>
  <w16cid:commentId w16cid:paraId="39F083E0" w16cid:durableId="218D0245"/>
  <w16cid:commentId w16cid:paraId="5B000416" w16cid:durableId="218D0246"/>
  <w16cid:commentId w16cid:paraId="2AA9A66C" w16cid:durableId="218D0247"/>
  <w16cid:commentId w16cid:paraId="49623C53" w16cid:durableId="218D0248"/>
  <w16cid:commentId w16cid:paraId="58F9CC82" w16cid:durableId="218D0249"/>
  <w16cid:commentId w16cid:paraId="09CE0ECB" w16cid:durableId="218D024A"/>
  <w16cid:commentId w16cid:paraId="689A22BE" w16cid:durableId="218D024B"/>
  <w16cid:commentId w16cid:paraId="6F264DCD" w16cid:durableId="218D024C"/>
  <w16cid:commentId w16cid:paraId="48651D06" w16cid:durableId="218D024D"/>
  <w16cid:commentId w16cid:paraId="7F8DC5DF" w16cid:durableId="218D024E"/>
  <w16cid:commentId w16cid:paraId="3733BEB0" w16cid:durableId="218D024F"/>
  <w16cid:commentId w16cid:paraId="173AE3BE" w16cid:durableId="218D0250"/>
  <w16cid:commentId w16cid:paraId="26E3F337" w16cid:durableId="218D0251"/>
  <w16cid:commentId w16cid:paraId="76FF690E" w16cid:durableId="218D0252"/>
  <w16cid:commentId w16cid:paraId="2B8C7780" w16cid:durableId="218D0253"/>
  <w16cid:commentId w16cid:paraId="0DFC2F97" w16cid:durableId="218D0254"/>
  <w16cid:commentId w16cid:paraId="7D77EB03" w16cid:durableId="218D0255"/>
  <w16cid:commentId w16cid:paraId="762E0556" w16cid:durableId="218D0256"/>
  <w16cid:commentId w16cid:paraId="2E4277B7" w16cid:durableId="218D0257"/>
  <w16cid:commentId w16cid:paraId="4DC907F4" w16cid:durableId="218D0258"/>
  <w16cid:commentId w16cid:paraId="78AEAD62" w16cid:durableId="218D0259"/>
  <w16cid:commentId w16cid:paraId="7F34DE50" w16cid:durableId="218D025A"/>
  <w16cid:commentId w16cid:paraId="0486CBB9" w16cid:durableId="218D025B"/>
  <w16cid:commentId w16cid:paraId="09BAD306" w16cid:durableId="218D025C"/>
  <w16cid:commentId w16cid:paraId="145BDF99" w16cid:durableId="218D025D"/>
  <w16cid:commentId w16cid:paraId="314659DF" w16cid:durableId="218D025E"/>
  <w16cid:commentId w16cid:paraId="3ACA2D7F" w16cid:durableId="218D025F"/>
  <w16cid:commentId w16cid:paraId="6FDE20BF" w16cid:durableId="218D0260"/>
  <w16cid:commentId w16cid:paraId="340AE52E" w16cid:durableId="218D0261"/>
  <w16cid:commentId w16cid:paraId="7F293888" w16cid:durableId="218D0262"/>
  <w16cid:commentId w16cid:paraId="0BAAA827" w16cid:durableId="218D0263"/>
  <w16cid:commentId w16cid:paraId="281457A8" w16cid:durableId="218D0264"/>
  <w16cid:commentId w16cid:paraId="26B2F3B9" w16cid:durableId="218D0265"/>
  <w16cid:commentId w16cid:paraId="32DE50B1" w16cid:durableId="218D0266"/>
  <w16cid:commentId w16cid:paraId="02EB120F" w16cid:durableId="218D0267"/>
  <w16cid:commentId w16cid:paraId="71C5CC30" w16cid:durableId="218D0268"/>
  <w16cid:commentId w16cid:paraId="0B994A89" w16cid:durableId="218D0269"/>
  <w16cid:commentId w16cid:paraId="29FF25F7" w16cid:durableId="218D026A"/>
  <w16cid:commentId w16cid:paraId="29356572" w16cid:durableId="218D026B"/>
  <w16cid:commentId w16cid:paraId="20A22A4D" w16cid:durableId="218D026C"/>
  <w16cid:commentId w16cid:paraId="530A6836" w16cid:durableId="218D026D"/>
  <w16cid:commentId w16cid:paraId="77291546" w16cid:durableId="218D026E"/>
  <w16cid:commentId w16cid:paraId="759A738C" w16cid:durableId="218D026F"/>
  <w16cid:commentId w16cid:paraId="0D6A927A" w16cid:durableId="218D0270"/>
  <w16cid:commentId w16cid:paraId="27508AF5" w16cid:durableId="218D0271"/>
  <w16cid:commentId w16cid:paraId="4C72EE86" w16cid:durableId="218D0272"/>
  <w16cid:commentId w16cid:paraId="27DFA4F3" w16cid:durableId="218D0273"/>
  <w16cid:commentId w16cid:paraId="20628D20" w16cid:durableId="218D0274"/>
  <w16cid:commentId w16cid:paraId="0F5B20D5" w16cid:durableId="218D0275"/>
  <w16cid:commentId w16cid:paraId="068E0B9A" w16cid:durableId="218DAFB3"/>
  <w16cid:commentId w16cid:paraId="62E6D1F4" w16cid:durableId="218D0276"/>
  <w16cid:commentId w16cid:paraId="7F9B84CE" w16cid:durableId="218D0277"/>
  <w16cid:commentId w16cid:paraId="7293E43A" w16cid:durableId="218D0278"/>
  <w16cid:commentId w16cid:paraId="3246221B" w16cid:durableId="218D0279"/>
  <w16cid:commentId w16cid:paraId="4B87ED35" w16cid:durableId="218D027A"/>
  <w16cid:commentId w16cid:paraId="05238FCF" w16cid:durableId="218D027B"/>
  <w16cid:commentId w16cid:paraId="5BEB2DE3" w16cid:durableId="218D027C"/>
  <w16cid:commentId w16cid:paraId="762B1B24" w16cid:durableId="218D027D"/>
  <w16cid:commentId w16cid:paraId="57F0FB4D" w16cid:durableId="218D027E"/>
  <w16cid:commentId w16cid:paraId="2A48AE7E" w16cid:durableId="218D027F"/>
  <w16cid:commentId w16cid:paraId="0F692AFD" w16cid:durableId="218D0280"/>
  <w16cid:commentId w16cid:paraId="0431B85F" w16cid:durableId="218D0281"/>
  <w16cid:commentId w16cid:paraId="5D087FDA" w16cid:durableId="218D0282"/>
  <w16cid:commentId w16cid:paraId="6EB20098" w16cid:durableId="218D0283"/>
  <w16cid:commentId w16cid:paraId="33ADCB2D" w16cid:durableId="218D0284"/>
  <w16cid:commentId w16cid:paraId="1AC84D2A" w16cid:durableId="218D02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62E2DE" w14:textId="77777777" w:rsidR="006641CD" w:rsidRDefault="006641CD">
      <w:pPr>
        <w:spacing w:line="240" w:lineRule="auto"/>
      </w:pPr>
      <w:r>
        <w:separator/>
      </w:r>
    </w:p>
  </w:endnote>
  <w:endnote w:type="continuationSeparator" w:id="0">
    <w:p w14:paraId="5A71AD6B" w14:textId="77777777" w:rsidR="006641CD" w:rsidRDefault="006641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Kunstler Script">
    <w:panose1 w:val="030304020206070D0D06"/>
    <w:charset w:val="00"/>
    <w:family w:val="script"/>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9ACAEB" w14:textId="3B08D380" w:rsidR="00923CA1" w:rsidRDefault="00923CA1">
    <w:pPr>
      <w:jc w:val="right"/>
      <w:rPr>
        <w:rFonts w:ascii="Times New Roman" w:eastAsia="Times New Roman" w:hAnsi="Times New Roman" w:cs="Times New Roman"/>
        <w:color w:val="666666"/>
        <w:sz w:val="18"/>
        <w:szCs w:val="18"/>
      </w:rPr>
    </w:pPr>
    <w:del w:id="3971" w:author="Maria Paola Fonseca Paez" w:date="2019-11-30T21:15:00Z">
      <w:r w:rsidDel="00492B35">
        <w:rPr>
          <w:rFonts w:ascii="Times New Roman" w:eastAsia="Times New Roman" w:hAnsi="Times New Roman" w:cs="Times New Roman"/>
          <w:noProof/>
          <w:color w:val="666666"/>
        </w:rPr>
        <mc:AlternateContent>
          <mc:Choice Requires="wps">
            <w:drawing>
              <wp:anchor distT="0" distB="0" distL="114300" distR="114300" simplePos="0" relativeHeight="251659264" behindDoc="0" locked="0" layoutInCell="0" allowOverlap="1" wp14:anchorId="3C2CFC2C" wp14:editId="3B194472">
                <wp:simplePos x="0" y="0"/>
                <wp:positionH relativeFrom="page">
                  <wp:posOffset>0</wp:posOffset>
                </wp:positionH>
                <wp:positionV relativeFrom="page">
                  <wp:posOffset>10232390</wp:posOffset>
                </wp:positionV>
                <wp:extent cx="7562215" cy="266700"/>
                <wp:effectExtent l="0" t="0" r="0" b="0"/>
                <wp:wrapNone/>
                <wp:docPr id="26" name="MSIPCM87c44967b0c9b3cf07ae1e10" descr="{&quot;HashCode&quot;:1831732991,&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2215"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69B88C3" w14:textId="52D2BFD1" w:rsidR="00923CA1" w:rsidRPr="000E0D7B" w:rsidRDefault="00923CA1" w:rsidP="000E0D7B">
                            <w:pPr>
                              <w:jc w:val="center"/>
                              <w:rPr>
                                <w:rFonts w:ascii="Calibri" w:hAnsi="Calibri" w:cs="Calibri"/>
                                <w:color w:val="000000"/>
                                <w:sz w:val="20"/>
                              </w:rPr>
                            </w:pPr>
                            <w:r w:rsidRPr="000E0D7B">
                              <w:rPr>
                                <w:rFonts w:ascii="Calibri" w:hAnsi="Calibri" w:cs="Calibri"/>
                                <w:color w:val="000000"/>
                                <w:sz w:val="20"/>
                              </w:rPr>
                              <w:t>Schlumberger-Private</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3C2CFC2C" id="_x0000_t202" coordsize="21600,21600" o:spt="202" path="m,l,21600r21600,l21600,xe">
                <v:stroke joinstyle="miter"/>
                <v:path gradientshapeok="t" o:connecttype="rect"/>
              </v:shapetype>
              <v:shape id="MSIPCM87c44967b0c9b3cf07ae1e10" o:spid="_x0000_s1026" type="#_x0000_t202" alt="{&quot;HashCode&quot;:1831732991,&quot;Height&quot;:841.0,&quot;Width&quot;:595.0,&quot;Placement&quot;:&quot;Footer&quot;,&quot;Index&quot;:&quot;Primary&quot;,&quot;Section&quot;:1,&quot;Top&quot;:0.0,&quot;Left&quot;:0.0}" style="position:absolute;left:0;text-align:left;margin-left:0;margin-top:805.7pt;width:595.45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" o:allowincell="f" filled="f" stroked="f" strokeweight=".5pt">
                <v:fill o:detectmouseclick="t"/>
                <v:textbox inset=",0,,0">
                  <w:txbxContent>
                    <w:p w14:paraId="069B88C3" w14:textId="52D2BFD1" w:rsidR="00923CA1" w:rsidRPr="000E0D7B" w:rsidRDefault="00923CA1" w:rsidP="000E0D7B">
                      <w:pPr>
                        <w:jc w:val="center"/>
                        <w:rPr>
                          <w:rFonts w:ascii="Calibri" w:hAnsi="Calibri" w:cs="Calibri"/>
                          <w:color w:val="000000"/>
                          <w:sz w:val="20"/>
                        </w:rPr>
                      </w:pPr>
                      <w:r w:rsidRPr="000E0D7B">
                        <w:rPr>
                          <w:rFonts w:ascii="Calibri" w:hAnsi="Calibri" w:cs="Calibri"/>
                          <w:color w:val="000000"/>
                          <w:sz w:val="20"/>
                        </w:rPr>
                        <w:t>Schlumberger-</w:t>
                      </w:r>
                      <w:proofErr w:type="spellStart"/>
                      <w:r w:rsidRPr="000E0D7B">
                        <w:rPr>
                          <w:rFonts w:ascii="Calibri" w:hAnsi="Calibri" w:cs="Calibri"/>
                          <w:color w:val="000000"/>
                          <w:sz w:val="20"/>
                        </w:rPr>
                        <w:t>Private</w:t>
                      </w:r>
                      <w:proofErr w:type="spellEnd"/>
                    </w:p>
                  </w:txbxContent>
                </v:textbox>
                <w10:wrap anchorx="page" anchory="page"/>
              </v:shape>
            </w:pict>
          </mc:Fallback>
        </mc:AlternateContent>
      </w:r>
    </w:del>
    <w:r>
      <w:rPr>
        <w:rFonts w:ascii="Times New Roman" w:eastAsia="Times New Roman" w:hAnsi="Times New Roman" w:cs="Times New Roman"/>
        <w:color w:val="666666"/>
      </w:rPr>
      <w:fldChar w:fldCharType="begin"/>
    </w:r>
    <w:r>
      <w:rPr>
        <w:rFonts w:ascii="Times New Roman" w:eastAsia="Times New Roman" w:hAnsi="Times New Roman" w:cs="Times New Roman"/>
        <w:color w:val="666666"/>
      </w:rPr>
      <w:instrText>PAGE</w:instrText>
    </w:r>
    <w:r>
      <w:rPr>
        <w:rFonts w:ascii="Times New Roman" w:eastAsia="Times New Roman" w:hAnsi="Times New Roman" w:cs="Times New Roman"/>
        <w:color w:val="666666"/>
      </w:rPr>
      <w:fldChar w:fldCharType="separate"/>
    </w:r>
    <w:r>
      <w:rPr>
        <w:rFonts w:ascii="Times New Roman" w:eastAsia="Times New Roman" w:hAnsi="Times New Roman" w:cs="Times New Roman"/>
        <w:noProof/>
        <w:color w:val="666666"/>
      </w:rPr>
      <w:t>20</w:t>
    </w:r>
    <w:r>
      <w:rPr>
        <w:rFonts w:ascii="Times New Roman" w:eastAsia="Times New Roman" w:hAnsi="Times New Roman" w:cs="Times New Roman"/>
        <w:color w:val="66666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F46F5C" w14:textId="77777777" w:rsidR="006641CD" w:rsidRDefault="006641CD">
      <w:pPr>
        <w:spacing w:line="240" w:lineRule="auto"/>
      </w:pPr>
      <w:r>
        <w:separator/>
      </w:r>
    </w:p>
  </w:footnote>
  <w:footnote w:type="continuationSeparator" w:id="0">
    <w:p w14:paraId="7681B74F" w14:textId="77777777" w:rsidR="006641CD" w:rsidRDefault="006641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935554" w14:textId="26BD7EFA" w:rsidR="00923CA1" w:rsidRDefault="00923CA1">
    <w:pPr>
      <w:spacing w:before="240" w:after="240"/>
      <w:ind w:right="360"/>
      <w:rPr>
        <w:rFonts w:ascii="Times New Roman" w:eastAsia="Times New Roman" w:hAnsi="Times New Roman" w:cs="Times New Roman"/>
        <w:color w:val="666666"/>
        <w:sz w:val="18"/>
        <w:szCs w:val="18"/>
      </w:rPr>
    </w:pPr>
    <w:r>
      <w:rPr>
        <w:rFonts w:ascii="Times New Roman" w:eastAsia="Times New Roman" w:hAnsi="Times New Roman" w:cs="Times New Roman"/>
        <w:color w:val="666666"/>
        <w:sz w:val="18"/>
        <w:szCs w:val="18"/>
      </w:rPr>
      <w:t xml:space="preserve">Pontificia Universidad Javeriana. Aguirre, Fonseca, López. TG 1826. </w:t>
    </w:r>
    <w:r>
      <w:rPr>
        <w:rFonts w:ascii="Times New Roman" w:eastAsia="Times New Roman" w:hAnsi="Times New Roman" w:cs="Times New Roman"/>
        <w:i/>
        <w:color w:val="666666"/>
        <w:sz w:val="18"/>
        <w:szCs w:val="18"/>
      </w:rPr>
      <w:t>Generación de bloques en una red blockchain</w:t>
    </w:r>
    <w:r>
      <w:rPr>
        <w:rFonts w:ascii="Times New Roman" w:eastAsia="Times New Roman" w:hAnsi="Times New Roman" w:cs="Times New Roman"/>
        <w:color w:val="666666"/>
        <w:sz w:val="18"/>
        <w:szCs w:val="1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203CC"/>
    <w:multiLevelType w:val="multilevel"/>
    <w:tmpl w:val="0E0C4592"/>
    <w:lvl w:ilvl="0">
      <w:start w:val="1"/>
      <w:numFmt w:val="decimal"/>
      <w:pStyle w:val="Ttulo1"/>
      <w:lvlText w:val="%1"/>
      <w:lvlJc w:val="left"/>
      <w:pPr>
        <w:ind w:left="432" w:hanging="432"/>
      </w:pPr>
      <w:rPr>
        <w:b/>
        <w:color w:val="auto"/>
        <w:sz w:val="40"/>
      </w:rPr>
    </w:lvl>
    <w:lvl w:ilvl="1">
      <w:start w:val="1"/>
      <w:numFmt w:val="decimal"/>
      <w:pStyle w:val="Ttulo2"/>
      <w:lvlText w:val="%1.%2"/>
      <w:lvlJc w:val="left"/>
      <w:pPr>
        <w:ind w:left="576" w:hanging="576"/>
      </w:pPr>
      <w:rPr>
        <w:b/>
        <w:sz w:val="32"/>
      </w:rPr>
    </w:lvl>
    <w:lvl w:ilvl="2">
      <w:start w:val="1"/>
      <w:numFmt w:val="decimal"/>
      <w:pStyle w:val="Ttulo3"/>
      <w:lvlText w:val="%1.%2.%3"/>
      <w:lvlJc w:val="left"/>
      <w:pPr>
        <w:ind w:left="720" w:hanging="720"/>
      </w:pPr>
      <w:rPr>
        <w:b/>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25C363C9"/>
    <w:multiLevelType w:val="multilevel"/>
    <w:tmpl w:val="DB3AF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1B2472B"/>
    <w:multiLevelType w:val="multilevel"/>
    <w:tmpl w:val="15D29A58"/>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1E26271"/>
    <w:multiLevelType w:val="multilevel"/>
    <w:tmpl w:val="BF76A9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2E71073"/>
    <w:multiLevelType w:val="multilevel"/>
    <w:tmpl w:val="878459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739401F"/>
    <w:multiLevelType w:val="multilevel"/>
    <w:tmpl w:val="2FFE8B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FE60D42"/>
    <w:multiLevelType w:val="multilevel"/>
    <w:tmpl w:val="BAAE50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A92145D"/>
    <w:multiLevelType w:val="multilevel"/>
    <w:tmpl w:val="C90EDC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06E5432"/>
    <w:multiLevelType w:val="multilevel"/>
    <w:tmpl w:val="7D1C0A08"/>
    <w:lvl w:ilvl="0">
      <w:start w:val="1"/>
      <w:numFmt w:val="decimal"/>
      <w:lvlText w:val="%1."/>
      <w:lvlJc w:val="left"/>
      <w:pPr>
        <w:ind w:left="0" w:hanging="283"/>
      </w:pPr>
      <w:rPr>
        <w:rFonts w:ascii="Arial" w:eastAsia="Arial" w:hAnsi="Arial" w:cs="Arial"/>
        <w:b/>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1974549"/>
    <w:multiLevelType w:val="hybridMultilevel"/>
    <w:tmpl w:val="F0AA4B8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66C27270"/>
    <w:multiLevelType w:val="multilevel"/>
    <w:tmpl w:val="E57A0644"/>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36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A8A51A0"/>
    <w:multiLevelType w:val="multilevel"/>
    <w:tmpl w:val="63A422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2"/>
  </w:num>
  <w:num w:numId="3">
    <w:abstractNumId w:val="7"/>
  </w:num>
  <w:num w:numId="4">
    <w:abstractNumId w:val="4"/>
  </w:num>
  <w:num w:numId="5">
    <w:abstractNumId w:val="3"/>
  </w:num>
  <w:num w:numId="6">
    <w:abstractNumId w:val="10"/>
  </w:num>
  <w:num w:numId="7">
    <w:abstractNumId w:val="8"/>
  </w:num>
  <w:num w:numId="8">
    <w:abstractNumId w:val="1"/>
  </w:num>
  <w:num w:numId="9">
    <w:abstractNumId w:val="6"/>
  </w:num>
  <w:num w:numId="10">
    <w:abstractNumId w:val="11"/>
  </w:num>
  <w:num w:numId="11">
    <w:abstractNumId w:val="9"/>
  </w:num>
  <w:num w:numId="1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ia Paola Fonseca Paez">
    <w15:presenceInfo w15:providerId="AD" w15:userId="S::MFonseca9@slb.com::ca9a4394-9b91-4b4e-8577-0458e073ab1d"/>
  </w15:person>
  <w15:person w15:author="Carolina Mercado Muñoz">
    <w15:presenceInfo w15:providerId="Windows Live" w15:userId="4d010e124d98bf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s-ES_tradnl" w:vendorID="64" w:dllVersion="6" w:nlCheck="1" w:checkStyle="1"/>
  <w:activeWritingStyle w:appName="MSWord" w:lang="es-CO" w:vendorID="64" w:dllVersion="6" w:nlCheck="1" w:checkStyle="1"/>
  <w:activeWritingStyle w:appName="MSWord" w:lang="en-US" w:vendorID="64" w:dllVersion="6" w:nlCheck="1" w:checkStyle="1"/>
  <w:activeWritingStyle w:appName="MSWord" w:lang="es-CO" w:vendorID="64" w:dllVersion="0" w:nlCheck="1" w:checkStyle="0"/>
  <w:activeWritingStyle w:appName="MSWord" w:lang="en-US" w:vendorID="64" w:dllVersion="0" w:nlCheck="1" w:checkStyle="0"/>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4E5C"/>
    <w:rsid w:val="000148FA"/>
    <w:rsid w:val="00025C63"/>
    <w:rsid w:val="00027CAC"/>
    <w:rsid w:val="00035F93"/>
    <w:rsid w:val="000A2038"/>
    <w:rsid w:val="000D4595"/>
    <w:rsid w:val="000E0D7B"/>
    <w:rsid w:val="000E70D6"/>
    <w:rsid w:val="00100798"/>
    <w:rsid w:val="00154229"/>
    <w:rsid w:val="00183F4C"/>
    <w:rsid w:val="001D7655"/>
    <w:rsid w:val="00207896"/>
    <w:rsid w:val="0023385E"/>
    <w:rsid w:val="00240255"/>
    <w:rsid w:val="002508B0"/>
    <w:rsid w:val="00276EAF"/>
    <w:rsid w:val="002F574C"/>
    <w:rsid w:val="00334F14"/>
    <w:rsid w:val="00357968"/>
    <w:rsid w:val="003E159B"/>
    <w:rsid w:val="003F0D31"/>
    <w:rsid w:val="003F446A"/>
    <w:rsid w:val="003F69EF"/>
    <w:rsid w:val="003F7412"/>
    <w:rsid w:val="00441BCD"/>
    <w:rsid w:val="00464182"/>
    <w:rsid w:val="00465969"/>
    <w:rsid w:val="00492B35"/>
    <w:rsid w:val="004D5191"/>
    <w:rsid w:val="004F5B2D"/>
    <w:rsid w:val="0052507E"/>
    <w:rsid w:val="005A4881"/>
    <w:rsid w:val="005C328D"/>
    <w:rsid w:val="005E48C5"/>
    <w:rsid w:val="006145B7"/>
    <w:rsid w:val="006206B6"/>
    <w:rsid w:val="0063151A"/>
    <w:rsid w:val="006641CD"/>
    <w:rsid w:val="00690A05"/>
    <w:rsid w:val="006C0505"/>
    <w:rsid w:val="006D5F05"/>
    <w:rsid w:val="0070071D"/>
    <w:rsid w:val="00712F16"/>
    <w:rsid w:val="00714E5C"/>
    <w:rsid w:val="007573DD"/>
    <w:rsid w:val="00775ACE"/>
    <w:rsid w:val="007C3E4C"/>
    <w:rsid w:val="007F10B0"/>
    <w:rsid w:val="008219E9"/>
    <w:rsid w:val="008268D4"/>
    <w:rsid w:val="00842DAA"/>
    <w:rsid w:val="00842EE5"/>
    <w:rsid w:val="008E5D94"/>
    <w:rsid w:val="00922AB3"/>
    <w:rsid w:val="00923CA1"/>
    <w:rsid w:val="00936B9C"/>
    <w:rsid w:val="009402F2"/>
    <w:rsid w:val="00946B9C"/>
    <w:rsid w:val="009C09D9"/>
    <w:rsid w:val="00A062E2"/>
    <w:rsid w:val="00A26681"/>
    <w:rsid w:val="00A31286"/>
    <w:rsid w:val="00A50AA9"/>
    <w:rsid w:val="00A875B5"/>
    <w:rsid w:val="00AB58E9"/>
    <w:rsid w:val="00AC7B2A"/>
    <w:rsid w:val="00B473D9"/>
    <w:rsid w:val="00B7555E"/>
    <w:rsid w:val="00B75D59"/>
    <w:rsid w:val="00B8587B"/>
    <w:rsid w:val="00BA1ED0"/>
    <w:rsid w:val="00BF2E6F"/>
    <w:rsid w:val="00BF4F23"/>
    <w:rsid w:val="00C028BC"/>
    <w:rsid w:val="00C242D3"/>
    <w:rsid w:val="00C514EE"/>
    <w:rsid w:val="00C53ABA"/>
    <w:rsid w:val="00C76278"/>
    <w:rsid w:val="00CB2259"/>
    <w:rsid w:val="00D732B4"/>
    <w:rsid w:val="00DA5DD9"/>
    <w:rsid w:val="00E21677"/>
    <w:rsid w:val="00E400FD"/>
    <w:rsid w:val="00E606D5"/>
    <w:rsid w:val="00E77F70"/>
    <w:rsid w:val="00E9110F"/>
    <w:rsid w:val="00E92540"/>
    <w:rsid w:val="00EC2567"/>
    <w:rsid w:val="00EC4C1F"/>
    <w:rsid w:val="00EE74E6"/>
    <w:rsid w:val="00EF42E2"/>
    <w:rsid w:val="00F37F88"/>
    <w:rsid w:val="00F72A83"/>
    <w:rsid w:val="00F74DD1"/>
    <w:rsid w:val="00F93B94"/>
    <w:rsid w:val="00FA242C"/>
    <w:rsid w:val="00FD330D"/>
    <w:rsid w:val="00FD5AB6"/>
    <w:rsid w:val="00FF310C"/>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5C8BE5"/>
  <w15:docId w15:val="{58A2D4E4-E7DF-48CE-B719-2A2A8A86E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lang w:val="es-CO"/>
    </w:rPr>
  </w:style>
  <w:style w:type="paragraph" w:styleId="Ttulo1">
    <w:name w:val="heading 1"/>
    <w:basedOn w:val="Normal"/>
    <w:next w:val="Normal"/>
    <w:pPr>
      <w:keepNext/>
      <w:keepLines/>
      <w:numPr>
        <w:numId w:val="12"/>
      </w:numPr>
      <w:spacing w:before="400" w:after="120"/>
      <w:outlineLvl w:val="0"/>
    </w:pPr>
    <w:rPr>
      <w:sz w:val="40"/>
      <w:szCs w:val="40"/>
    </w:rPr>
  </w:style>
  <w:style w:type="paragraph" w:styleId="Ttulo2">
    <w:name w:val="heading 2"/>
    <w:basedOn w:val="Normal"/>
    <w:next w:val="Normal"/>
    <w:pPr>
      <w:keepNext/>
      <w:keepLines/>
      <w:numPr>
        <w:ilvl w:val="1"/>
        <w:numId w:val="12"/>
      </w:numPr>
      <w:spacing w:before="360" w:after="120"/>
      <w:outlineLvl w:val="1"/>
    </w:pPr>
    <w:rPr>
      <w:sz w:val="32"/>
      <w:szCs w:val="32"/>
    </w:rPr>
  </w:style>
  <w:style w:type="paragraph" w:styleId="Ttulo3">
    <w:name w:val="heading 3"/>
    <w:basedOn w:val="Normal"/>
    <w:next w:val="Normal"/>
    <w:pPr>
      <w:keepNext/>
      <w:keepLines/>
      <w:numPr>
        <w:ilvl w:val="2"/>
        <w:numId w:val="12"/>
      </w:numPr>
      <w:spacing w:before="320" w:after="80"/>
      <w:outlineLvl w:val="2"/>
    </w:pPr>
    <w:rPr>
      <w:color w:val="434343"/>
      <w:sz w:val="28"/>
      <w:szCs w:val="28"/>
    </w:rPr>
  </w:style>
  <w:style w:type="paragraph" w:styleId="Ttulo4">
    <w:name w:val="heading 4"/>
    <w:basedOn w:val="Normal"/>
    <w:next w:val="Normal"/>
    <w:pPr>
      <w:keepNext/>
      <w:keepLines/>
      <w:numPr>
        <w:ilvl w:val="3"/>
        <w:numId w:val="12"/>
      </w:numPr>
      <w:spacing w:before="280" w:after="80"/>
      <w:outlineLvl w:val="3"/>
    </w:pPr>
    <w:rPr>
      <w:color w:val="666666"/>
      <w:sz w:val="24"/>
      <w:szCs w:val="24"/>
    </w:rPr>
  </w:style>
  <w:style w:type="paragraph" w:styleId="Ttulo5">
    <w:name w:val="heading 5"/>
    <w:basedOn w:val="Normal"/>
    <w:next w:val="Normal"/>
    <w:pPr>
      <w:keepNext/>
      <w:keepLines/>
      <w:numPr>
        <w:ilvl w:val="4"/>
        <w:numId w:val="12"/>
      </w:numPr>
      <w:spacing w:before="240" w:after="80"/>
      <w:outlineLvl w:val="4"/>
    </w:pPr>
    <w:rPr>
      <w:color w:val="666666"/>
    </w:rPr>
  </w:style>
  <w:style w:type="paragraph" w:styleId="Ttulo6">
    <w:name w:val="heading 6"/>
    <w:basedOn w:val="Normal"/>
    <w:next w:val="Normal"/>
    <w:pPr>
      <w:keepNext/>
      <w:keepLines/>
      <w:numPr>
        <w:ilvl w:val="5"/>
        <w:numId w:val="12"/>
      </w:numPr>
      <w:spacing w:before="240" w:after="80"/>
      <w:outlineLvl w:val="5"/>
    </w:pPr>
    <w:rPr>
      <w:i/>
      <w:color w:val="666666"/>
    </w:rPr>
  </w:style>
  <w:style w:type="paragraph" w:styleId="Ttulo7">
    <w:name w:val="heading 7"/>
    <w:basedOn w:val="Normal"/>
    <w:next w:val="Normal"/>
    <w:link w:val="Ttulo7Car"/>
    <w:uiPriority w:val="9"/>
    <w:semiHidden/>
    <w:unhideWhenUsed/>
    <w:qFormat/>
    <w:rsid w:val="00B7555E"/>
    <w:pPr>
      <w:keepNext/>
      <w:keepLines/>
      <w:numPr>
        <w:ilvl w:val="6"/>
        <w:numId w:val="12"/>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B7555E"/>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7555E"/>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1"/>
    <w:tblPr>
      <w:tblStyleRowBandSize w:val="1"/>
      <w:tblStyleColBandSize w:val="1"/>
      <w:tblCellMar>
        <w:left w:w="108" w:type="dxa"/>
        <w:right w:w="108"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character" w:styleId="Refdecomentario">
    <w:name w:val="annotation reference"/>
    <w:basedOn w:val="Fuentedeprrafopredeter"/>
    <w:uiPriority w:val="99"/>
    <w:semiHidden/>
    <w:unhideWhenUsed/>
    <w:rsid w:val="00AB58E9"/>
    <w:rPr>
      <w:sz w:val="16"/>
      <w:szCs w:val="16"/>
    </w:rPr>
  </w:style>
  <w:style w:type="paragraph" w:styleId="Textocomentario">
    <w:name w:val="annotation text"/>
    <w:basedOn w:val="Normal"/>
    <w:link w:val="TextocomentarioCar"/>
    <w:uiPriority w:val="99"/>
    <w:semiHidden/>
    <w:unhideWhenUsed/>
    <w:rsid w:val="00AB58E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B58E9"/>
    <w:rPr>
      <w:sz w:val="20"/>
      <w:szCs w:val="20"/>
    </w:rPr>
  </w:style>
  <w:style w:type="paragraph" w:styleId="Asuntodelcomentario">
    <w:name w:val="annotation subject"/>
    <w:basedOn w:val="Textocomentario"/>
    <w:next w:val="Textocomentario"/>
    <w:link w:val="AsuntodelcomentarioCar"/>
    <w:uiPriority w:val="99"/>
    <w:semiHidden/>
    <w:unhideWhenUsed/>
    <w:rsid w:val="00AB58E9"/>
    <w:rPr>
      <w:b/>
      <w:bCs/>
    </w:rPr>
  </w:style>
  <w:style w:type="character" w:customStyle="1" w:styleId="AsuntodelcomentarioCar">
    <w:name w:val="Asunto del comentario Car"/>
    <w:basedOn w:val="TextocomentarioCar"/>
    <w:link w:val="Asuntodelcomentario"/>
    <w:uiPriority w:val="99"/>
    <w:semiHidden/>
    <w:rsid w:val="00AB58E9"/>
    <w:rPr>
      <w:b/>
      <w:bCs/>
      <w:sz w:val="20"/>
      <w:szCs w:val="20"/>
    </w:rPr>
  </w:style>
  <w:style w:type="paragraph" w:styleId="Textodeglobo">
    <w:name w:val="Balloon Text"/>
    <w:basedOn w:val="Normal"/>
    <w:link w:val="TextodegloboCar"/>
    <w:uiPriority w:val="99"/>
    <w:semiHidden/>
    <w:unhideWhenUsed/>
    <w:rsid w:val="00AB58E9"/>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B58E9"/>
    <w:rPr>
      <w:rFonts w:ascii="Segoe UI" w:hAnsi="Segoe UI" w:cs="Segoe UI"/>
      <w:sz w:val="18"/>
      <w:szCs w:val="18"/>
    </w:rPr>
  </w:style>
  <w:style w:type="paragraph" w:styleId="Encabezado">
    <w:name w:val="header"/>
    <w:basedOn w:val="Normal"/>
    <w:link w:val="EncabezadoCar"/>
    <w:uiPriority w:val="99"/>
    <w:unhideWhenUsed/>
    <w:rsid w:val="002F574C"/>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2F574C"/>
    <w:rPr>
      <w:lang w:val="es-CO"/>
    </w:rPr>
  </w:style>
  <w:style w:type="paragraph" w:styleId="Piedepgina">
    <w:name w:val="footer"/>
    <w:basedOn w:val="Normal"/>
    <w:link w:val="PiedepginaCar"/>
    <w:uiPriority w:val="99"/>
    <w:unhideWhenUsed/>
    <w:rsid w:val="002F574C"/>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2F574C"/>
    <w:rPr>
      <w:lang w:val="es-CO"/>
    </w:rPr>
  </w:style>
  <w:style w:type="paragraph" w:styleId="TDC1">
    <w:name w:val="toc 1"/>
    <w:basedOn w:val="Normal"/>
    <w:next w:val="Normal"/>
    <w:autoRedefine/>
    <w:uiPriority w:val="39"/>
    <w:unhideWhenUsed/>
    <w:rsid w:val="00B7555E"/>
    <w:pPr>
      <w:tabs>
        <w:tab w:val="right" w:leader="dot" w:pos="8922"/>
      </w:tabs>
      <w:spacing w:after="100"/>
    </w:pPr>
  </w:style>
  <w:style w:type="paragraph" w:styleId="TDC2">
    <w:name w:val="toc 2"/>
    <w:basedOn w:val="Normal"/>
    <w:next w:val="Normal"/>
    <w:autoRedefine/>
    <w:uiPriority w:val="39"/>
    <w:unhideWhenUsed/>
    <w:rsid w:val="002F574C"/>
    <w:pPr>
      <w:spacing w:after="100"/>
      <w:ind w:left="220"/>
    </w:pPr>
  </w:style>
  <w:style w:type="paragraph" w:styleId="TDC3">
    <w:name w:val="toc 3"/>
    <w:basedOn w:val="Normal"/>
    <w:next w:val="Normal"/>
    <w:autoRedefine/>
    <w:uiPriority w:val="39"/>
    <w:unhideWhenUsed/>
    <w:rsid w:val="002F574C"/>
    <w:pPr>
      <w:spacing w:after="100"/>
      <w:ind w:left="440"/>
    </w:pPr>
  </w:style>
  <w:style w:type="character" w:styleId="Hipervnculo">
    <w:name w:val="Hyperlink"/>
    <w:basedOn w:val="Fuentedeprrafopredeter"/>
    <w:uiPriority w:val="99"/>
    <w:unhideWhenUsed/>
    <w:rsid w:val="002F574C"/>
    <w:rPr>
      <w:color w:val="0000FF" w:themeColor="hyperlink"/>
      <w:u w:val="single"/>
    </w:rPr>
  </w:style>
  <w:style w:type="character" w:customStyle="1" w:styleId="Ttulo7Car">
    <w:name w:val="Título 7 Car"/>
    <w:basedOn w:val="Fuentedeprrafopredeter"/>
    <w:link w:val="Ttulo7"/>
    <w:uiPriority w:val="9"/>
    <w:semiHidden/>
    <w:rsid w:val="00B7555E"/>
    <w:rPr>
      <w:rFonts w:asciiTheme="majorHAnsi" w:eastAsiaTheme="majorEastAsia" w:hAnsiTheme="majorHAnsi" w:cstheme="majorBidi"/>
      <w:i/>
      <w:iCs/>
      <w:color w:val="243F60" w:themeColor="accent1" w:themeShade="7F"/>
      <w:lang w:val="es-CO"/>
    </w:rPr>
  </w:style>
  <w:style w:type="character" w:customStyle="1" w:styleId="Ttulo8Car">
    <w:name w:val="Título 8 Car"/>
    <w:basedOn w:val="Fuentedeprrafopredeter"/>
    <w:link w:val="Ttulo8"/>
    <w:uiPriority w:val="9"/>
    <w:semiHidden/>
    <w:rsid w:val="00B7555E"/>
    <w:rPr>
      <w:rFonts w:asciiTheme="majorHAnsi" w:eastAsiaTheme="majorEastAsia" w:hAnsiTheme="majorHAnsi" w:cstheme="majorBidi"/>
      <w:color w:val="272727" w:themeColor="text1" w:themeTint="D8"/>
      <w:sz w:val="21"/>
      <w:szCs w:val="21"/>
      <w:lang w:val="es-CO"/>
    </w:rPr>
  </w:style>
  <w:style w:type="character" w:customStyle="1" w:styleId="Ttulo9Car">
    <w:name w:val="Título 9 Car"/>
    <w:basedOn w:val="Fuentedeprrafopredeter"/>
    <w:link w:val="Ttulo9"/>
    <w:uiPriority w:val="9"/>
    <w:semiHidden/>
    <w:rsid w:val="00B7555E"/>
    <w:rPr>
      <w:rFonts w:asciiTheme="majorHAnsi" w:eastAsiaTheme="majorEastAsia" w:hAnsiTheme="majorHAnsi" w:cstheme="majorBidi"/>
      <w:i/>
      <w:iCs/>
      <w:color w:val="272727" w:themeColor="text1" w:themeTint="D8"/>
      <w:sz w:val="21"/>
      <w:szCs w:val="21"/>
      <w:lang w:val="es-CO"/>
    </w:rPr>
  </w:style>
  <w:style w:type="paragraph" w:styleId="TtuloTDC">
    <w:name w:val="TOC Heading"/>
    <w:basedOn w:val="Ttulo1"/>
    <w:next w:val="Normal"/>
    <w:uiPriority w:val="39"/>
    <w:unhideWhenUsed/>
    <w:qFormat/>
    <w:rsid w:val="00B7555E"/>
    <w:pPr>
      <w:numPr>
        <w:numId w:val="0"/>
      </w:num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character" w:styleId="Mencinsinresolver">
    <w:name w:val="Unresolved Mention"/>
    <w:basedOn w:val="Fuentedeprrafopredeter"/>
    <w:uiPriority w:val="99"/>
    <w:semiHidden/>
    <w:unhideWhenUsed/>
    <w:rsid w:val="00FD5AB6"/>
    <w:rPr>
      <w:color w:val="605E5C"/>
      <w:shd w:val="clear" w:color="auto" w:fill="E1DFDD"/>
    </w:rPr>
  </w:style>
  <w:style w:type="paragraph" w:styleId="Descripcin">
    <w:name w:val="caption"/>
    <w:basedOn w:val="Normal"/>
    <w:next w:val="Normal"/>
    <w:uiPriority w:val="35"/>
    <w:unhideWhenUsed/>
    <w:qFormat/>
    <w:rsid w:val="0070071D"/>
    <w:pPr>
      <w:spacing w:after="200" w:line="240" w:lineRule="auto"/>
    </w:pPr>
    <w:rPr>
      <w:i/>
      <w:iCs/>
      <w:color w:val="1F497D" w:themeColor="text2"/>
      <w:sz w:val="18"/>
      <w:szCs w:val="18"/>
    </w:rPr>
  </w:style>
  <w:style w:type="character" w:styleId="Hipervnculovisitado">
    <w:name w:val="FollowedHyperlink"/>
    <w:basedOn w:val="Fuentedeprrafopredeter"/>
    <w:uiPriority w:val="99"/>
    <w:semiHidden/>
    <w:unhideWhenUsed/>
    <w:rsid w:val="00C242D3"/>
    <w:rPr>
      <w:color w:val="800080" w:themeColor="followedHyperlink"/>
      <w:u w:val="single"/>
    </w:rPr>
  </w:style>
  <w:style w:type="paragraph" w:styleId="Sinespaciado">
    <w:name w:val="No Spacing"/>
    <w:link w:val="SinespaciadoCar"/>
    <w:uiPriority w:val="1"/>
    <w:qFormat/>
    <w:rsid w:val="00B8587B"/>
    <w:pPr>
      <w:spacing w:line="240" w:lineRule="auto"/>
    </w:pPr>
    <w:rPr>
      <w:lang w:val="es-CO"/>
    </w:rPr>
  </w:style>
  <w:style w:type="character" w:customStyle="1" w:styleId="SinespaciadoCar">
    <w:name w:val="Sin espaciado Car"/>
    <w:basedOn w:val="Fuentedeprrafopredeter"/>
    <w:link w:val="Sinespaciado"/>
    <w:uiPriority w:val="1"/>
    <w:rsid w:val="000A2038"/>
    <w:rPr>
      <w:lang w:val="es-CO"/>
    </w:rPr>
  </w:style>
  <w:style w:type="paragraph" w:customStyle="1" w:styleId="Style1">
    <w:name w:val="Style1"/>
    <w:basedOn w:val="Normal"/>
    <w:link w:val="Style1Char"/>
    <w:qFormat/>
    <w:rsid w:val="003E159B"/>
    <w:pPr>
      <w:pBdr>
        <w:top w:val="single" w:sz="4" w:space="1" w:color="auto"/>
        <w:left w:val="single" w:sz="4" w:space="4" w:color="auto"/>
        <w:bottom w:val="single" w:sz="4" w:space="1" w:color="auto"/>
        <w:right w:val="single" w:sz="4" w:space="4" w:color="auto"/>
      </w:pBdr>
      <w:spacing w:line="240" w:lineRule="auto"/>
      <w:jc w:val="center"/>
      <w:pPrChange w:id="0" w:author="Maria Paola Fonseca Paez" w:date="2019-11-30T22:28:00Z">
        <w:pPr>
          <w:spacing w:line="276" w:lineRule="auto"/>
          <w:jc w:val="center"/>
        </w:pPr>
      </w:pPrChange>
    </w:pPr>
    <w:rPr>
      <w:rFonts w:ascii="Times New Roman" w:hAnsi="Times New Roman" w:cs="Times New Roman"/>
      <w:b/>
      <w:i/>
      <w:sz w:val="52"/>
      <w:szCs w:val="40"/>
      <w:rPrChange w:id="0" w:author="Maria Paola Fonseca Paez" w:date="2019-11-30T22:28:00Z">
        <w:rPr>
          <w:rFonts w:eastAsia="Arial"/>
          <w:b/>
          <w:i/>
          <w:sz w:val="52"/>
          <w:szCs w:val="40"/>
          <w:lang w:val="es-CO" w:eastAsia="it-IT" w:bidi="ar-SA"/>
        </w:rPr>
      </w:rPrChange>
    </w:rPr>
  </w:style>
  <w:style w:type="paragraph" w:customStyle="1" w:styleId="Style2">
    <w:name w:val="Style2"/>
    <w:basedOn w:val="Style1"/>
    <w:link w:val="Style2Char"/>
    <w:qFormat/>
    <w:rsid w:val="003E159B"/>
    <w:pPr>
      <w:pBdr>
        <w:top w:val="double" w:sz="4" w:space="1" w:color="auto"/>
        <w:left w:val="none" w:sz="0" w:space="0" w:color="auto"/>
        <w:bottom w:val="double" w:sz="4" w:space="1" w:color="auto"/>
        <w:right w:val="none" w:sz="0" w:space="0" w:color="auto"/>
      </w:pBdr>
      <w:pPrChange w:id="1" w:author="Maria Paola Fonseca Paez" w:date="2019-11-30T22:35:00Z">
        <w:pPr>
          <w:pBdr>
            <w:top w:val="single" w:sz="4" w:space="1" w:color="auto"/>
            <w:left w:val="single" w:sz="4" w:space="4" w:color="auto"/>
            <w:bottom w:val="single" w:sz="4" w:space="1" w:color="auto"/>
            <w:right w:val="single" w:sz="4" w:space="4" w:color="auto"/>
          </w:pBdr>
          <w:jc w:val="center"/>
        </w:pPr>
      </w:pPrChange>
    </w:pPr>
    <w:rPr>
      <w:rPrChange w:id="1" w:author="Maria Paola Fonseca Paez" w:date="2019-11-30T22:35:00Z">
        <w:rPr>
          <w:rFonts w:eastAsia="Arial"/>
          <w:sz w:val="52"/>
          <w:szCs w:val="40"/>
          <w:lang w:val="es-CO" w:eastAsia="it-IT" w:bidi="ar-SA"/>
        </w:rPr>
      </w:rPrChange>
    </w:rPr>
  </w:style>
  <w:style w:type="character" w:customStyle="1" w:styleId="Style1Char">
    <w:name w:val="Style1 Char"/>
    <w:basedOn w:val="Fuentedeprrafopredeter"/>
    <w:link w:val="Style1"/>
    <w:rsid w:val="003E159B"/>
    <w:rPr>
      <w:rFonts w:ascii="Times New Roman" w:hAnsi="Times New Roman" w:cs="Times New Roman"/>
      <w:b/>
      <w:i/>
      <w:sz w:val="52"/>
      <w:szCs w:val="40"/>
      <w:lang w:val="es-CO"/>
    </w:rPr>
  </w:style>
  <w:style w:type="paragraph" w:customStyle="1" w:styleId="Style3">
    <w:name w:val="Style3"/>
    <w:basedOn w:val="Normal"/>
    <w:qFormat/>
    <w:rsid w:val="000148FA"/>
    <w:pPr>
      <w:spacing w:line="240" w:lineRule="auto"/>
      <w:ind w:firstLine="720"/>
      <w:jc w:val="both"/>
      <w:pPrChange w:id="2" w:author="Maria Paola Fonseca Paez" w:date="2019-11-30T22:40:00Z">
        <w:pPr>
          <w:jc w:val="both"/>
        </w:pPr>
      </w:pPrChange>
    </w:pPr>
    <w:rPr>
      <w:rFonts w:ascii="Times New Roman" w:eastAsia="Times New Roman" w:hAnsi="Times New Roman" w:cs="Times New Roman"/>
      <w:rPrChange w:id="2" w:author="Maria Paola Fonseca Paez" w:date="2019-11-30T22:40:00Z">
        <w:rPr>
          <w:sz w:val="22"/>
          <w:szCs w:val="22"/>
          <w:lang w:val="es-CO" w:eastAsia="it-IT" w:bidi="ar-SA"/>
        </w:rPr>
      </w:rPrChange>
    </w:rPr>
  </w:style>
  <w:style w:type="character" w:customStyle="1" w:styleId="Style2Char">
    <w:name w:val="Style2 Char"/>
    <w:basedOn w:val="Style1Char"/>
    <w:link w:val="Style2"/>
    <w:rsid w:val="003E159B"/>
    <w:rPr>
      <w:rFonts w:ascii="Times New Roman" w:hAnsi="Times New Roman" w:cs="Times New Roman"/>
      <w:b/>
      <w:i/>
      <w:sz w:val="52"/>
      <w:szCs w:val="40"/>
      <w:lang w:val="es-CO"/>
    </w:rPr>
  </w:style>
  <w:style w:type="paragraph" w:styleId="Prrafodelista">
    <w:name w:val="List Paragraph"/>
    <w:basedOn w:val="Normal"/>
    <w:uiPriority w:val="34"/>
    <w:qFormat/>
    <w:rsid w:val="00690A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jp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1AF285-9AAC-4894-998F-C4E9044E6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44</Pages>
  <Words>20558</Words>
  <Characters>113075</Characters>
  <Application>Microsoft Office Word</Application>
  <DocSecurity>0</DocSecurity>
  <Lines>942</Lines>
  <Paragraphs>266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133367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Carolina Mercado Muñoz</dc:creator>
  <cp:lastModifiedBy>Silvana López Cuéllar</cp:lastModifiedBy>
  <cp:revision>11</cp:revision>
  <dcterms:created xsi:type="dcterms:W3CDTF">2019-12-01T02:15:00Z</dcterms:created>
  <dcterms:modified xsi:type="dcterms:W3CDTF">2020-12-01T01:48:00Z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85f1f62-8d2b-4457-869c-0a13c6549635_Enabled">
    <vt:lpwstr>True</vt:lpwstr>
  </property>
  <property fmtid="{D5CDD505-2E9C-101B-9397-08002B2CF9AE}" pid="3" name="MSIP_Label_585f1f62-8d2b-4457-869c-0a13c6549635_SiteId">
    <vt:lpwstr>41ff26dc-250f-4b13-8981-739be8610c21</vt:lpwstr>
  </property>
  <property fmtid="{D5CDD505-2E9C-101B-9397-08002B2CF9AE}" pid="4" name="MSIP_Label_585f1f62-8d2b-4457-869c-0a13c6549635_Owner">
    <vt:lpwstr>MFonseca9@slb.com</vt:lpwstr>
  </property>
  <property fmtid="{D5CDD505-2E9C-101B-9397-08002B2CF9AE}" pid="5" name="MSIP_Label_585f1f62-8d2b-4457-869c-0a13c6549635_SetDate">
    <vt:lpwstr>2019-12-01T02:13:48.7675163Z</vt:lpwstr>
  </property>
  <property fmtid="{D5CDD505-2E9C-101B-9397-08002B2CF9AE}" pid="6" name="MSIP_Label_585f1f62-8d2b-4457-869c-0a13c6549635_Name">
    <vt:lpwstr>Private</vt:lpwstr>
  </property>
  <property fmtid="{D5CDD505-2E9C-101B-9397-08002B2CF9AE}" pid="7" name="MSIP_Label_585f1f62-8d2b-4457-869c-0a13c6549635_Application">
    <vt:lpwstr>Microsoft Azure Information Protection</vt:lpwstr>
  </property>
  <property fmtid="{D5CDD505-2E9C-101B-9397-08002B2CF9AE}" pid="8" name="MSIP_Label_585f1f62-8d2b-4457-869c-0a13c6549635_ActionId">
    <vt:lpwstr>e8cbdf24-503b-439d-afa1-22b5d22f08d4</vt:lpwstr>
  </property>
  <property fmtid="{D5CDD505-2E9C-101B-9397-08002B2CF9AE}" pid="9" name="MSIP_Label_585f1f62-8d2b-4457-869c-0a13c6549635_Extended_MSFT_Method">
    <vt:lpwstr>Automatic</vt:lpwstr>
  </property>
  <property fmtid="{D5CDD505-2E9C-101B-9397-08002B2CF9AE}" pid="10" name="MSIP_Label_8bb759f6-5337-4dc5-b19b-e74b6da11f8f_Enabled">
    <vt:lpwstr>True</vt:lpwstr>
  </property>
  <property fmtid="{D5CDD505-2E9C-101B-9397-08002B2CF9AE}" pid="11" name="MSIP_Label_8bb759f6-5337-4dc5-b19b-e74b6da11f8f_SiteId">
    <vt:lpwstr>41ff26dc-250f-4b13-8981-739be8610c21</vt:lpwstr>
  </property>
  <property fmtid="{D5CDD505-2E9C-101B-9397-08002B2CF9AE}" pid="12" name="MSIP_Label_8bb759f6-5337-4dc5-b19b-e74b6da11f8f_Owner">
    <vt:lpwstr>MFonseca9@slb.com</vt:lpwstr>
  </property>
  <property fmtid="{D5CDD505-2E9C-101B-9397-08002B2CF9AE}" pid="13" name="MSIP_Label_8bb759f6-5337-4dc5-b19b-e74b6da11f8f_SetDate">
    <vt:lpwstr>2019-12-01T02:13:48.7675163Z</vt:lpwstr>
  </property>
  <property fmtid="{D5CDD505-2E9C-101B-9397-08002B2CF9AE}" pid="14" name="MSIP_Label_8bb759f6-5337-4dc5-b19b-e74b6da11f8f_Name">
    <vt:lpwstr>Internal</vt:lpwstr>
  </property>
  <property fmtid="{D5CDD505-2E9C-101B-9397-08002B2CF9AE}" pid="15" name="MSIP_Label_8bb759f6-5337-4dc5-b19b-e74b6da11f8f_Application">
    <vt:lpwstr>Microsoft Azure Information Protection</vt:lpwstr>
  </property>
  <property fmtid="{D5CDD505-2E9C-101B-9397-08002B2CF9AE}" pid="16" name="MSIP_Label_8bb759f6-5337-4dc5-b19b-e74b6da11f8f_ActionId">
    <vt:lpwstr>e8cbdf24-503b-439d-afa1-22b5d22f08d4</vt:lpwstr>
  </property>
  <property fmtid="{D5CDD505-2E9C-101B-9397-08002B2CF9AE}" pid="17" name="MSIP_Label_8bb759f6-5337-4dc5-b19b-e74b6da11f8f_Parent">
    <vt:lpwstr>585f1f62-8d2b-4457-869c-0a13c6549635</vt:lpwstr>
  </property>
  <property fmtid="{D5CDD505-2E9C-101B-9397-08002B2CF9AE}" pid="18" name="MSIP_Label_8bb759f6-5337-4dc5-b19b-e74b6da11f8f_Extended_MSFT_Method">
    <vt:lpwstr>Automatic</vt:lpwstr>
  </property>
  <property fmtid="{D5CDD505-2E9C-101B-9397-08002B2CF9AE}" pid="19" name="Sensitivity">
    <vt:lpwstr>Private Internal</vt:lpwstr>
  </property>
</Properties>
</file>